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E6694" w:rsidRPr="005D132C" w:rsidRDefault="006E6694">
      <w:bookmarkStart w:id="0" w:name="_GoBack"/>
      <w:bookmarkEnd w:id="0"/>
    </w:p>
    <w:tbl>
      <w:tblPr>
        <w:tblW w:w="0" w:type="auto"/>
        <w:tblLayout w:type="fixed"/>
        <w:tblCellMar>
          <w:left w:w="68" w:type="dxa"/>
          <w:right w:w="68" w:type="dxa"/>
        </w:tblCellMar>
        <w:tblLook w:val="0000" w:firstRow="0" w:lastRow="0" w:firstColumn="0" w:lastColumn="0" w:noHBand="0" w:noVBand="0"/>
      </w:tblPr>
      <w:tblGrid>
        <w:gridCol w:w="1701"/>
        <w:gridCol w:w="8080"/>
      </w:tblGrid>
      <w:tr w:rsidR="006E6694" w:rsidRPr="005D132C">
        <w:tc>
          <w:tcPr>
            <w:tcW w:w="8080" w:type="dxa"/>
            <w:gridSpan w:val="2"/>
          </w:tcPr>
          <w:p w:rsidR="006E6694" w:rsidRPr="005D132C" w:rsidRDefault="00860D60" w:rsidP="00C93B6F">
            <w:pPr>
              <w:jc w:val="center"/>
              <w:rPr>
                <w:b/>
                <w:sz w:val="40"/>
              </w:rPr>
            </w:pPr>
            <w:r>
              <w:rPr>
                <w:b/>
                <w:sz w:val="40"/>
              </w:rPr>
              <w:fldChar w:fldCharType="begin"/>
            </w:r>
            <w:r>
              <w:rPr>
                <w:b/>
                <w:sz w:val="40"/>
              </w:rPr>
              <w:instrText xml:space="preserve"> TITLE  </w:instrText>
            </w:r>
            <w:r>
              <w:rPr>
                <w:b/>
                <w:sz w:val="40"/>
              </w:rPr>
              <w:fldChar w:fldCharType="separate"/>
            </w:r>
            <w:r w:rsidR="00C93B6F">
              <w:rPr>
                <w:b/>
                <w:sz w:val="40"/>
              </w:rPr>
              <w:t xml:space="preserve">User Documentation: The </w:t>
            </w:r>
            <w:r w:rsidR="008F7593">
              <w:rPr>
                <w:b/>
                <w:sz w:val="40"/>
              </w:rPr>
              <w:t>Framemanipulator</w:t>
            </w:r>
            <w:r>
              <w:rPr>
                <w:b/>
                <w:sz w:val="40"/>
              </w:rPr>
              <w:fldChar w:fldCharType="end"/>
            </w:r>
          </w:p>
        </w:tc>
      </w:tr>
      <w:tr w:rsidR="006E6694" w:rsidRPr="00502898">
        <w:tc>
          <w:tcPr>
            <w:tcW w:w="8080" w:type="dxa"/>
            <w:gridSpan w:val="2"/>
          </w:tcPr>
          <w:p w:rsidR="006E6694" w:rsidRPr="005D132C" w:rsidRDefault="00C8358B" w:rsidP="00A80F4A">
            <w:pPr>
              <w:jc w:val="center"/>
              <w:rPr>
                <w:b/>
                <w:sz w:val="28"/>
              </w:rPr>
            </w:pPr>
            <w:r>
              <w:rPr>
                <w:b/>
                <w:sz w:val="28"/>
              </w:rPr>
              <w:fldChar w:fldCharType="begin"/>
            </w:r>
            <w:r>
              <w:rPr>
                <w:b/>
                <w:sz w:val="28"/>
              </w:rPr>
              <w:instrText xml:space="preserve"> SUBJECT  </w:instrText>
            </w:r>
            <w:r>
              <w:rPr>
                <w:b/>
                <w:sz w:val="28"/>
              </w:rPr>
              <w:fldChar w:fldCharType="separate"/>
            </w:r>
            <w:r>
              <w:rPr>
                <w:b/>
                <w:sz w:val="28"/>
              </w:rPr>
              <w:t xml:space="preserve"> </w:t>
            </w:r>
            <w:r w:rsidR="00A80F4A" w:rsidRPr="00FE76E7">
              <w:rPr>
                <w:b/>
                <w:sz w:val="28"/>
              </w:rPr>
              <w:fldChar w:fldCharType="begin"/>
            </w:r>
            <w:r w:rsidR="00A80F4A" w:rsidRPr="00FE76E7">
              <w:rPr>
                <w:b/>
                <w:sz w:val="28"/>
              </w:rPr>
              <w:instrText xml:space="preserve"> TITLE  </w:instrText>
            </w:r>
            <w:r w:rsidR="00A80F4A" w:rsidRPr="00FE76E7">
              <w:rPr>
                <w:b/>
                <w:sz w:val="28"/>
              </w:rPr>
              <w:fldChar w:fldCharType="separate"/>
            </w:r>
            <w:r w:rsidR="00A80F4A" w:rsidRPr="00FE76E7">
              <w:rPr>
                <w:b/>
                <w:sz w:val="28"/>
              </w:rPr>
              <w:t>SRS_Framemanipulator</w:t>
            </w:r>
            <w:r w:rsidR="00A80F4A" w:rsidRPr="00FE76E7">
              <w:rPr>
                <w:b/>
                <w:sz w:val="28"/>
              </w:rPr>
              <w:fldChar w:fldCharType="end"/>
            </w:r>
            <w:r>
              <w:rPr>
                <w:b/>
                <w:sz w:val="28"/>
              </w:rPr>
              <w:fldChar w:fldCharType="end"/>
            </w:r>
          </w:p>
        </w:tc>
      </w:tr>
      <w:tr w:rsidR="006E6694" w:rsidRPr="0052777F">
        <w:trPr>
          <w:hidden/>
        </w:trPr>
        <w:tc>
          <w:tcPr>
            <w:tcW w:w="8080" w:type="dxa"/>
            <w:gridSpan w:val="2"/>
          </w:tcPr>
          <w:p w:rsidR="006E6694" w:rsidRPr="00E72D3F" w:rsidRDefault="006E6694">
            <w:pPr>
              <w:spacing w:line="1200" w:lineRule="auto"/>
              <w:jc w:val="center"/>
              <w:rPr>
                <w:lang w:val="de-DE"/>
              </w:rPr>
            </w:pPr>
            <w:r w:rsidRPr="00E72D3F">
              <w:rPr>
                <w:vanish/>
                <w:color w:val="0000FF"/>
                <w:lang w:val="de-DE"/>
              </w:rPr>
              <w:t>Zum Ändern von Titel und Thema klicken Sie im Menü Datei auf Eigenschaften - keinesfalls direkt eingeben.</w:t>
            </w:r>
          </w:p>
        </w:tc>
      </w:tr>
      <w:tr w:rsidR="006E6694" w:rsidRPr="0052777F">
        <w:tc>
          <w:tcPr>
            <w:tcW w:w="1701" w:type="dxa"/>
          </w:tcPr>
          <w:p w:rsidR="006E6694" w:rsidRPr="00E72D3F" w:rsidRDefault="006E6694">
            <w:pPr>
              <w:rPr>
                <w:lang w:val="de-DE"/>
              </w:rPr>
            </w:pPr>
          </w:p>
        </w:tc>
        <w:tc>
          <w:tcPr>
            <w:tcW w:w="8080" w:type="dxa"/>
          </w:tcPr>
          <w:p w:rsidR="006E6694" w:rsidRPr="00E72D3F" w:rsidRDefault="006E6694">
            <w:pPr>
              <w:rPr>
                <w:lang w:val="de-DE"/>
              </w:rPr>
            </w:pPr>
          </w:p>
        </w:tc>
      </w:tr>
      <w:tr w:rsidR="006E6694" w:rsidRPr="005D132C">
        <w:tc>
          <w:tcPr>
            <w:tcW w:w="1701" w:type="dxa"/>
          </w:tcPr>
          <w:p w:rsidR="006E6694" w:rsidRPr="005D132C" w:rsidRDefault="00EE6261">
            <w:pPr>
              <w:spacing w:line="480" w:lineRule="auto"/>
            </w:pPr>
            <w:r w:rsidRPr="005D132C">
              <w:t>Date</w:t>
            </w:r>
            <w:r w:rsidR="006E6694" w:rsidRPr="005D132C">
              <w:t>:</w:t>
            </w:r>
          </w:p>
        </w:tc>
        <w:tc>
          <w:tcPr>
            <w:tcW w:w="8080" w:type="dxa"/>
          </w:tcPr>
          <w:p w:rsidR="006E6694" w:rsidRPr="005D132C" w:rsidRDefault="00860D60" w:rsidP="007D14A0">
            <w:pPr>
              <w:spacing w:line="480" w:lineRule="auto"/>
              <w:rPr>
                <w:noProof/>
              </w:rPr>
            </w:pPr>
            <w:r>
              <w:fldChar w:fldCharType="begin"/>
            </w:r>
            <w:r>
              <w:instrText xml:space="preserve"> SAVEDATE  \@ "MMMM d, yyyy" </w:instrText>
            </w:r>
            <w:r>
              <w:fldChar w:fldCharType="separate"/>
            </w:r>
            <w:r w:rsidR="00B461E4">
              <w:rPr>
                <w:noProof/>
              </w:rPr>
              <w:t>August 31, 2012</w:t>
            </w:r>
            <w:r>
              <w:fldChar w:fldCharType="end"/>
            </w:r>
          </w:p>
        </w:tc>
      </w:tr>
      <w:tr w:rsidR="006E6694" w:rsidRPr="005D132C">
        <w:tc>
          <w:tcPr>
            <w:tcW w:w="1701" w:type="dxa"/>
          </w:tcPr>
          <w:p w:rsidR="006E6694" w:rsidRPr="005D132C" w:rsidRDefault="00EE6261">
            <w:r w:rsidRPr="005D132C">
              <w:t>Project</w:t>
            </w:r>
            <w:r w:rsidR="00A9094C" w:rsidRPr="005D132C">
              <w:t xml:space="preserve"> N</w:t>
            </w:r>
            <w:r w:rsidRPr="005D132C">
              <w:t>umb</w:t>
            </w:r>
            <w:r w:rsidR="006E6694" w:rsidRPr="005D132C">
              <w:t>er:</w:t>
            </w:r>
          </w:p>
        </w:tc>
        <w:tc>
          <w:tcPr>
            <w:tcW w:w="8080" w:type="dxa"/>
          </w:tcPr>
          <w:p w:rsidR="006E6694" w:rsidRPr="005D132C" w:rsidRDefault="006E6694">
            <w:r w:rsidRPr="005D132C">
              <w:t>AT-xx-</w:t>
            </w:r>
            <w:proofErr w:type="spellStart"/>
            <w:r w:rsidRPr="005D132C">
              <w:t>xxxxxx</w:t>
            </w:r>
            <w:proofErr w:type="spellEnd"/>
          </w:p>
        </w:tc>
      </w:tr>
    </w:tbl>
    <w:p w:rsidR="006E6694" w:rsidRPr="005D132C" w:rsidRDefault="006E6694"/>
    <w:p w:rsidR="006E6694" w:rsidRPr="005D132C" w:rsidRDefault="006E6694" w:rsidP="00204B5A">
      <w:pPr>
        <w:pStyle w:val="berschriftNum1"/>
      </w:pPr>
      <w:r w:rsidRPr="005D132C">
        <w:br w:type="page"/>
      </w:r>
      <w:bookmarkStart w:id="1" w:name="_Ref18078507"/>
      <w:r w:rsidRPr="005D132C">
        <w:lastRenderedPageBreak/>
        <w:t>Versions</w:t>
      </w:r>
      <w:bookmarkEnd w:id="1"/>
      <w:r w:rsidRPr="005D132C">
        <w:fldChar w:fldCharType="begin"/>
      </w:r>
      <w:r w:rsidRPr="005D132C">
        <w:instrText xml:space="preserve"> XE "</w:instrText>
      </w:r>
      <w:r w:rsidR="00724C87" w:rsidRPr="005D132C">
        <w:instrText>Versions</w:instrText>
      </w:r>
      <w:r w:rsidRPr="005D132C">
        <w:instrText xml:space="preserve">" </w:instrText>
      </w:r>
      <w:r w:rsidRPr="005D132C">
        <w:fldChar w:fldCharType="end"/>
      </w:r>
    </w:p>
    <w:tbl>
      <w:tblPr>
        <w:tblW w:w="97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84"/>
        <w:gridCol w:w="779"/>
        <w:gridCol w:w="1417"/>
        <w:gridCol w:w="4892"/>
        <w:gridCol w:w="2410"/>
      </w:tblGrid>
      <w:tr w:rsidR="006E6694" w:rsidRPr="005D132C" w:rsidTr="00801ACD">
        <w:trPr>
          <w:tblHeader/>
        </w:trPr>
        <w:tc>
          <w:tcPr>
            <w:tcW w:w="284" w:type="dxa"/>
            <w:tcBorders>
              <w:top w:val="nil"/>
              <w:left w:val="nil"/>
              <w:bottom w:val="nil"/>
            </w:tcBorders>
          </w:tcPr>
          <w:p w:rsidR="006E6694" w:rsidRPr="005D132C" w:rsidRDefault="006E6694">
            <w:pPr>
              <w:pStyle w:val="TabelleKopf"/>
            </w:pPr>
          </w:p>
        </w:tc>
        <w:tc>
          <w:tcPr>
            <w:tcW w:w="779" w:type="dxa"/>
            <w:shd w:val="pct25" w:color="auto" w:fill="FFFFFF"/>
          </w:tcPr>
          <w:p w:rsidR="006E6694" w:rsidRPr="005D132C" w:rsidRDefault="006E6694">
            <w:pPr>
              <w:pStyle w:val="TabelleKopf"/>
            </w:pPr>
            <w:r w:rsidRPr="005D132C">
              <w:t>Version</w:t>
            </w:r>
          </w:p>
        </w:tc>
        <w:tc>
          <w:tcPr>
            <w:tcW w:w="1417" w:type="dxa"/>
            <w:shd w:val="pct25" w:color="auto" w:fill="FFFFFF"/>
          </w:tcPr>
          <w:p w:rsidR="006E6694" w:rsidRPr="005D132C" w:rsidRDefault="00EE6261">
            <w:pPr>
              <w:pStyle w:val="TabelleKopf"/>
            </w:pPr>
            <w:r w:rsidRPr="005D132C">
              <w:t>Date</w:t>
            </w:r>
          </w:p>
        </w:tc>
        <w:tc>
          <w:tcPr>
            <w:tcW w:w="4892" w:type="dxa"/>
            <w:shd w:val="pct25" w:color="auto" w:fill="FFFFFF"/>
          </w:tcPr>
          <w:p w:rsidR="006E6694" w:rsidRPr="005D132C" w:rsidRDefault="00EE6261">
            <w:pPr>
              <w:pStyle w:val="TabelleKopf"/>
            </w:pPr>
            <w:r w:rsidRPr="005D132C">
              <w:t>Comment</w:t>
            </w:r>
          </w:p>
        </w:tc>
        <w:tc>
          <w:tcPr>
            <w:tcW w:w="2410" w:type="dxa"/>
            <w:shd w:val="pct25" w:color="auto" w:fill="FFFFFF"/>
          </w:tcPr>
          <w:p w:rsidR="006E6694" w:rsidRPr="005D132C" w:rsidRDefault="00A9094C">
            <w:pPr>
              <w:pStyle w:val="TabelleKopf"/>
            </w:pPr>
            <w:r w:rsidRPr="005D132C">
              <w:t>Edited by</w:t>
            </w:r>
          </w:p>
        </w:tc>
      </w:tr>
      <w:tr w:rsidR="006E6694" w:rsidRPr="005D132C" w:rsidTr="00801ACD">
        <w:tc>
          <w:tcPr>
            <w:tcW w:w="284" w:type="dxa"/>
            <w:tcBorders>
              <w:top w:val="nil"/>
              <w:left w:val="nil"/>
              <w:bottom w:val="nil"/>
            </w:tcBorders>
          </w:tcPr>
          <w:p w:rsidR="006E6694" w:rsidRPr="005D132C" w:rsidRDefault="006E6694">
            <w:pPr>
              <w:pStyle w:val="Tabelle"/>
            </w:pPr>
            <w:bookmarkStart w:id="2" w:name="Author" w:colFirst="4" w:colLast="4"/>
            <w:bookmarkStart w:id="3" w:name="Date" w:colFirst="2" w:colLast="2"/>
          </w:p>
        </w:tc>
        <w:tc>
          <w:tcPr>
            <w:tcW w:w="779" w:type="dxa"/>
          </w:tcPr>
          <w:p w:rsidR="006E6694" w:rsidRPr="005D132C" w:rsidRDefault="00EE2C96" w:rsidP="0023443A">
            <w:pPr>
              <w:pStyle w:val="Tabelle"/>
            </w:pPr>
            <w:r>
              <w:t>1.0</w:t>
            </w:r>
          </w:p>
        </w:tc>
        <w:tc>
          <w:tcPr>
            <w:tcW w:w="1417" w:type="dxa"/>
          </w:tcPr>
          <w:p w:rsidR="006E6694" w:rsidRPr="005D132C" w:rsidRDefault="00EA5F57" w:rsidP="00D2511C">
            <w:pPr>
              <w:pStyle w:val="Tabelle"/>
            </w:pPr>
            <w:r>
              <w:t xml:space="preserve">August </w:t>
            </w:r>
            <w:r w:rsidR="00EE2C96">
              <w:t>31</w:t>
            </w:r>
            <w:r w:rsidR="004B4E92">
              <w:t>, 2012</w:t>
            </w:r>
          </w:p>
        </w:tc>
        <w:tc>
          <w:tcPr>
            <w:tcW w:w="4892" w:type="dxa"/>
          </w:tcPr>
          <w:p w:rsidR="006E6694" w:rsidRPr="005D132C" w:rsidRDefault="00682B60">
            <w:pPr>
              <w:pStyle w:val="Tabelle"/>
            </w:pPr>
            <w:r>
              <w:t>First E</w:t>
            </w:r>
            <w:r w:rsidR="00BE6C56" w:rsidRPr="005D132C">
              <w:t>dition</w:t>
            </w:r>
          </w:p>
        </w:tc>
        <w:tc>
          <w:tcPr>
            <w:tcW w:w="2410" w:type="dxa"/>
          </w:tcPr>
          <w:p w:rsidR="006E6694" w:rsidRPr="005D132C" w:rsidRDefault="006E6694">
            <w:pPr>
              <w:pStyle w:val="Tabelle"/>
            </w:pPr>
          </w:p>
        </w:tc>
      </w:tr>
      <w:bookmarkEnd w:id="2"/>
      <w:bookmarkEnd w:id="3"/>
      <w:tr w:rsidR="006E6694" w:rsidRPr="005D132C" w:rsidTr="00801ACD">
        <w:tc>
          <w:tcPr>
            <w:tcW w:w="284" w:type="dxa"/>
            <w:tcBorders>
              <w:top w:val="nil"/>
              <w:left w:val="nil"/>
              <w:bottom w:val="nil"/>
            </w:tcBorders>
          </w:tcPr>
          <w:p w:rsidR="006E6694" w:rsidRPr="005D132C" w:rsidRDefault="006E6694">
            <w:pPr>
              <w:pStyle w:val="Tabelle"/>
            </w:pPr>
          </w:p>
        </w:tc>
        <w:tc>
          <w:tcPr>
            <w:tcW w:w="779" w:type="dxa"/>
          </w:tcPr>
          <w:p w:rsidR="006E6694" w:rsidRPr="005D132C" w:rsidRDefault="006E6694">
            <w:pPr>
              <w:pStyle w:val="Tabelle"/>
            </w:pPr>
          </w:p>
        </w:tc>
        <w:tc>
          <w:tcPr>
            <w:tcW w:w="1417" w:type="dxa"/>
          </w:tcPr>
          <w:p w:rsidR="006E6694" w:rsidRPr="005D132C" w:rsidRDefault="006E6694">
            <w:pPr>
              <w:pStyle w:val="Tabelle"/>
            </w:pPr>
          </w:p>
        </w:tc>
        <w:tc>
          <w:tcPr>
            <w:tcW w:w="4892" w:type="dxa"/>
          </w:tcPr>
          <w:p w:rsidR="006E6694" w:rsidRPr="005D132C" w:rsidRDefault="006E6694">
            <w:pPr>
              <w:pStyle w:val="Tabelle"/>
            </w:pPr>
          </w:p>
        </w:tc>
        <w:tc>
          <w:tcPr>
            <w:tcW w:w="2410" w:type="dxa"/>
          </w:tcPr>
          <w:p w:rsidR="006E6694" w:rsidRPr="005D132C" w:rsidRDefault="006E6694">
            <w:pPr>
              <w:pStyle w:val="Tabelle"/>
            </w:pPr>
          </w:p>
        </w:tc>
      </w:tr>
      <w:tr w:rsidR="006E6694" w:rsidRPr="005D132C" w:rsidTr="00801ACD">
        <w:tc>
          <w:tcPr>
            <w:tcW w:w="284" w:type="dxa"/>
            <w:tcBorders>
              <w:top w:val="nil"/>
              <w:left w:val="nil"/>
              <w:bottom w:val="nil"/>
            </w:tcBorders>
          </w:tcPr>
          <w:p w:rsidR="006E6694" w:rsidRPr="005D132C" w:rsidRDefault="006E6694">
            <w:pPr>
              <w:pStyle w:val="Tabelle"/>
            </w:pPr>
          </w:p>
        </w:tc>
        <w:tc>
          <w:tcPr>
            <w:tcW w:w="779" w:type="dxa"/>
          </w:tcPr>
          <w:p w:rsidR="006E6694" w:rsidRPr="005D132C" w:rsidRDefault="006E6694">
            <w:pPr>
              <w:pStyle w:val="Tabelle"/>
            </w:pPr>
          </w:p>
        </w:tc>
        <w:tc>
          <w:tcPr>
            <w:tcW w:w="1417" w:type="dxa"/>
          </w:tcPr>
          <w:p w:rsidR="006E6694" w:rsidRPr="005D132C" w:rsidRDefault="006E6694">
            <w:pPr>
              <w:pStyle w:val="Tabelle"/>
            </w:pPr>
          </w:p>
        </w:tc>
        <w:tc>
          <w:tcPr>
            <w:tcW w:w="4892" w:type="dxa"/>
          </w:tcPr>
          <w:p w:rsidR="006E6694" w:rsidRPr="005D132C" w:rsidRDefault="006E6694">
            <w:pPr>
              <w:pStyle w:val="Tabelle"/>
            </w:pPr>
          </w:p>
        </w:tc>
        <w:tc>
          <w:tcPr>
            <w:tcW w:w="2410" w:type="dxa"/>
          </w:tcPr>
          <w:p w:rsidR="006E6694" w:rsidRPr="005D132C" w:rsidRDefault="006E6694">
            <w:pPr>
              <w:pStyle w:val="Tabelle"/>
            </w:pPr>
          </w:p>
        </w:tc>
      </w:tr>
      <w:tr w:rsidR="006E6694" w:rsidRPr="005D132C" w:rsidTr="00801ACD">
        <w:tc>
          <w:tcPr>
            <w:tcW w:w="284" w:type="dxa"/>
            <w:tcBorders>
              <w:top w:val="nil"/>
              <w:left w:val="nil"/>
              <w:bottom w:val="nil"/>
            </w:tcBorders>
          </w:tcPr>
          <w:p w:rsidR="006E6694" w:rsidRPr="005D132C" w:rsidRDefault="006E6694">
            <w:pPr>
              <w:pStyle w:val="Tabelle"/>
            </w:pPr>
          </w:p>
        </w:tc>
        <w:tc>
          <w:tcPr>
            <w:tcW w:w="779" w:type="dxa"/>
          </w:tcPr>
          <w:p w:rsidR="006E6694" w:rsidRPr="005D132C" w:rsidRDefault="006E6694">
            <w:pPr>
              <w:pStyle w:val="Tabelle"/>
            </w:pPr>
          </w:p>
        </w:tc>
        <w:tc>
          <w:tcPr>
            <w:tcW w:w="1417" w:type="dxa"/>
          </w:tcPr>
          <w:p w:rsidR="006E6694" w:rsidRPr="005D132C" w:rsidRDefault="006E6694">
            <w:pPr>
              <w:pStyle w:val="Tabelle"/>
            </w:pPr>
          </w:p>
        </w:tc>
        <w:tc>
          <w:tcPr>
            <w:tcW w:w="4892" w:type="dxa"/>
          </w:tcPr>
          <w:p w:rsidR="006E6694" w:rsidRPr="005D132C" w:rsidRDefault="006E6694">
            <w:pPr>
              <w:pStyle w:val="Tabelle"/>
            </w:pPr>
          </w:p>
        </w:tc>
        <w:tc>
          <w:tcPr>
            <w:tcW w:w="2410" w:type="dxa"/>
          </w:tcPr>
          <w:p w:rsidR="006E6694" w:rsidRPr="005D132C" w:rsidRDefault="006E6694">
            <w:pPr>
              <w:pStyle w:val="Tabelle"/>
            </w:pPr>
          </w:p>
        </w:tc>
      </w:tr>
    </w:tbl>
    <w:p w:rsidR="00184352" w:rsidRPr="00184352" w:rsidRDefault="00184352" w:rsidP="00184352">
      <w:pPr>
        <w:pStyle w:val="Beschriftung"/>
      </w:pPr>
      <w:bookmarkStart w:id="4" w:name="_Toc332203108"/>
      <w:r>
        <w:t xml:space="preserve">Table </w:t>
      </w:r>
      <w:r w:rsidR="00F6143F">
        <w:fldChar w:fldCharType="begin"/>
      </w:r>
      <w:r w:rsidR="00F6143F">
        <w:instrText xml:space="preserve"> SEQ Table \* ARABIC </w:instrText>
      </w:r>
      <w:r w:rsidR="00F6143F">
        <w:fldChar w:fldCharType="separate"/>
      </w:r>
      <w:r w:rsidR="00B461E4">
        <w:rPr>
          <w:noProof/>
        </w:rPr>
        <w:t>1</w:t>
      </w:r>
      <w:r w:rsidR="00F6143F">
        <w:rPr>
          <w:noProof/>
        </w:rPr>
        <w:fldChar w:fldCharType="end"/>
      </w:r>
      <w:r>
        <w:t>: Versions</w:t>
      </w:r>
      <w:bookmarkEnd w:id="4"/>
    </w:p>
    <w:p w:rsidR="006E6694" w:rsidRPr="005D132C" w:rsidRDefault="006E6694">
      <w:pPr>
        <w:pStyle w:val="FlietextEinzug"/>
      </w:pPr>
    </w:p>
    <w:p w:rsidR="006E6694" w:rsidRPr="005D132C" w:rsidRDefault="00870C5E" w:rsidP="00204B5A">
      <w:pPr>
        <w:pStyle w:val="berschriftNum1"/>
      </w:pPr>
      <w:r w:rsidRPr="005D132C">
        <w:t>Distribution</w:t>
      </w:r>
      <w:r w:rsidR="00724C87" w:rsidRPr="005D132C">
        <w:fldChar w:fldCharType="begin"/>
      </w:r>
      <w:r w:rsidR="00724C87" w:rsidRPr="005D132C">
        <w:instrText xml:space="preserve"> XE "Distribution" </w:instrText>
      </w:r>
      <w:r w:rsidR="00724C87" w:rsidRPr="005D132C">
        <w:fldChar w:fldCharType="end"/>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84"/>
        <w:gridCol w:w="2552"/>
        <w:gridCol w:w="3686"/>
        <w:gridCol w:w="851"/>
        <w:gridCol w:w="2410"/>
      </w:tblGrid>
      <w:tr w:rsidR="006E6694" w:rsidRPr="005D132C">
        <w:trPr>
          <w:tblHeader/>
        </w:trPr>
        <w:tc>
          <w:tcPr>
            <w:tcW w:w="284" w:type="dxa"/>
            <w:tcBorders>
              <w:top w:val="nil"/>
              <w:left w:val="nil"/>
              <w:bottom w:val="nil"/>
            </w:tcBorders>
          </w:tcPr>
          <w:p w:rsidR="006E6694" w:rsidRPr="005D132C" w:rsidRDefault="006E6694">
            <w:pPr>
              <w:pStyle w:val="TabelleKopf"/>
            </w:pPr>
          </w:p>
        </w:tc>
        <w:tc>
          <w:tcPr>
            <w:tcW w:w="2552" w:type="dxa"/>
            <w:shd w:val="pct25" w:color="auto" w:fill="FFFFFF"/>
          </w:tcPr>
          <w:p w:rsidR="006E6694" w:rsidRPr="005D132C" w:rsidRDefault="006E6694">
            <w:pPr>
              <w:pStyle w:val="TabelleKopf"/>
            </w:pPr>
            <w:r w:rsidRPr="005D132C">
              <w:t>Name</w:t>
            </w:r>
          </w:p>
        </w:tc>
        <w:tc>
          <w:tcPr>
            <w:tcW w:w="3686" w:type="dxa"/>
            <w:shd w:val="pct25" w:color="auto" w:fill="FFFFFF"/>
          </w:tcPr>
          <w:p w:rsidR="006E6694" w:rsidRPr="005D132C" w:rsidRDefault="00EE6261">
            <w:pPr>
              <w:pStyle w:val="TabelleKopf"/>
            </w:pPr>
            <w:r w:rsidRPr="005D132C">
              <w:t>Company</w:t>
            </w:r>
            <w:r w:rsidR="006E6694" w:rsidRPr="005D132C">
              <w:t xml:space="preserve">, </w:t>
            </w:r>
            <w:r w:rsidRPr="005D132C">
              <w:t>Department</w:t>
            </w:r>
          </w:p>
        </w:tc>
        <w:tc>
          <w:tcPr>
            <w:tcW w:w="851" w:type="dxa"/>
            <w:shd w:val="pct25" w:color="auto" w:fill="FFFFFF"/>
          </w:tcPr>
          <w:p w:rsidR="006E6694" w:rsidRPr="005D132C" w:rsidRDefault="00A9094C">
            <w:pPr>
              <w:pStyle w:val="TabelleKopf"/>
              <w:jc w:val="center"/>
            </w:pPr>
            <w:r w:rsidRPr="005D132C">
              <w:t>Amount</w:t>
            </w:r>
          </w:p>
        </w:tc>
        <w:tc>
          <w:tcPr>
            <w:tcW w:w="2410" w:type="dxa"/>
            <w:shd w:val="pct25" w:color="auto" w:fill="FFFFFF"/>
          </w:tcPr>
          <w:p w:rsidR="006E6694" w:rsidRPr="005D132C" w:rsidRDefault="00A9094C">
            <w:pPr>
              <w:pStyle w:val="TabelleKopf"/>
            </w:pPr>
            <w:r w:rsidRPr="005D132C">
              <w:t>Remarks</w:t>
            </w:r>
          </w:p>
        </w:tc>
      </w:tr>
      <w:tr w:rsidR="006E6694" w:rsidRPr="005D132C">
        <w:tc>
          <w:tcPr>
            <w:tcW w:w="284" w:type="dxa"/>
            <w:tcBorders>
              <w:top w:val="nil"/>
              <w:left w:val="nil"/>
              <w:bottom w:val="nil"/>
            </w:tcBorders>
          </w:tcPr>
          <w:p w:rsidR="006E6694" w:rsidRPr="005D132C" w:rsidRDefault="006E6694">
            <w:pPr>
              <w:pStyle w:val="Tabelle"/>
            </w:pPr>
          </w:p>
        </w:tc>
        <w:tc>
          <w:tcPr>
            <w:tcW w:w="2552" w:type="dxa"/>
          </w:tcPr>
          <w:p w:rsidR="006E6694" w:rsidRPr="005D132C" w:rsidRDefault="006E6694">
            <w:pPr>
              <w:pStyle w:val="Tabelle"/>
            </w:pPr>
          </w:p>
        </w:tc>
        <w:tc>
          <w:tcPr>
            <w:tcW w:w="3686" w:type="dxa"/>
          </w:tcPr>
          <w:p w:rsidR="006E6694" w:rsidRPr="005D132C" w:rsidRDefault="006E6694">
            <w:pPr>
              <w:pStyle w:val="Tabelle"/>
            </w:pPr>
          </w:p>
        </w:tc>
        <w:tc>
          <w:tcPr>
            <w:tcW w:w="851" w:type="dxa"/>
          </w:tcPr>
          <w:p w:rsidR="006E6694" w:rsidRPr="005D132C" w:rsidRDefault="006E6694">
            <w:pPr>
              <w:pStyle w:val="Tabelle"/>
              <w:jc w:val="center"/>
            </w:pPr>
          </w:p>
        </w:tc>
        <w:tc>
          <w:tcPr>
            <w:tcW w:w="2410" w:type="dxa"/>
          </w:tcPr>
          <w:p w:rsidR="006E6694" w:rsidRPr="005D132C" w:rsidRDefault="006E6694">
            <w:pPr>
              <w:pStyle w:val="Tabelle"/>
            </w:pPr>
          </w:p>
        </w:tc>
      </w:tr>
      <w:tr w:rsidR="006E6694" w:rsidRPr="005D132C">
        <w:tc>
          <w:tcPr>
            <w:tcW w:w="284" w:type="dxa"/>
            <w:tcBorders>
              <w:top w:val="nil"/>
              <w:left w:val="nil"/>
              <w:bottom w:val="nil"/>
            </w:tcBorders>
          </w:tcPr>
          <w:p w:rsidR="006E6694" w:rsidRPr="005D132C" w:rsidRDefault="006E6694">
            <w:pPr>
              <w:pStyle w:val="Tabelle"/>
            </w:pPr>
          </w:p>
        </w:tc>
        <w:tc>
          <w:tcPr>
            <w:tcW w:w="2552" w:type="dxa"/>
          </w:tcPr>
          <w:p w:rsidR="006E6694" w:rsidRPr="005D132C" w:rsidRDefault="006E6694">
            <w:pPr>
              <w:pStyle w:val="Tabelle"/>
            </w:pPr>
          </w:p>
        </w:tc>
        <w:tc>
          <w:tcPr>
            <w:tcW w:w="3686" w:type="dxa"/>
          </w:tcPr>
          <w:p w:rsidR="006E6694" w:rsidRPr="005D132C" w:rsidRDefault="006E6694">
            <w:pPr>
              <w:pStyle w:val="Tabelle"/>
            </w:pPr>
          </w:p>
        </w:tc>
        <w:tc>
          <w:tcPr>
            <w:tcW w:w="851" w:type="dxa"/>
          </w:tcPr>
          <w:p w:rsidR="006E6694" w:rsidRPr="005D132C" w:rsidRDefault="006E6694">
            <w:pPr>
              <w:pStyle w:val="Tabelle"/>
              <w:jc w:val="center"/>
            </w:pPr>
          </w:p>
        </w:tc>
        <w:tc>
          <w:tcPr>
            <w:tcW w:w="2410" w:type="dxa"/>
          </w:tcPr>
          <w:p w:rsidR="006E6694" w:rsidRPr="005D132C" w:rsidRDefault="006E6694">
            <w:pPr>
              <w:pStyle w:val="Tabelle"/>
            </w:pPr>
          </w:p>
        </w:tc>
      </w:tr>
      <w:tr w:rsidR="006E6694" w:rsidRPr="005D132C">
        <w:tc>
          <w:tcPr>
            <w:tcW w:w="284" w:type="dxa"/>
            <w:tcBorders>
              <w:top w:val="nil"/>
              <w:left w:val="nil"/>
              <w:bottom w:val="nil"/>
            </w:tcBorders>
          </w:tcPr>
          <w:p w:rsidR="006E6694" w:rsidRPr="005D132C" w:rsidRDefault="006E6694">
            <w:pPr>
              <w:pStyle w:val="Tabelle"/>
            </w:pPr>
          </w:p>
        </w:tc>
        <w:tc>
          <w:tcPr>
            <w:tcW w:w="2552" w:type="dxa"/>
          </w:tcPr>
          <w:p w:rsidR="006E6694" w:rsidRPr="005D132C" w:rsidRDefault="006E6694">
            <w:pPr>
              <w:pStyle w:val="Tabelle"/>
            </w:pPr>
          </w:p>
        </w:tc>
        <w:tc>
          <w:tcPr>
            <w:tcW w:w="3686" w:type="dxa"/>
          </w:tcPr>
          <w:p w:rsidR="006E6694" w:rsidRPr="005D132C" w:rsidRDefault="006E6694">
            <w:pPr>
              <w:pStyle w:val="Tabelle"/>
            </w:pPr>
          </w:p>
        </w:tc>
        <w:tc>
          <w:tcPr>
            <w:tcW w:w="851" w:type="dxa"/>
          </w:tcPr>
          <w:p w:rsidR="006E6694" w:rsidRPr="005D132C" w:rsidRDefault="006E6694">
            <w:pPr>
              <w:pStyle w:val="Tabelle"/>
              <w:jc w:val="center"/>
            </w:pPr>
          </w:p>
        </w:tc>
        <w:tc>
          <w:tcPr>
            <w:tcW w:w="2410" w:type="dxa"/>
          </w:tcPr>
          <w:p w:rsidR="006E6694" w:rsidRPr="005D132C" w:rsidRDefault="006E6694">
            <w:pPr>
              <w:pStyle w:val="Tabelle"/>
            </w:pPr>
          </w:p>
        </w:tc>
      </w:tr>
      <w:tr w:rsidR="006E6694" w:rsidRPr="005D132C">
        <w:tc>
          <w:tcPr>
            <w:tcW w:w="284" w:type="dxa"/>
            <w:tcBorders>
              <w:top w:val="nil"/>
              <w:left w:val="nil"/>
              <w:bottom w:val="nil"/>
            </w:tcBorders>
          </w:tcPr>
          <w:p w:rsidR="006E6694" w:rsidRPr="005D132C" w:rsidRDefault="006E6694">
            <w:pPr>
              <w:pStyle w:val="Tabelle"/>
            </w:pPr>
          </w:p>
        </w:tc>
        <w:tc>
          <w:tcPr>
            <w:tcW w:w="2552" w:type="dxa"/>
          </w:tcPr>
          <w:p w:rsidR="006E6694" w:rsidRPr="005D132C" w:rsidRDefault="006E6694">
            <w:pPr>
              <w:pStyle w:val="Tabelle"/>
            </w:pPr>
          </w:p>
        </w:tc>
        <w:tc>
          <w:tcPr>
            <w:tcW w:w="3686" w:type="dxa"/>
          </w:tcPr>
          <w:p w:rsidR="006E6694" w:rsidRPr="005D132C" w:rsidRDefault="006E6694">
            <w:pPr>
              <w:pStyle w:val="Tabelle"/>
            </w:pPr>
          </w:p>
        </w:tc>
        <w:tc>
          <w:tcPr>
            <w:tcW w:w="851" w:type="dxa"/>
          </w:tcPr>
          <w:p w:rsidR="006E6694" w:rsidRPr="005D132C" w:rsidRDefault="006E6694">
            <w:pPr>
              <w:pStyle w:val="Tabelle"/>
              <w:jc w:val="center"/>
            </w:pPr>
          </w:p>
        </w:tc>
        <w:tc>
          <w:tcPr>
            <w:tcW w:w="2410" w:type="dxa"/>
          </w:tcPr>
          <w:p w:rsidR="006E6694" w:rsidRPr="005D132C" w:rsidRDefault="006E6694">
            <w:pPr>
              <w:pStyle w:val="Tabelle"/>
            </w:pPr>
          </w:p>
        </w:tc>
      </w:tr>
    </w:tbl>
    <w:p w:rsidR="00184352" w:rsidRPr="00184352" w:rsidRDefault="00184352" w:rsidP="00184352">
      <w:pPr>
        <w:pStyle w:val="Beschriftung"/>
      </w:pPr>
      <w:bookmarkStart w:id="5" w:name="_Toc332203109"/>
      <w:r>
        <w:t xml:space="preserve">Table </w:t>
      </w:r>
      <w:r w:rsidR="00F6143F">
        <w:fldChar w:fldCharType="begin"/>
      </w:r>
      <w:r w:rsidR="00F6143F">
        <w:instrText xml:space="preserve"> SEQ Table \* ARABIC </w:instrText>
      </w:r>
      <w:r w:rsidR="00F6143F">
        <w:fldChar w:fldCharType="separate"/>
      </w:r>
      <w:r w:rsidR="00B461E4">
        <w:rPr>
          <w:noProof/>
        </w:rPr>
        <w:t>2</w:t>
      </w:r>
      <w:r w:rsidR="00F6143F">
        <w:rPr>
          <w:noProof/>
        </w:rPr>
        <w:fldChar w:fldCharType="end"/>
      </w:r>
      <w:r>
        <w:t>: Distribution</w:t>
      </w:r>
      <w:bookmarkEnd w:id="5"/>
    </w:p>
    <w:p w:rsidR="006E6694" w:rsidRDefault="006E6694">
      <w:pPr>
        <w:pStyle w:val="FlietextEinzug"/>
      </w:pPr>
    </w:p>
    <w:p w:rsidR="00204B5A" w:rsidRPr="005D132C" w:rsidRDefault="00204B5A" w:rsidP="00204B5A">
      <w:pPr>
        <w:pStyle w:val="berschriftNum1"/>
      </w:pPr>
      <w:r w:rsidRPr="005D132C">
        <w:t>Safety Notices</w:t>
      </w:r>
      <w:r w:rsidRPr="005D132C">
        <w:fldChar w:fldCharType="begin"/>
      </w:r>
      <w:r w:rsidR="00887D23">
        <w:instrText xml:space="preserve"> XE "</w:instrText>
      </w:r>
      <w:r w:rsidRPr="005D132C">
        <w:instrText xml:space="preserve">Safety Notices" </w:instrText>
      </w:r>
      <w:r w:rsidRPr="005D132C">
        <w:fldChar w:fldCharType="end"/>
      </w:r>
    </w:p>
    <w:p w:rsidR="00204B5A" w:rsidRPr="005D132C" w:rsidRDefault="00204B5A" w:rsidP="00204B5A">
      <w:pPr>
        <w:pStyle w:val="FlietextEinzug"/>
      </w:pPr>
      <w:r w:rsidRPr="005D132C">
        <w:t>Safety notices in this document are organized as follows:</w:t>
      </w:r>
    </w:p>
    <w:p w:rsidR="00204B5A" w:rsidRPr="005D132C" w:rsidRDefault="00204B5A" w:rsidP="00204B5A">
      <w:pPr>
        <w:pStyle w:val="FlietextEinzug"/>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84"/>
        <w:gridCol w:w="1985"/>
        <w:gridCol w:w="7513"/>
      </w:tblGrid>
      <w:tr w:rsidR="00204B5A" w:rsidRPr="005D132C">
        <w:trPr>
          <w:tblHeader/>
        </w:trPr>
        <w:tc>
          <w:tcPr>
            <w:tcW w:w="284" w:type="dxa"/>
            <w:tcBorders>
              <w:top w:val="nil"/>
              <w:left w:val="nil"/>
              <w:bottom w:val="nil"/>
            </w:tcBorders>
          </w:tcPr>
          <w:p w:rsidR="00204B5A" w:rsidRPr="005D132C" w:rsidRDefault="00204B5A" w:rsidP="00204B5A">
            <w:pPr>
              <w:pStyle w:val="TabelleKopf"/>
            </w:pPr>
          </w:p>
        </w:tc>
        <w:tc>
          <w:tcPr>
            <w:tcW w:w="1985" w:type="dxa"/>
            <w:shd w:val="pct25" w:color="auto" w:fill="FFFFFF"/>
          </w:tcPr>
          <w:p w:rsidR="00204B5A" w:rsidRPr="005D132C" w:rsidRDefault="00204B5A" w:rsidP="00204B5A">
            <w:pPr>
              <w:pStyle w:val="TabelleKopf"/>
            </w:pPr>
            <w:r w:rsidRPr="005D132C">
              <w:t>Safety notice</w:t>
            </w:r>
          </w:p>
        </w:tc>
        <w:tc>
          <w:tcPr>
            <w:tcW w:w="7513" w:type="dxa"/>
            <w:shd w:val="pct25" w:color="auto" w:fill="FFFFFF"/>
          </w:tcPr>
          <w:p w:rsidR="00204B5A" w:rsidRPr="005D132C" w:rsidRDefault="00204B5A" w:rsidP="00204B5A">
            <w:pPr>
              <w:pStyle w:val="TabelleKopf"/>
            </w:pPr>
            <w:r w:rsidRPr="005D132C">
              <w:t>Description</w:t>
            </w:r>
          </w:p>
        </w:tc>
      </w:tr>
      <w:tr w:rsidR="00204B5A" w:rsidRPr="00502898">
        <w:tc>
          <w:tcPr>
            <w:tcW w:w="284" w:type="dxa"/>
            <w:tcBorders>
              <w:top w:val="nil"/>
              <w:left w:val="nil"/>
              <w:bottom w:val="nil"/>
            </w:tcBorders>
          </w:tcPr>
          <w:p w:rsidR="00204B5A" w:rsidRPr="005D132C" w:rsidRDefault="00204B5A" w:rsidP="00204B5A">
            <w:pPr>
              <w:pStyle w:val="Tabelle"/>
            </w:pPr>
          </w:p>
        </w:tc>
        <w:tc>
          <w:tcPr>
            <w:tcW w:w="1985" w:type="dxa"/>
          </w:tcPr>
          <w:p w:rsidR="00204B5A" w:rsidRPr="005D132C" w:rsidRDefault="00204B5A" w:rsidP="00204B5A">
            <w:pPr>
              <w:pStyle w:val="Tabelle"/>
            </w:pPr>
            <w:r w:rsidRPr="005D132C">
              <w:t>Danger!</w:t>
            </w:r>
          </w:p>
        </w:tc>
        <w:tc>
          <w:tcPr>
            <w:tcW w:w="7513" w:type="dxa"/>
          </w:tcPr>
          <w:p w:rsidR="00204B5A" w:rsidRPr="005D132C" w:rsidRDefault="00204B5A" w:rsidP="00204B5A">
            <w:pPr>
              <w:pStyle w:val="Tabelle"/>
            </w:pPr>
            <w:r w:rsidRPr="005D132C">
              <w:t>Disregarding the safety regulations and guidelines can be life-threatening.</w:t>
            </w:r>
          </w:p>
        </w:tc>
      </w:tr>
      <w:tr w:rsidR="00204B5A" w:rsidRPr="00502898">
        <w:tc>
          <w:tcPr>
            <w:tcW w:w="284" w:type="dxa"/>
            <w:tcBorders>
              <w:top w:val="nil"/>
              <w:left w:val="nil"/>
              <w:bottom w:val="nil"/>
            </w:tcBorders>
          </w:tcPr>
          <w:p w:rsidR="00204B5A" w:rsidRPr="005D132C" w:rsidRDefault="00204B5A" w:rsidP="00204B5A">
            <w:pPr>
              <w:pStyle w:val="Tabelle"/>
            </w:pPr>
          </w:p>
        </w:tc>
        <w:tc>
          <w:tcPr>
            <w:tcW w:w="1985" w:type="dxa"/>
          </w:tcPr>
          <w:p w:rsidR="00204B5A" w:rsidRPr="005D132C" w:rsidRDefault="00204B5A" w:rsidP="00204B5A">
            <w:pPr>
              <w:pStyle w:val="Tabelle"/>
            </w:pPr>
            <w:r w:rsidRPr="005D132C">
              <w:t>Warning!</w:t>
            </w:r>
          </w:p>
        </w:tc>
        <w:tc>
          <w:tcPr>
            <w:tcW w:w="7513" w:type="dxa"/>
          </w:tcPr>
          <w:p w:rsidR="00204B5A" w:rsidRPr="005D132C" w:rsidRDefault="00204B5A" w:rsidP="00204B5A">
            <w:pPr>
              <w:pStyle w:val="Tabelle"/>
            </w:pPr>
            <w:r w:rsidRPr="005D132C">
              <w:t>Disregarding the safety regulations and guidelines can result in severe injury or heavy damage to mat</w:t>
            </w:r>
            <w:r w:rsidRPr="005D132C">
              <w:t>e</w:t>
            </w:r>
            <w:r w:rsidRPr="005D132C">
              <w:t>rial.</w:t>
            </w:r>
          </w:p>
        </w:tc>
      </w:tr>
      <w:tr w:rsidR="00204B5A" w:rsidRPr="00502898">
        <w:tc>
          <w:tcPr>
            <w:tcW w:w="284" w:type="dxa"/>
            <w:tcBorders>
              <w:top w:val="nil"/>
              <w:left w:val="nil"/>
              <w:bottom w:val="nil"/>
            </w:tcBorders>
          </w:tcPr>
          <w:p w:rsidR="00204B5A" w:rsidRPr="005D132C" w:rsidRDefault="00204B5A" w:rsidP="00204B5A">
            <w:pPr>
              <w:pStyle w:val="Tabelle"/>
            </w:pPr>
          </w:p>
        </w:tc>
        <w:tc>
          <w:tcPr>
            <w:tcW w:w="1985" w:type="dxa"/>
          </w:tcPr>
          <w:p w:rsidR="00204B5A" w:rsidRPr="005D132C" w:rsidRDefault="00204B5A" w:rsidP="00204B5A">
            <w:pPr>
              <w:pStyle w:val="Tabelle"/>
            </w:pPr>
            <w:r w:rsidRPr="005D132C">
              <w:t>Caution!</w:t>
            </w:r>
          </w:p>
        </w:tc>
        <w:tc>
          <w:tcPr>
            <w:tcW w:w="7513" w:type="dxa"/>
          </w:tcPr>
          <w:p w:rsidR="00204B5A" w:rsidRPr="005D132C" w:rsidRDefault="00204B5A" w:rsidP="00204B5A">
            <w:pPr>
              <w:pStyle w:val="Tabelle"/>
            </w:pPr>
            <w:r w:rsidRPr="005D132C">
              <w:t>Disregarding the safety regulations and guidelines can result in injury or damage to material.</w:t>
            </w:r>
          </w:p>
        </w:tc>
      </w:tr>
      <w:tr w:rsidR="00204B5A" w:rsidRPr="00502898">
        <w:tc>
          <w:tcPr>
            <w:tcW w:w="284" w:type="dxa"/>
            <w:tcBorders>
              <w:top w:val="nil"/>
              <w:left w:val="nil"/>
              <w:bottom w:val="nil"/>
            </w:tcBorders>
          </w:tcPr>
          <w:p w:rsidR="00204B5A" w:rsidRPr="005D132C" w:rsidRDefault="00204B5A" w:rsidP="00204B5A">
            <w:pPr>
              <w:pStyle w:val="Tabelle"/>
            </w:pPr>
          </w:p>
        </w:tc>
        <w:tc>
          <w:tcPr>
            <w:tcW w:w="1985" w:type="dxa"/>
          </w:tcPr>
          <w:p w:rsidR="00204B5A" w:rsidRPr="005D132C" w:rsidRDefault="00204B5A" w:rsidP="00204B5A">
            <w:pPr>
              <w:pStyle w:val="Tabelle"/>
            </w:pPr>
            <w:r w:rsidRPr="005D132C">
              <w:t>Information:</w:t>
            </w:r>
          </w:p>
        </w:tc>
        <w:tc>
          <w:tcPr>
            <w:tcW w:w="7513" w:type="dxa"/>
          </w:tcPr>
          <w:p w:rsidR="00204B5A" w:rsidRPr="005D132C" w:rsidRDefault="00204B5A" w:rsidP="00204B5A">
            <w:pPr>
              <w:pStyle w:val="Tabelle"/>
            </w:pPr>
            <w:r w:rsidRPr="005D132C">
              <w:t>Important information used to prevent errors.</w:t>
            </w:r>
          </w:p>
        </w:tc>
      </w:tr>
    </w:tbl>
    <w:p w:rsidR="00184352" w:rsidRPr="00EE2143" w:rsidRDefault="00184352" w:rsidP="00184352">
      <w:pPr>
        <w:pStyle w:val="Beschriftung"/>
      </w:pPr>
      <w:bookmarkStart w:id="6" w:name="_Toc332203110"/>
      <w:r w:rsidRPr="00EE2143">
        <w:t xml:space="preserve">Table </w:t>
      </w:r>
      <w:r>
        <w:fldChar w:fldCharType="begin"/>
      </w:r>
      <w:r w:rsidRPr="00EE2143">
        <w:instrText xml:space="preserve"> SEQ Table \* ARABIC </w:instrText>
      </w:r>
      <w:r>
        <w:fldChar w:fldCharType="separate"/>
      </w:r>
      <w:r w:rsidR="00B461E4">
        <w:rPr>
          <w:noProof/>
        </w:rPr>
        <w:t>3</w:t>
      </w:r>
      <w:r>
        <w:fldChar w:fldCharType="end"/>
      </w:r>
      <w:r w:rsidRPr="00EE2143">
        <w:t>: Safety notices</w:t>
      </w:r>
      <w:bookmarkEnd w:id="6"/>
    </w:p>
    <w:p w:rsidR="00204B5A" w:rsidRPr="005D132C" w:rsidRDefault="00204B5A">
      <w:pPr>
        <w:pStyle w:val="FlietextEinzug"/>
      </w:pPr>
    </w:p>
    <w:p w:rsidR="006E6694" w:rsidRPr="005D132C" w:rsidRDefault="006E6694" w:rsidP="00204B5A">
      <w:pPr>
        <w:pStyle w:val="berschriftNum1"/>
      </w:pPr>
      <w:r w:rsidRPr="005D132C">
        <w:br w:type="page"/>
      </w:r>
      <w:r w:rsidR="00F45908" w:rsidRPr="005D132C">
        <w:lastRenderedPageBreak/>
        <w:t>Table of C</w:t>
      </w:r>
      <w:r w:rsidR="00870C5E" w:rsidRPr="005D132C">
        <w:t>ontents</w:t>
      </w:r>
      <w:r w:rsidRPr="005D132C">
        <w:fldChar w:fldCharType="begin"/>
      </w:r>
      <w:r w:rsidRPr="005D132C">
        <w:instrText xml:space="preserve"> XE "</w:instrText>
      </w:r>
      <w:r w:rsidR="00724C87" w:rsidRPr="005D132C">
        <w:instrText>Table of Contents</w:instrText>
      </w:r>
      <w:r w:rsidRPr="005D132C">
        <w:instrText xml:space="preserve">" </w:instrText>
      </w:r>
      <w:r w:rsidRPr="005D132C">
        <w:fldChar w:fldCharType="end"/>
      </w:r>
    </w:p>
    <w:p w:rsidR="00156A18" w:rsidRDefault="006E6694">
      <w:pPr>
        <w:pStyle w:val="Verzeichnis1"/>
        <w:rPr>
          <w:rFonts w:asciiTheme="minorHAnsi" w:eastAsiaTheme="minorEastAsia" w:hAnsiTheme="minorHAnsi" w:cstheme="minorBidi"/>
          <w:b w:val="0"/>
          <w:noProof/>
          <w:sz w:val="22"/>
          <w:szCs w:val="22"/>
          <w:lang w:eastAsia="en-GB"/>
        </w:rPr>
      </w:pPr>
      <w:r w:rsidRPr="005D132C">
        <w:rPr>
          <w:b w:val="0"/>
        </w:rPr>
        <w:fldChar w:fldCharType="begin"/>
      </w:r>
      <w:r w:rsidRPr="005D132C">
        <w:rPr>
          <w:b w:val="0"/>
        </w:rPr>
        <w:instrText xml:space="preserve"> TOC \o "1-5" </w:instrText>
      </w:r>
      <w:r w:rsidRPr="005D132C">
        <w:rPr>
          <w:b w:val="0"/>
        </w:rPr>
        <w:fldChar w:fldCharType="separate"/>
      </w:r>
      <w:r w:rsidR="00156A18" w:rsidRPr="00BF5F5A">
        <w:rPr>
          <w:noProof/>
          <w:lang w:val="en-US"/>
        </w:rPr>
        <w:t>Introduction</w:t>
      </w:r>
      <w:r w:rsidR="00156A18">
        <w:rPr>
          <w:noProof/>
        </w:rPr>
        <w:tab/>
      </w:r>
      <w:r w:rsidR="00156A18">
        <w:rPr>
          <w:noProof/>
        </w:rPr>
        <w:fldChar w:fldCharType="begin"/>
      </w:r>
      <w:r w:rsidR="00156A18">
        <w:rPr>
          <w:noProof/>
        </w:rPr>
        <w:instrText xml:space="preserve"> PAGEREF _Toc334108993 \h </w:instrText>
      </w:r>
      <w:r w:rsidR="00156A18">
        <w:rPr>
          <w:noProof/>
        </w:rPr>
      </w:r>
      <w:r w:rsidR="00156A18">
        <w:rPr>
          <w:noProof/>
        </w:rPr>
        <w:fldChar w:fldCharType="separate"/>
      </w:r>
      <w:r w:rsidR="00B461E4">
        <w:rPr>
          <w:noProof/>
        </w:rPr>
        <w:t>5</w:t>
      </w:r>
      <w:r w:rsidR="00156A18">
        <w:rPr>
          <w:noProof/>
        </w:rPr>
        <w:fldChar w:fldCharType="end"/>
      </w:r>
    </w:p>
    <w:p w:rsidR="00156A18" w:rsidRDefault="00156A18">
      <w:pPr>
        <w:pStyle w:val="Verzeichnis2"/>
        <w:rPr>
          <w:rFonts w:asciiTheme="minorHAnsi" w:eastAsiaTheme="minorEastAsia" w:hAnsiTheme="minorHAnsi" w:cstheme="minorBidi"/>
          <w:noProof/>
          <w:sz w:val="22"/>
          <w:szCs w:val="22"/>
          <w:lang w:eastAsia="en-GB"/>
        </w:rPr>
      </w:pPr>
      <w:r w:rsidRPr="00BF5F5A">
        <w:rPr>
          <w:noProof/>
          <w:lang w:val="en-US"/>
        </w:rPr>
        <w:t>1.1 General Features</w:t>
      </w:r>
      <w:r>
        <w:rPr>
          <w:noProof/>
        </w:rPr>
        <w:tab/>
      </w:r>
      <w:r>
        <w:rPr>
          <w:noProof/>
        </w:rPr>
        <w:fldChar w:fldCharType="begin"/>
      </w:r>
      <w:r>
        <w:rPr>
          <w:noProof/>
        </w:rPr>
        <w:instrText xml:space="preserve"> PAGEREF _Toc334108994 \h </w:instrText>
      </w:r>
      <w:r>
        <w:rPr>
          <w:noProof/>
        </w:rPr>
      </w:r>
      <w:r>
        <w:rPr>
          <w:noProof/>
        </w:rPr>
        <w:fldChar w:fldCharType="separate"/>
      </w:r>
      <w:r w:rsidR="00B461E4">
        <w:rPr>
          <w:noProof/>
        </w:rPr>
        <w:t>5</w:t>
      </w:r>
      <w:r>
        <w:rPr>
          <w:noProof/>
        </w:rPr>
        <w:fldChar w:fldCharType="end"/>
      </w:r>
    </w:p>
    <w:p w:rsidR="00156A18" w:rsidRDefault="00156A18">
      <w:pPr>
        <w:pStyle w:val="Verzeichnis2"/>
        <w:rPr>
          <w:rFonts w:asciiTheme="minorHAnsi" w:eastAsiaTheme="minorEastAsia" w:hAnsiTheme="minorHAnsi" w:cstheme="minorBidi"/>
          <w:noProof/>
          <w:sz w:val="22"/>
          <w:szCs w:val="22"/>
          <w:lang w:eastAsia="en-GB"/>
        </w:rPr>
      </w:pPr>
      <w:r w:rsidRPr="00BF5F5A">
        <w:rPr>
          <w:noProof/>
          <w:lang w:val="en-US"/>
        </w:rPr>
        <w:t>1.2 Frame Structures</w:t>
      </w:r>
      <w:r>
        <w:rPr>
          <w:noProof/>
        </w:rPr>
        <w:tab/>
      </w:r>
      <w:r>
        <w:rPr>
          <w:noProof/>
        </w:rPr>
        <w:fldChar w:fldCharType="begin"/>
      </w:r>
      <w:r>
        <w:rPr>
          <w:noProof/>
        </w:rPr>
        <w:instrText xml:space="preserve"> PAGEREF _Toc334108995 \h </w:instrText>
      </w:r>
      <w:r>
        <w:rPr>
          <w:noProof/>
        </w:rPr>
      </w:r>
      <w:r>
        <w:rPr>
          <w:noProof/>
        </w:rPr>
        <w:fldChar w:fldCharType="separate"/>
      </w:r>
      <w:r w:rsidR="00B461E4">
        <w:rPr>
          <w:noProof/>
        </w:rPr>
        <w:t>6</w:t>
      </w:r>
      <w:r>
        <w:rPr>
          <w:noProof/>
        </w:rPr>
        <w:fldChar w:fldCharType="end"/>
      </w:r>
    </w:p>
    <w:p w:rsidR="00156A18" w:rsidRDefault="00156A18">
      <w:pPr>
        <w:pStyle w:val="Verzeichnis2"/>
        <w:rPr>
          <w:rFonts w:asciiTheme="minorHAnsi" w:eastAsiaTheme="minorEastAsia" w:hAnsiTheme="minorHAnsi" w:cstheme="minorBidi"/>
          <w:noProof/>
          <w:sz w:val="22"/>
          <w:szCs w:val="22"/>
          <w:lang w:eastAsia="en-GB"/>
        </w:rPr>
      </w:pPr>
      <w:r>
        <w:rPr>
          <w:noProof/>
        </w:rPr>
        <w:t>1.3 The Different Manipulation Tasks</w:t>
      </w:r>
      <w:r>
        <w:rPr>
          <w:noProof/>
        </w:rPr>
        <w:tab/>
      </w:r>
      <w:r>
        <w:rPr>
          <w:noProof/>
        </w:rPr>
        <w:fldChar w:fldCharType="begin"/>
      </w:r>
      <w:r>
        <w:rPr>
          <w:noProof/>
        </w:rPr>
        <w:instrText xml:space="preserve"> PAGEREF _Toc334108996 \h </w:instrText>
      </w:r>
      <w:r>
        <w:rPr>
          <w:noProof/>
        </w:rPr>
      </w:r>
      <w:r>
        <w:rPr>
          <w:noProof/>
        </w:rPr>
        <w:fldChar w:fldCharType="separate"/>
      </w:r>
      <w:r w:rsidR="00B461E4">
        <w:rPr>
          <w:noProof/>
        </w:rPr>
        <w:t>7</w:t>
      </w:r>
      <w:r>
        <w:rPr>
          <w:noProof/>
        </w:rPr>
        <w:fldChar w:fldCharType="end"/>
      </w:r>
    </w:p>
    <w:p w:rsidR="00156A18" w:rsidRDefault="00156A18">
      <w:pPr>
        <w:pStyle w:val="Verzeichnis1"/>
        <w:rPr>
          <w:rFonts w:asciiTheme="minorHAnsi" w:eastAsiaTheme="minorEastAsia" w:hAnsiTheme="minorHAnsi" w:cstheme="minorBidi"/>
          <w:b w:val="0"/>
          <w:noProof/>
          <w:sz w:val="22"/>
          <w:szCs w:val="22"/>
          <w:lang w:eastAsia="en-GB"/>
        </w:rPr>
      </w:pPr>
      <w:r>
        <w:rPr>
          <w:noProof/>
        </w:rPr>
        <w:t>2 Framemanipulator Features</w:t>
      </w:r>
      <w:r>
        <w:rPr>
          <w:noProof/>
        </w:rPr>
        <w:tab/>
      </w:r>
      <w:r>
        <w:rPr>
          <w:noProof/>
        </w:rPr>
        <w:fldChar w:fldCharType="begin"/>
      </w:r>
      <w:r>
        <w:rPr>
          <w:noProof/>
        </w:rPr>
        <w:instrText xml:space="preserve"> PAGEREF _Toc334108997 \h </w:instrText>
      </w:r>
      <w:r>
        <w:rPr>
          <w:noProof/>
        </w:rPr>
      </w:r>
      <w:r>
        <w:rPr>
          <w:noProof/>
        </w:rPr>
        <w:fldChar w:fldCharType="separate"/>
      </w:r>
      <w:r w:rsidR="00B461E4">
        <w:rPr>
          <w:noProof/>
        </w:rPr>
        <w:t>8</w:t>
      </w:r>
      <w:r>
        <w:rPr>
          <w:noProof/>
        </w:rPr>
        <w:fldChar w:fldCharType="end"/>
      </w:r>
    </w:p>
    <w:p w:rsidR="00156A18" w:rsidRDefault="00156A18">
      <w:pPr>
        <w:pStyle w:val="Verzeichnis2"/>
        <w:rPr>
          <w:rFonts w:asciiTheme="minorHAnsi" w:eastAsiaTheme="minorEastAsia" w:hAnsiTheme="minorHAnsi" w:cstheme="minorBidi"/>
          <w:noProof/>
          <w:sz w:val="22"/>
          <w:szCs w:val="22"/>
          <w:lang w:eastAsia="en-GB"/>
        </w:rPr>
      </w:pPr>
      <w:r>
        <w:rPr>
          <w:noProof/>
        </w:rPr>
        <w:t>2.1 Features for openConformance Test</w:t>
      </w:r>
      <w:r>
        <w:rPr>
          <w:noProof/>
        </w:rPr>
        <w:tab/>
      </w:r>
      <w:r>
        <w:rPr>
          <w:noProof/>
        </w:rPr>
        <w:fldChar w:fldCharType="begin"/>
      </w:r>
      <w:r>
        <w:rPr>
          <w:noProof/>
        </w:rPr>
        <w:instrText xml:space="preserve"> PAGEREF _Toc334108998 \h </w:instrText>
      </w:r>
      <w:r>
        <w:rPr>
          <w:noProof/>
        </w:rPr>
      </w:r>
      <w:r>
        <w:rPr>
          <w:noProof/>
        </w:rPr>
        <w:fldChar w:fldCharType="separate"/>
      </w:r>
      <w:r w:rsidR="00B461E4">
        <w:rPr>
          <w:noProof/>
        </w:rPr>
        <w:t>8</w:t>
      </w:r>
      <w:r>
        <w:rPr>
          <w:noProof/>
        </w:rPr>
        <w:fldChar w:fldCharType="end"/>
      </w:r>
    </w:p>
    <w:p w:rsidR="00156A18" w:rsidRDefault="00156A18">
      <w:pPr>
        <w:pStyle w:val="Verzeichnis3"/>
        <w:rPr>
          <w:rFonts w:asciiTheme="minorHAnsi" w:eastAsiaTheme="minorEastAsia" w:hAnsiTheme="minorHAnsi" w:cstheme="minorBidi"/>
          <w:noProof/>
          <w:sz w:val="22"/>
          <w:szCs w:val="22"/>
          <w:lang w:eastAsia="en-GB"/>
        </w:rPr>
      </w:pPr>
      <w:r>
        <w:rPr>
          <w:noProof/>
        </w:rPr>
        <w:t>2.1.1 Dropping of specific frames in a specified sequence</w:t>
      </w:r>
      <w:r>
        <w:rPr>
          <w:noProof/>
        </w:rPr>
        <w:tab/>
      </w:r>
      <w:r>
        <w:rPr>
          <w:noProof/>
        </w:rPr>
        <w:fldChar w:fldCharType="begin"/>
      </w:r>
      <w:r>
        <w:rPr>
          <w:noProof/>
        </w:rPr>
        <w:instrText xml:space="preserve"> PAGEREF _Toc334108999 \h </w:instrText>
      </w:r>
      <w:r>
        <w:rPr>
          <w:noProof/>
        </w:rPr>
      </w:r>
      <w:r>
        <w:rPr>
          <w:noProof/>
        </w:rPr>
        <w:fldChar w:fldCharType="separate"/>
      </w:r>
      <w:r w:rsidR="00B461E4">
        <w:rPr>
          <w:noProof/>
        </w:rPr>
        <w:t>8</w:t>
      </w:r>
      <w:r>
        <w:rPr>
          <w:noProof/>
        </w:rPr>
        <w:fldChar w:fldCharType="end"/>
      </w:r>
    </w:p>
    <w:p w:rsidR="00156A18" w:rsidRDefault="00156A18">
      <w:pPr>
        <w:pStyle w:val="Verzeichnis3"/>
        <w:rPr>
          <w:rFonts w:asciiTheme="minorHAnsi" w:eastAsiaTheme="minorEastAsia" w:hAnsiTheme="minorHAnsi" w:cstheme="minorBidi"/>
          <w:noProof/>
          <w:sz w:val="22"/>
          <w:szCs w:val="22"/>
          <w:lang w:eastAsia="en-GB"/>
        </w:rPr>
      </w:pPr>
      <w:r>
        <w:rPr>
          <w:noProof/>
        </w:rPr>
        <w:t>2.1.2 Delay of specified frames for a specified amount of time (in a specified sequence)</w:t>
      </w:r>
      <w:r>
        <w:rPr>
          <w:noProof/>
        </w:rPr>
        <w:tab/>
      </w:r>
      <w:r>
        <w:rPr>
          <w:noProof/>
        </w:rPr>
        <w:fldChar w:fldCharType="begin"/>
      </w:r>
      <w:r>
        <w:rPr>
          <w:noProof/>
        </w:rPr>
        <w:instrText xml:space="preserve"> PAGEREF _Toc334109000 \h </w:instrText>
      </w:r>
      <w:r>
        <w:rPr>
          <w:noProof/>
        </w:rPr>
      </w:r>
      <w:r>
        <w:rPr>
          <w:noProof/>
        </w:rPr>
        <w:fldChar w:fldCharType="separate"/>
      </w:r>
      <w:r w:rsidR="00B461E4">
        <w:rPr>
          <w:noProof/>
        </w:rPr>
        <w:t>8</w:t>
      </w:r>
      <w:r>
        <w:rPr>
          <w:noProof/>
        </w:rPr>
        <w:fldChar w:fldCharType="end"/>
      </w:r>
    </w:p>
    <w:p w:rsidR="00156A18" w:rsidRDefault="00156A18">
      <w:pPr>
        <w:pStyle w:val="Verzeichnis3"/>
        <w:rPr>
          <w:rFonts w:asciiTheme="minorHAnsi" w:eastAsiaTheme="minorEastAsia" w:hAnsiTheme="minorHAnsi" w:cstheme="minorBidi"/>
          <w:noProof/>
          <w:sz w:val="22"/>
          <w:szCs w:val="22"/>
          <w:lang w:eastAsia="en-GB"/>
        </w:rPr>
      </w:pPr>
      <w:r>
        <w:rPr>
          <w:noProof/>
        </w:rPr>
        <w:t>2.1.3 Manipulation of POWERLINK-Header fields (in a specified sequence)</w:t>
      </w:r>
      <w:r>
        <w:rPr>
          <w:noProof/>
        </w:rPr>
        <w:tab/>
      </w:r>
      <w:r>
        <w:rPr>
          <w:noProof/>
        </w:rPr>
        <w:fldChar w:fldCharType="begin"/>
      </w:r>
      <w:r>
        <w:rPr>
          <w:noProof/>
        </w:rPr>
        <w:instrText xml:space="preserve"> PAGEREF _Toc334109001 \h </w:instrText>
      </w:r>
      <w:r>
        <w:rPr>
          <w:noProof/>
        </w:rPr>
      </w:r>
      <w:r>
        <w:rPr>
          <w:noProof/>
        </w:rPr>
        <w:fldChar w:fldCharType="separate"/>
      </w:r>
      <w:r w:rsidR="00B461E4">
        <w:rPr>
          <w:noProof/>
        </w:rPr>
        <w:t>8</w:t>
      </w:r>
      <w:r>
        <w:rPr>
          <w:noProof/>
        </w:rPr>
        <w:fldChar w:fldCharType="end"/>
      </w:r>
    </w:p>
    <w:p w:rsidR="00156A18" w:rsidRDefault="00156A18">
      <w:pPr>
        <w:pStyle w:val="Verzeichnis3"/>
        <w:rPr>
          <w:rFonts w:asciiTheme="minorHAnsi" w:eastAsiaTheme="minorEastAsia" w:hAnsiTheme="minorHAnsi" w:cstheme="minorBidi"/>
          <w:noProof/>
          <w:sz w:val="22"/>
          <w:szCs w:val="22"/>
          <w:lang w:eastAsia="en-GB"/>
        </w:rPr>
      </w:pPr>
      <w:r>
        <w:rPr>
          <w:noProof/>
        </w:rPr>
        <w:t>2.1.4 Manipulation of Ethernet-CRC (in a specified sequence)</w:t>
      </w:r>
      <w:r>
        <w:rPr>
          <w:noProof/>
        </w:rPr>
        <w:tab/>
      </w:r>
      <w:r>
        <w:rPr>
          <w:noProof/>
        </w:rPr>
        <w:fldChar w:fldCharType="begin"/>
      </w:r>
      <w:r>
        <w:rPr>
          <w:noProof/>
        </w:rPr>
        <w:instrText xml:space="preserve"> PAGEREF _Toc334109002 \h </w:instrText>
      </w:r>
      <w:r>
        <w:rPr>
          <w:noProof/>
        </w:rPr>
      </w:r>
      <w:r>
        <w:rPr>
          <w:noProof/>
        </w:rPr>
        <w:fldChar w:fldCharType="separate"/>
      </w:r>
      <w:r w:rsidR="00B461E4">
        <w:rPr>
          <w:noProof/>
        </w:rPr>
        <w:t>8</w:t>
      </w:r>
      <w:r>
        <w:rPr>
          <w:noProof/>
        </w:rPr>
        <w:fldChar w:fldCharType="end"/>
      </w:r>
    </w:p>
    <w:p w:rsidR="00156A18" w:rsidRDefault="00156A18">
      <w:pPr>
        <w:pStyle w:val="Verzeichnis3"/>
        <w:rPr>
          <w:rFonts w:asciiTheme="minorHAnsi" w:eastAsiaTheme="minorEastAsia" w:hAnsiTheme="minorHAnsi" w:cstheme="minorBidi"/>
          <w:noProof/>
          <w:sz w:val="22"/>
          <w:szCs w:val="22"/>
          <w:lang w:eastAsia="en-GB"/>
        </w:rPr>
      </w:pPr>
      <w:r>
        <w:rPr>
          <w:noProof/>
        </w:rPr>
        <w:t>2.1.5 Truncate payload of PReq-Frames</w:t>
      </w:r>
      <w:r>
        <w:rPr>
          <w:noProof/>
        </w:rPr>
        <w:tab/>
      </w:r>
      <w:r>
        <w:rPr>
          <w:noProof/>
        </w:rPr>
        <w:fldChar w:fldCharType="begin"/>
      </w:r>
      <w:r>
        <w:rPr>
          <w:noProof/>
        </w:rPr>
        <w:instrText xml:space="preserve"> PAGEREF _Toc334109003 \h </w:instrText>
      </w:r>
      <w:r>
        <w:rPr>
          <w:noProof/>
        </w:rPr>
      </w:r>
      <w:r>
        <w:rPr>
          <w:noProof/>
        </w:rPr>
        <w:fldChar w:fldCharType="separate"/>
      </w:r>
      <w:r w:rsidR="00B461E4">
        <w:rPr>
          <w:noProof/>
        </w:rPr>
        <w:t>8</w:t>
      </w:r>
      <w:r>
        <w:rPr>
          <w:noProof/>
        </w:rPr>
        <w:fldChar w:fldCharType="end"/>
      </w:r>
    </w:p>
    <w:p w:rsidR="00156A18" w:rsidRDefault="00156A18">
      <w:pPr>
        <w:pStyle w:val="Verzeichnis3"/>
        <w:rPr>
          <w:rFonts w:asciiTheme="minorHAnsi" w:eastAsiaTheme="minorEastAsia" w:hAnsiTheme="minorHAnsi" w:cstheme="minorBidi"/>
          <w:noProof/>
          <w:sz w:val="22"/>
          <w:szCs w:val="22"/>
          <w:lang w:eastAsia="en-GB"/>
        </w:rPr>
      </w:pPr>
      <w:r>
        <w:rPr>
          <w:noProof/>
        </w:rPr>
        <w:t>2.1.6 Example: Typical Test sequence of openConformance Test using FM e.g. “Loss of SoC”:</w:t>
      </w:r>
      <w:r>
        <w:rPr>
          <w:noProof/>
        </w:rPr>
        <w:tab/>
      </w:r>
      <w:r>
        <w:rPr>
          <w:noProof/>
        </w:rPr>
        <w:fldChar w:fldCharType="begin"/>
      </w:r>
      <w:r>
        <w:rPr>
          <w:noProof/>
        </w:rPr>
        <w:instrText xml:space="preserve"> PAGEREF _Toc334109004 \h </w:instrText>
      </w:r>
      <w:r>
        <w:rPr>
          <w:noProof/>
        </w:rPr>
      </w:r>
      <w:r>
        <w:rPr>
          <w:noProof/>
        </w:rPr>
        <w:fldChar w:fldCharType="separate"/>
      </w:r>
      <w:r w:rsidR="00B461E4">
        <w:rPr>
          <w:noProof/>
        </w:rPr>
        <w:t>8</w:t>
      </w:r>
      <w:r>
        <w:rPr>
          <w:noProof/>
        </w:rPr>
        <w:fldChar w:fldCharType="end"/>
      </w:r>
    </w:p>
    <w:p w:rsidR="00156A18" w:rsidRDefault="00156A18">
      <w:pPr>
        <w:pStyle w:val="Verzeichnis2"/>
        <w:rPr>
          <w:rFonts w:asciiTheme="minorHAnsi" w:eastAsiaTheme="minorEastAsia" w:hAnsiTheme="minorHAnsi" w:cstheme="minorBidi"/>
          <w:noProof/>
          <w:sz w:val="22"/>
          <w:szCs w:val="22"/>
          <w:lang w:eastAsia="en-GB"/>
        </w:rPr>
      </w:pPr>
      <w:r>
        <w:rPr>
          <w:noProof/>
        </w:rPr>
        <w:t>2.2 Device Features</w:t>
      </w:r>
      <w:r>
        <w:rPr>
          <w:noProof/>
        </w:rPr>
        <w:tab/>
      </w:r>
      <w:r>
        <w:rPr>
          <w:noProof/>
        </w:rPr>
        <w:fldChar w:fldCharType="begin"/>
      </w:r>
      <w:r>
        <w:rPr>
          <w:noProof/>
        </w:rPr>
        <w:instrText xml:space="preserve"> PAGEREF _Toc334109005 \h </w:instrText>
      </w:r>
      <w:r>
        <w:rPr>
          <w:noProof/>
        </w:rPr>
      </w:r>
      <w:r>
        <w:rPr>
          <w:noProof/>
        </w:rPr>
        <w:fldChar w:fldCharType="separate"/>
      </w:r>
      <w:r w:rsidR="00B461E4">
        <w:rPr>
          <w:noProof/>
        </w:rPr>
        <w:t>9</w:t>
      </w:r>
      <w:r>
        <w:rPr>
          <w:noProof/>
        </w:rPr>
        <w:fldChar w:fldCharType="end"/>
      </w:r>
    </w:p>
    <w:p w:rsidR="00156A18" w:rsidRDefault="00156A18">
      <w:pPr>
        <w:pStyle w:val="Verzeichnis3"/>
        <w:rPr>
          <w:rFonts w:asciiTheme="minorHAnsi" w:eastAsiaTheme="minorEastAsia" w:hAnsiTheme="minorHAnsi" w:cstheme="minorBidi"/>
          <w:noProof/>
          <w:sz w:val="22"/>
          <w:szCs w:val="22"/>
          <w:lang w:eastAsia="en-GB"/>
        </w:rPr>
      </w:pPr>
      <w:r>
        <w:rPr>
          <w:noProof/>
        </w:rPr>
        <w:t>2.2.1 Framemanipulator Configuration</w:t>
      </w:r>
      <w:r>
        <w:rPr>
          <w:noProof/>
        </w:rPr>
        <w:tab/>
      </w:r>
      <w:r>
        <w:rPr>
          <w:noProof/>
        </w:rPr>
        <w:fldChar w:fldCharType="begin"/>
      </w:r>
      <w:r>
        <w:rPr>
          <w:noProof/>
        </w:rPr>
        <w:instrText xml:space="preserve"> PAGEREF _Toc334109006 \h </w:instrText>
      </w:r>
      <w:r>
        <w:rPr>
          <w:noProof/>
        </w:rPr>
      </w:r>
      <w:r>
        <w:rPr>
          <w:noProof/>
        </w:rPr>
        <w:fldChar w:fldCharType="separate"/>
      </w:r>
      <w:r w:rsidR="00B461E4">
        <w:rPr>
          <w:noProof/>
        </w:rPr>
        <w:t>9</w:t>
      </w:r>
      <w:r>
        <w:rPr>
          <w:noProof/>
        </w:rPr>
        <w:fldChar w:fldCharType="end"/>
      </w:r>
    </w:p>
    <w:p w:rsidR="00156A18" w:rsidRDefault="00156A18">
      <w:pPr>
        <w:pStyle w:val="Verzeichnis4"/>
        <w:rPr>
          <w:rFonts w:asciiTheme="minorHAnsi" w:eastAsiaTheme="minorEastAsia" w:hAnsiTheme="minorHAnsi" w:cstheme="minorBidi"/>
          <w:noProof/>
          <w:sz w:val="22"/>
          <w:szCs w:val="22"/>
          <w:lang w:eastAsia="en-GB"/>
        </w:rPr>
      </w:pPr>
      <w:r>
        <w:rPr>
          <w:noProof/>
        </w:rPr>
        <w:t>2.2.1.1 Control the FM by using MN-PRes Payload:</w:t>
      </w:r>
      <w:r>
        <w:rPr>
          <w:noProof/>
        </w:rPr>
        <w:tab/>
      </w:r>
      <w:r>
        <w:rPr>
          <w:noProof/>
        </w:rPr>
        <w:fldChar w:fldCharType="begin"/>
      </w:r>
      <w:r>
        <w:rPr>
          <w:noProof/>
        </w:rPr>
        <w:instrText xml:space="preserve"> PAGEREF _Toc334109007 \h </w:instrText>
      </w:r>
      <w:r>
        <w:rPr>
          <w:noProof/>
        </w:rPr>
      </w:r>
      <w:r>
        <w:rPr>
          <w:noProof/>
        </w:rPr>
        <w:fldChar w:fldCharType="separate"/>
      </w:r>
      <w:r w:rsidR="00B461E4">
        <w:rPr>
          <w:noProof/>
        </w:rPr>
        <w:t>9</w:t>
      </w:r>
      <w:r>
        <w:rPr>
          <w:noProof/>
        </w:rPr>
        <w:fldChar w:fldCharType="end"/>
      </w:r>
    </w:p>
    <w:p w:rsidR="00156A18" w:rsidRDefault="00156A18">
      <w:pPr>
        <w:pStyle w:val="Verzeichnis4"/>
        <w:rPr>
          <w:rFonts w:asciiTheme="minorHAnsi" w:eastAsiaTheme="minorEastAsia" w:hAnsiTheme="minorHAnsi" w:cstheme="minorBidi"/>
          <w:noProof/>
          <w:sz w:val="22"/>
          <w:szCs w:val="22"/>
          <w:lang w:eastAsia="en-GB"/>
        </w:rPr>
      </w:pPr>
      <w:r>
        <w:rPr>
          <w:noProof/>
        </w:rPr>
        <w:t>2.2.1.2 Configuration using SDO Transfer:</w:t>
      </w:r>
      <w:r>
        <w:rPr>
          <w:noProof/>
        </w:rPr>
        <w:tab/>
      </w:r>
      <w:r>
        <w:rPr>
          <w:noProof/>
        </w:rPr>
        <w:fldChar w:fldCharType="begin"/>
      </w:r>
      <w:r>
        <w:rPr>
          <w:noProof/>
        </w:rPr>
        <w:instrText xml:space="preserve"> PAGEREF _Toc334109008 \h </w:instrText>
      </w:r>
      <w:r>
        <w:rPr>
          <w:noProof/>
        </w:rPr>
      </w:r>
      <w:r>
        <w:rPr>
          <w:noProof/>
        </w:rPr>
        <w:fldChar w:fldCharType="separate"/>
      </w:r>
      <w:r w:rsidR="00B461E4">
        <w:rPr>
          <w:noProof/>
        </w:rPr>
        <w:t>9</w:t>
      </w:r>
      <w:r>
        <w:rPr>
          <w:noProof/>
        </w:rPr>
        <w:fldChar w:fldCharType="end"/>
      </w:r>
    </w:p>
    <w:p w:rsidR="00156A18" w:rsidRDefault="00156A18">
      <w:pPr>
        <w:pStyle w:val="Verzeichnis3"/>
        <w:rPr>
          <w:rFonts w:asciiTheme="minorHAnsi" w:eastAsiaTheme="minorEastAsia" w:hAnsiTheme="minorHAnsi" w:cstheme="minorBidi"/>
          <w:noProof/>
          <w:sz w:val="22"/>
          <w:szCs w:val="22"/>
          <w:lang w:eastAsia="en-GB"/>
        </w:rPr>
      </w:pPr>
      <w:r>
        <w:rPr>
          <w:noProof/>
        </w:rPr>
        <w:t>2.2.2 Ethernet Traffic</w:t>
      </w:r>
      <w:r>
        <w:rPr>
          <w:noProof/>
        </w:rPr>
        <w:tab/>
      </w:r>
      <w:r>
        <w:rPr>
          <w:noProof/>
        </w:rPr>
        <w:fldChar w:fldCharType="begin"/>
      </w:r>
      <w:r>
        <w:rPr>
          <w:noProof/>
        </w:rPr>
        <w:instrText xml:space="preserve"> PAGEREF _Toc334109009 \h </w:instrText>
      </w:r>
      <w:r>
        <w:rPr>
          <w:noProof/>
        </w:rPr>
      </w:r>
      <w:r>
        <w:rPr>
          <w:noProof/>
        </w:rPr>
        <w:fldChar w:fldCharType="separate"/>
      </w:r>
      <w:r w:rsidR="00B461E4">
        <w:rPr>
          <w:noProof/>
        </w:rPr>
        <w:t>9</w:t>
      </w:r>
      <w:r>
        <w:rPr>
          <w:noProof/>
        </w:rPr>
        <w:fldChar w:fldCharType="end"/>
      </w:r>
    </w:p>
    <w:p w:rsidR="00156A18" w:rsidRDefault="00156A18">
      <w:pPr>
        <w:pStyle w:val="Verzeichnis3"/>
        <w:rPr>
          <w:rFonts w:asciiTheme="minorHAnsi" w:eastAsiaTheme="minorEastAsia" w:hAnsiTheme="minorHAnsi" w:cstheme="minorBidi"/>
          <w:noProof/>
          <w:sz w:val="22"/>
          <w:szCs w:val="22"/>
          <w:lang w:eastAsia="en-GB"/>
        </w:rPr>
      </w:pPr>
      <w:r>
        <w:rPr>
          <w:noProof/>
        </w:rPr>
        <w:t>2.2.3 Framemanipulator Features</w:t>
      </w:r>
      <w:r>
        <w:rPr>
          <w:noProof/>
        </w:rPr>
        <w:tab/>
      </w:r>
      <w:r>
        <w:rPr>
          <w:noProof/>
        </w:rPr>
        <w:fldChar w:fldCharType="begin"/>
      </w:r>
      <w:r>
        <w:rPr>
          <w:noProof/>
        </w:rPr>
        <w:instrText xml:space="preserve"> PAGEREF _Toc334109010 \h </w:instrText>
      </w:r>
      <w:r>
        <w:rPr>
          <w:noProof/>
        </w:rPr>
      </w:r>
      <w:r>
        <w:rPr>
          <w:noProof/>
        </w:rPr>
        <w:fldChar w:fldCharType="separate"/>
      </w:r>
      <w:r w:rsidR="00B461E4">
        <w:rPr>
          <w:noProof/>
        </w:rPr>
        <w:t>9</w:t>
      </w:r>
      <w:r>
        <w:rPr>
          <w:noProof/>
        </w:rPr>
        <w:fldChar w:fldCharType="end"/>
      </w:r>
    </w:p>
    <w:p w:rsidR="00156A18" w:rsidRDefault="00156A18">
      <w:pPr>
        <w:pStyle w:val="Verzeichnis1"/>
        <w:rPr>
          <w:rFonts w:asciiTheme="minorHAnsi" w:eastAsiaTheme="minorEastAsia" w:hAnsiTheme="minorHAnsi" w:cstheme="minorBidi"/>
          <w:b w:val="0"/>
          <w:noProof/>
          <w:sz w:val="22"/>
          <w:szCs w:val="22"/>
          <w:lang w:eastAsia="en-GB"/>
        </w:rPr>
      </w:pPr>
      <w:r w:rsidRPr="00BF5F5A">
        <w:rPr>
          <w:noProof/>
          <w:lang w:val="en-US"/>
        </w:rPr>
        <w:t>3 System Overview</w:t>
      </w:r>
      <w:r>
        <w:rPr>
          <w:noProof/>
        </w:rPr>
        <w:tab/>
      </w:r>
      <w:r>
        <w:rPr>
          <w:noProof/>
        </w:rPr>
        <w:fldChar w:fldCharType="begin"/>
      </w:r>
      <w:r>
        <w:rPr>
          <w:noProof/>
        </w:rPr>
        <w:instrText xml:space="preserve"> PAGEREF _Toc334109011 \h </w:instrText>
      </w:r>
      <w:r>
        <w:rPr>
          <w:noProof/>
        </w:rPr>
      </w:r>
      <w:r>
        <w:rPr>
          <w:noProof/>
        </w:rPr>
        <w:fldChar w:fldCharType="separate"/>
      </w:r>
      <w:r w:rsidR="00B461E4">
        <w:rPr>
          <w:noProof/>
        </w:rPr>
        <w:t>10</w:t>
      </w:r>
      <w:r>
        <w:rPr>
          <w:noProof/>
        </w:rPr>
        <w:fldChar w:fldCharType="end"/>
      </w:r>
    </w:p>
    <w:p w:rsidR="00156A18" w:rsidRDefault="00156A18">
      <w:pPr>
        <w:pStyle w:val="Verzeichnis1"/>
        <w:rPr>
          <w:rFonts w:asciiTheme="minorHAnsi" w:eastAsiaTheme="minorEastAsia" w:hAnsiTheme="minorHAnsi" w:cstheme="minorBidi"/>
          <w:b w:val="0"/>
          <w:noProof/>
          <w:sz w:val="22"/>
          <w:szCs w:val="22"/>
          <w:lang w:eastAsia="en-GB"/>
        </w:rPr>
      </w:pPr>
      <w:r>
        <w:rPr>
          <w:noProof/>
        </w:rPr>
        <w:t>4 Hardware Reference Platforms</w:t>
      </w:r>
      <w:r>
        <w:rPr>
          <w:noProof/>
        </w:rPr>
        <w:tab/>
      </w:r>
      <w:r>
        <w:rPr>
          <w:noProof/>
        </w:rPr>
        <w:fldChar w:fldCharType="begin"/>
      </w:r>
      <w:r>
        <w:rPr>
          <w:noProof/>
        </w:rPr>
        <w:instrText xml:space="preserve"> PAGEREF _Toc334109012 \h </w:instrText>
      </w:r>
      <w:r>
        <w:rPr>
          <w:noProof/>
        </w:rPr>
      </w:r>
      <w:r>
        <w:rPr>
          <w:noProof/>
        </w:rPr>
        <w:fldChar w:fldCharType="separate"/>
      </w:r>
      <w:r w:rsidR="00B461E4">
        <w:rPr>
          <w:noProof/>
        </w:rPr>
        <w:t>11</w:t>
      </w:r>
      <w:r>
        <w:rPr>
          <w:noProof/>
        </w:rPr>
        <w:fldChar w:fldCharType="end"/>
      </w:r>
    </w:p>
    <w:p w:rsidR="00156A18" w:rsidRDefault="00156A18">
      <w:pPr>
        <w:pStyle w:val="Verzeichnis2"/>
        <w:rPr>
          <w:rFonts w:asciiTheme="minorHAnsi" w:eastAsiaTheme="minorEastAsia" w:hAnsiTheme="minorHAnsi" w:cstheme="minorBidi"/>
          <w:noProof/>
          <w:sz w:val="22"/>
          <w:szCs w:val="22"/>
          <w:lang w:eastAsia="en-GB"/>
        </w:rPr>
      </w:pPr>
      <w:r w:rsidRPr="00156A18">
        <w:rPr>
          <w:noProof/>
        </w:rPr>
        <w:t>4.1 BeMicro RTE Stick</w:t>
      </w:r>
      <w:r>
        <w:rPr>
          <w:noProof/>
        </w:rPr>
        <w:tab/>
      </w:r>
      <w:r>
        <w:rPr>
          <w:noProof/>
        </w:rPr>
        <w:fldChar w:fldCharType="begin"/>
      </w:r>
      <w:r>
        <w:rPr>
          <w:noProof/>
        </w:rPr>
        <w:instrText xml:space="preserve"> PAGEREF _Toc334109013 \h </w:instrText>
      </w:r>
      <w:r>
        <w:rPr>
          <w:noProof/>
        </w:rPr>
      </w:r>
      <w:r>
        <w:rPr>
          <w:noProof/>
        </w:rPr>
        <w:fldChar w:fldCharType="separate"/>
      </w:r>
      <w:r w:rsidR="00B461E4">
        <w:rPr>
          <w:noProof/>
        </w:rPr>
        <w:t>11</w:t>
      </w:r>
      <w:r>
        <w:rPr>
          <w:noProof/>
        </w:rPr>
        <w:fldChar w:fldCharType="end"/>
      </w:r>
    </w:p>
    <w:p w:rsidR="00156A18" w:rsidRDefault="00156A18">
      <w:pPr>
        <w:pStyle w:val="Verzeichnis2"/>
        <w:rPr>
          <w:rFonts w:asciiTheme="minorHAnsi" w:eastAsiaTheme="minorEastAsia" w:hAnsiTheme="minorHAnsi" w:cstheme="minorBidi"/>
          <w:noProof/>
          <w:sz w:val="22"/>
          <w:szCs w:val="22"/>
          <w:lang w:eastAsia="en-GB"/>
        </w:rPr>
      </w:pPr>
      <w:r w:rsidRPr="00BF5F5A">
        <w:rPr>
          <w:noProof/>
          <w:lang w:val="en"/>
        </w:rPr>
        <w:t>4.2 INK-Board</w:t>
      </w:r>
      <w:r>
        <w:rPr>
          <w:noProof/>
        </w:rPr>
        <w:tab/>
      </w:r>
      <w:r>
        <w:rPr>
          <w:noProof/>
        </w:rPr>
        <w:fldChar w:fldCharType="begin"/>
      </w:r>
      <w:r>
        <w:rPr>
          <w:noProof/>
        </w:rPr>
        <w:instrText xml:space="preserve"> PAGEREF _Toc334109014 \h </w:instrText>
      </w:r>
      <w:r>
        <w:rPr>
          <w:noProof/>
        </w:rPr>
      </w:r>
      <w:r>
        <w:rPr>
          <w:noProof/>
        </w:rPr>
        <w:fldChar w:fldCharType="separate"/>
      </w:r>
      <w:r w:rsidR="00B461E4">
        <w:rPr>
          <w:noProof/>
        </w:rPr>
        <w:t>11</w:t>
      </w:r>
      <w:r>
        <w:rPr>
          <w:noProof/>
        </w:rPr>
        <w:fldChar w:fldCharType="end"/>
      </w:r>
    </w:p>
    <w:p w:rsidR="00156A18" w:rsidRDefault="00156A18">
      <w:pPr>
        <w:pStyle w:val="Verzeichnis1"/>
        <w:rPr>
          <w:rFonts w:asciiTheme="minorHAnsi" w:eastAsiaTheme="minorEastAsia" w:hAnsiTheme="minorHAnsi" w:cstheme="minorBidi"/>
          <w:b w:val="0"/>
          <w:noProof/>
          <w:sz w:val="22"/>
          <w:szCs w:val="22"/>
          <w:lang w:eastAsia="en-GB"/>
        </w:rPr>
      </w:pPr>
      <w:r>
        <w:rPr>
          <w:noProof/>
        </w:rPr>
        <w:t>5 FPGA Implementation</w:t>
      </w:r>
      <w:r>
        <w:rPr>
          <w:noProof/>
        </w:rPr>
        <w:tab/>
      </w:r>
      <w:r>
        <w:rPr>
          <w:noProof/>
        </w:rPr>
        <w:fldChar w:fldCharType="begin"/>
      </w:r>
      <w:r>
        <w:rPr>
          <w:noProof/>
        </w:rPr>
        <w:instrText xml:space="preserve"> PAGEREF _Toc334109015 \h </w:instrText>
      </w:r>
      <w:r>
        <w:rPr>
          <w:noProof/>
        </w:rPr>
      </w:r>
      <w:r>
        <w:rPr>
          <w:noProof/>
        </w:rPr>
        <w:fldChar w:fldCharType="separate"/>
      </w:r>
      <w:r w:rsidR="00B461E4">
        <w:rPr>
          <w:noProof/>
        </w:rPr>
        <w:t>12</w:t>
      </w:r>
      <w:r>
        <w:rPr>
          <w:noProof/>
        </w:rPr>
        <w:fldChar w:fldCharType="end"/>
      </w:r>
    </w:p>
    <w:p w:rsidR="00156A18" w:rsidRDefault="00156A18">
      <w:pPr>
        <w:pStyle w:val="Verzeichnis2"/>
        <w:rPr>
          <w:rFonts w:asciiTheme="minorHAnsi" w:eastAsiaTheme="minorEastAsia" w:hAnsiTheme="minorHAnsi" w:cstheme="minorBidi"/>
          <w:noProof/>
          <w:sz w:val="22"/>
          <w:szCs w:val="22"/>
          <w:lang w:eastAsia="en-GB"/>
        </w:rPr>
      </w:pPr>
      <w:r w:rsidRPr="00156A18">
        <w:rPr>
          <w:noProof/>
        </w:rPr>
        <w:t>5.1 SOPC-Builder</w:t>
      </w:r>
      <w:r>
        <w:rPr>
          <w:noProof/>
        </w:rPr>
        <w:tab/>
      </w:r>
      <w:r>
        <w:rPr>
          <w:noProof/>
        </w:rPr>
        <w:fldChar w:fldCharType="begin"/>
      </w:r>
      <w:r>
        <w:rPr>
          <w:noProof/>
        </w:rPr>
        <w:instrText xml:space="preserve"> PAGEREF _Toc334109016 \h </w:instrText>
      </w:r>
      <w:r>
        <w:rPr>
          <w:noProof/>
        </w:rPr>
      </w:r>
      <w:r>
        <w:rPr>
          <w:noProof/>
        </w:rPr>
        <w:fldChar w:fldCharType="separate"/>
      </w:r>
      <w:r w:rsidR="00B461E4">
        <w:rPr>
          <w:noProof/>
        </w:rPr>
        <w:t>12</w:t>
      </w:r>
      <w:r>
        <w:rPr>
          <w:noProof/>
        </w:rPr>
        <w:fldChar w:fldCharType="end"/>
      </w:r>
    </w:p>
    <w:p w:rsidR="00156A18" w:rsidRDefault="00156A18">
      <w:pPr>
        <w:pStyle w:val="Verzeichnis2"/>
        <w:rPr>
          <w:rFonts w:asciiTheme="minorHAnsi" w:eastAsiaTheme="minorEastAsia" w:hAnsiTheme="minorHAnsi" w:cstheme="minorBidi"/>
          <w:noProof/>
          <w:sz w:val="22"/>
          <w:szCs w:val="22"/>
          <w:lang w:eastAsia="en-GB"/>
        </w:rPr>
      </w:pPr>
      <w:r>
        <w:rPr>
          <w:noProof/>
        </w:rPr>
        <w:t>5.2 Modification of the Schematic File</w:t>
      </w:r>
      <w:r>
        <w:rPr>
          <w:noProof/>
        </w:rPr>
        <w:tab/>
      </w:r>
      <w:r>
        <w:rPr>
          <w:noProof/>
        </w:rPr>
        <w:fldChar w:fldCharType="begin"/>
      </w:r>
      <w:r>
        <w:rPr>
          <w:noProof/>
        </w:rPr>
        <w:instrText xml:space="preserve"> PAGEREF _Toc334109017 \h </w:instrText>
      </w:r>
      <w:r>
        <w:rPr>
          <w:noProof/>
        </w:rPr>
      </w:r>
      <w:r>
        <w:rPr>
          <w:noProof/>
        </w:rPr>
        <w:fldChar w:fldCharType="separate"/>
      </w:r>
      <w:r w:rsidR="00B461E4">
        <w:rPr>
          <w:noProof/>
        </w:rPr>
        <w:t>14</w:t>
      </w:r>
      <w:r>
        <w:rPr>
          <w:noProof/>
        </w:rPr>
        <w:fldChar w:fldCharType="end"/>
      </w:r>
    </w:p>
    <w:p w:rsidR="00156A18" w:rsidRDefault="00156A18">
      <w:pPr>
        <w:pStyle w:val="Verzeichnis3"/>
        <w:rPr>
          <w:rFonts w:asciiTheme="minorHAnsi" w:eastAsiaTheme="minorEastAsia" w:hAnsiTheme="minorHAnsi" w:cstheme="minorBidi"/>
          <w:noProof/>
          <w:sz w:val="22"/>
          <w:szCs w:val="22"/>
          <w:lang w:eastAsia="en-GB"/>
        </w:rPr>
      </w:pPr>
      <w:r w:rsidRPr="00156A18">
        <w:rPr>
          <w:noProof/>
        </w:rPr>
        <w:t>5.2.1</w:t>
      </w:r>
      <w:r>
        <w:rPr>
          <w:noProof/>
        </w:rPr>
        <w:t xml:space="preserve"> Example</w:t>
      </w:r>
      <w:r w:rsidRPr="00156A18">
        <w:rPr>
          <w:noProof/>
        </w:rPr>
        <w:t xml:space="preserve"> RMII: BeMicro</w:t>
      </w:r>
      <w:r>
        <w:rPr>
          <w:noProof/>
        </w:rPr>
        <w:tab/>
      </w:r>
      <w:r>
        <w:rPr>
          <w:noProof/>
        </w:rPr>
        <w:fldChar w:fldCharType="begin"/>
      </w:r>
      <w:r>
        <w:rPr>
          <w:noProof/>
        </w:rPr>
        <w:instrText xml:space="preserve"> PAGEREF _Toc334109018 \h </w:instrText>
      </w:r>
      <w:r>
        <w:rPr>
          <w:noProof/>
        </w:rPr>
      </w:r>
      <w:r>
        <w:rPr>
          <w:noProof/>
        </w:rPr>
        <w:fldChar w:fldCharType="separate"/>
      </w:r>
      <w:r w:rsidR="00B461E4">
        <w:rPr>
          <w:noProof/>
        </w:rPr>
        <w:t>15</w:t>
      </w:r>
      <w:r>
        <w:rPr>
          <w:noProof/>
        </w:rPr>
        <w:fldChar w:fldCharType="end"/>
      </w:r>
    </w:p>
    <w:p w:rsidR="00156A18" w:rsidRDefault="00156A18">
      <w:pPr>
        <w:pStyle w:val="Verzeichnis3"/>
        <w:rPr>
          <w:rFonts w:asciiTheme="minorHAnsi" w:eastAsiaTheme="minorEastAsia" w:hAnsiTheme="minorHAnsi" w:cstheme="minorBidi"/>
          <w:noProof/>
          <w:sz w:val="22"/>
          <w:szCs w:val="22"/>
          <w:lang w:eastAsia="en-GB"/>
        </w:rPr>
      </w:pPr>
      <w:r w:rsidRPr="00156A18">
        <w:rPr>
          <w:noProof/>
        </w:rPr>
        <w:t>5.2.2 Workaround MII: INK-Bord</w:t>
      </w:r>
      <w:r>
        <w:rPr>
          <w:noProof/>
        </w:rPr>
        <w:tab/>
      </w:r>
      <w:r>
        <w:rPr>
          <w:noProof/>
        </w:rPr>
        <w:fldChar w:fldCharType="begin"/>
      </w:r>
      <w:r>
        <w:rPr>
          <w:noProof/>
        </w:rPr>
        <w:instrText xml:space="preserve"> PAGEREF _Toc334109019 \h </w:instrText>
      </w:r>
      <w:r>
        <w:rPr>
          <w:noProof/>
        </w:rPr>
      </w:r>
      <w:r>
        <w:rPr>
          <w:noProof/>
        </w:rPr>
        <w:fldChar w:fldCharType="separate"/>
      </w:r>
      <w:r w:rsidR="00B461E4">
        <w:rPr>
          <w:noProof/>
        </w:rPr>
        <w:t>16</w:t>
      </w:r>
      <w:r>
        <w:rPr>
          <w:noProof/>
        </w:rPr>
        <w:fldChar w:fldCharType="end"/>
      </w:r>
    </w:p>
    <w:p w:rsidR="00156A18" w:rsidRDefault="00156A18">
      <w:pPr>
        <w:pStyle w:val="Verzeichnis2"/>
        <w:rPr>
          <w:rFonts w:asciiTheme="minorHAnsi" w:eastAsiaTheme="minorEastAsia" w:hAnsiTheme="minorHAnsi" w:cstheme="minorBidi"/>
          <w:noProof/>
          <w:sz w:val="22"/>
          <w:szCs w:val="22"/>
          <w:lang w:eastAsia="en-GB"/>
        </w:rPr>
      </w:pPr>
      <w:r w:rsidRPr="00BF5F5A">
        <w:rPr>
          <w:noProof/>
          <w:lang w:val="en-US"/>
        </w:rPr>
        <w:t>5.3</w:t>
      </w:r>
      <w:r>
        <w:rPr>
          <w:noProof/>
        </w:rPr>
        <w:t xml:space="preserve"> Modification of the POWERLINK </w:t>
      </w:r>
      <w:r w:rsidRPr="00BF5F5A">
        <w:rPr>
          <w:noProof/>
          <w:lang w:val="en-US"/>
        </w:rPr>
        <w:t>Software</w:t>
      </w:r>
      <w:r>
        <w:rPr>
          <w:noProof/>
        </w:rPr>
        <w:tab/>
      </w:r>
      <w:r>
        <w:rPr>
          <w:noProof/>
        </w:rPr>
        <w:fldChar w:fldCharType="begin"/>
      </w:r>
      <w:r>
        <w:rPr>
          <w:noProof/>
        </w:rPr>
        <w:instrText xml:space="preserve"> PAGEREF _Toc334109020 \h </w:instrText>
      </w:r>
      <w:r>
        <w:rPr>
          <w:noProof/>
        </w:rPr>
      </w:r>
      <w:r>
        <w:rPr>
          <w:noProof/>
        </w:rPr>
        <w:fldChar w:fldCharType="separate"/>
      </w:r>
      <w:r w:rsidR="00B461E4">
        <w:rPr>
          <w:noProof/>
        </w:rPr>
        <w:t>18</w:t>
      </w:r>
      <w:r>
        <w:rPr>
          <w:noProof/>
        </w:rPr>
        <w:fldChar w:fldCharType="end"/>
      </w:r>
    </w:p>
    <w:p w:rsidR="00156A18" w:rsidRDefault="00156A18">
      <w:pPr>
        <w:pStyle w:val="Verzeichnis3"/>
        <w:rPr>
          <w:rFonts w:asciiTheme="minorHAnsi" w:eastAsiaTheme="minorEastAsia" w:hAnsiTheme="minorHAnsi" w:cstheme="minorBidi"/>
          <w:noProof/>
          <w:sz w:val="22"/>
          <w:szCs w:val="22"/>
          <w:lang w:eastAsia="en-GB"/>
        </w:rPr>
      </w:pPr>
      <w:r>
        <w:rPr>
          <w:noProof/>
        </w:rPr>
        <w:t>5.3.1 Integration of the Framemanipulator Sources</w:t>
      </w:r>
      <w:r>
        <w:rPr>
          <w:noProof/>
        </w:rPr>
        <w:tab/>
      </w:r>
      <w:r>
        <w:rPr>
          <w:noProof/>
        </w:rPr>
        <w:fldChar w:fldCharType="begin"/>
      </w:r>
      <w:r>
        <w:rPr>
          <w:noProof/>
        </w:rPr>
        <w:instrText xml:space="preserve"> PAGEREF _Toc334109021 \h </w:instrText>
      </w:r>
      <w:r>
        <w:rPr>
          <w:noProof/>
        </w:rPr>
      </w:r>
      <w:r>
        <w:rPr>
          <w:noProof/>
        </w:rPr>
        <w:fldChar w:fldCharType="separate"/>
      </w:r>
      <w:r w:rsidR="00B461E4">
        <w:rPr>
          <w:noProof/>
        </w:rPr>
        <w:t>18</w:t>
      </w:r>
      <w:r>
        <w:rPr>
          <w:noProof/>
        </w:rPr>
        <w:fldChar w:fldCharType="end"/>
      </w:r>
    </w:p>
    <w:p w:rsidR="00156A18" w:rsidRDefault="00156A18">
      <w:pPr>
        <w:pStyle w:val="Verzeichnis3"/>
        <w:rPr>
          <w:rFonts w:asciiTheme="minorHAnsi" w:eastAsiaTheme="minorEastAsia" w:hAnsiTheme="minorHAnsi" w:cstheme="minorBidi"/>
          <w:noProof/>
          <w:sz w:val="22"/>
          <w:szCs w:val="22"/>
          <w:lang w:eastAsia="en-GB"/>
        </w:rPr>
      </w:pPr>
      <w:r>
        <w:rPr>
          <w:noProof/>
        </w:rPr>
        <w:t>5.3.2 SDO-Transfer (objdict.h)</w:t>
      </w:r>
      <w:r>
        <w:rPr>
          <w:noProof/>
        </w:rPr>
        <w:tab/>
      </w:r>
      <w:r>
        <w:rPr>
          <w:noProof/>
        </w:rPr>
        <w:fldChar w:fldCharType="begin"/>
      </w:r>
      <w:r>
        <w:rPr>
          <w:noProof/>
        </w:rPr>
        <w:instrText xml:space="preserve"> PAGEREF _Toc334109022 \h </w:instrText>
      </w:r>
      <w:r>
        <w:rPr>
          <w:noProof/>
        </w:rPr>
      </w:r>
      <w:r>
        <w:rPr>
          <w:noProof/>
        </w:rPr>
        <w:fldChar w:fldCharType="separate"/>
      </w:r>
      <w:r w:rsidR="00B461E4">
        <w:rPr>
          <w:noProof/>
        </w:rPr>
        <w:t>19</w:t>
      </w:r>
      <w:r>
        <w:rPr>
          <w:noProof/>
        </w:rPr>
        <w:fldChar w:fldCharType="end"/>
      </w:r>
    </w:p>
    <w:p w:rsidR="00156A18" w:rsidRDefault="00156A18">
      <w:pPr>
        <w:pStyle w:val="Verzeichnis3"/>
        <w:rPr>
          <w:rFonts w:asciiTheme="minorHAnsi" w:eastAsiaTheme="minorEastAsia" w:hAnsiTheme="minorHAnsi" w:cstheme="minorBidi"/>
          <w:noProof/>
          <w:sz w:val="22"/>
          <w:szCs w:val="22"/>
          <w:lang w:eastAsia="en-GB"/>
        </w:rPr>
      </w:pPr>
      <w:r>
        <w:rPr>
          <w:noProof/>
        </w:rPr>
        <w:t>5.3.3 VendorID and Product Code (EplCfg.h)</w:t>
      </w:r>
      <w:r>
        <w:rPr>
          <w:noProof/>
        </w:rPr>
        <w:tab/>
      </w:r>
      <w:r>
        <w:rPr>
          <w:noProof/>
        </w:rPr>
        <w:fldChar w:fldCharType="begin"/>
      </w:r>
      <w:r>
        <w:rPr>
          <w:noProof/>
        </w:rPr>
        <w:instrText xml:space="preserve"> PAGEREF _Toc334109023 \h </w:instrText>
      </w:r>
      <w:r>
        <w:rPr>
          <w:noProof/>
        </w:rPr>
      </w:r>
      <w:r>
        <w:rPr>
          <w:noProof/>
        </w:rPr>
        <w:fldChar w:fldCharType="separate"/>
      </w:r>
      <w:r w:rsidR="00B461E4">
        <w:rPr>
          <w:noProof/>
        </w:rPr>
        <w:t>20</w:t>
      </w:r>
      <w:r>
        <w:rPr>
          <w:noProof/>
        </w:rPr>
        <w:fldChar w:fldCharType="end"/>
      </w:r>
    </w:p>
    <w:p w:rsidR="00156A18" w:rsidRDefault="00156A18">
      <w:pPr>
        <w:pStyle w:val="Verzeichnis3"/>
        <w:rPr>
          <w:rFonts w:asciiTheme="minorHAnsi" w:eastAsiaTheme="minorEastAsia" w:hAnsiTheme="minorHAnsi" w:cstheme="minorBidi"/>
          <w:noProof/>
          <w:sz w:val="22"/>
          <w:szCs w:val="22"/>
          <w:lang w:eastAsia="en-GB"/>
        </w:rPr>
      </w:pPr>
      <w:r>
        <w:rPr>
          <w:noProof/>
        </w:rPr>
        <w:t>5.3.4 PDO-Transfer (main.c)</w:t>
      </w:r>
      <w:r>
        <w:rPr>
          <w:noProof/>
        </w:rPr>
        <w:tab/>
      </w:r>
      <w:r>
        <w:rPr>
          <w:noProof/>
        </w:rPr>
        <w:fldChar w:fldCharType="begin"/>
      </w:r>
      <w:r>
        <w:rPr>
          <w:noProof/>
        </w:rPr>
        <w:instrText xml:space="preserve"> PAGEREF _Toc334109024 \h </w:instrText>
      </w:r>
      <w:r>
        <w:rPr>
          <w:noProof/>
        </w:rPr>
      </w:r>
      <w:r>
        <w:rPr>
          <w:noProof/>
        </w:rPr>
        <w:fldChar w:fldCharType="separate"/>
      </w:r>
      <w:r w:rsidR="00B461E4">
        <w:rPr>
          <w:noProof/>
        </w:rPr>
        <w:t>21</w:t>
      </w:r>
      <w:r>
        <w:rPr>
          <w:noProof/>
        </w:rPr>
        <w:fldChar w:fldCharType="end"/>
      </w:r>
    </w:p>
    <w:p w:rsidR="00156A18" w:rsidRDefault="00156A18">
      <w:pPr>
        <w:pStyle w:val="Verzeichnis3"/>
        <w:rPr>
          <w:rFonts w:asciiTheme="minorHAnsi" w:eastAsiaTheme="minorEastAsia" w:hAnsiTheme="minorHAnsi" w:cstheme="minorBidi"/>
          <w:noProof/>
          <w:sz w:val="22"/>
          <w:szCs w:val="22"/>
          <w:lang w:eastAsia="en-GB"/>
        </w:rPr>
      </w:pPr>
      <w:r>
        <w:rPr>
          <w:noProof/>
        </w:rPr>
        <w:t>5.3.5 XDC-File</w:t>
      </w:r>
      <w:r>
        <w:rPr>
          <w:noProof/>
        </w:rPr>
        <w:tab/>
      </w:r>
      <w:r>
        <w:rPr>
          <w:noProof/>
        </w:rPr>
        <w:fldChar w:fldCharType="begin"/>
      </w:r>
      <w:r>
        <w:rPr>
          <w:noProof/>
        </w:rPr>
        <w:instrText xml:space="preserve"> PAGEREF _Toc334109025 \h </w:instrText>
      </w:r>
      <w:r>
        <w:rPr>
          <w:noProof/>
        </w:rPr>
      </w:r>
      <w:r>
        <w:rPr>
          <w:noProof/>
        </w:rPr>
        <w:fldChar w:fldCharType="separate"/>
      </w:r>
      <w:r w:rsidR="00B461E4">
        <w:rPr>
          <w:noProof/>
        </w:rPr>
        <w:t>22</w:t>
      </w:r>
      <w:r>
        <w:rPr>
          <w:noProof/>
        </w:rPr>
        <w:fldChar w:fldCharType="end"/>
      </w:r>
    </w:p>
    <w:p w:rsidR="00156A18" w:rsidRDefault="00156A18">
      <w:pPr>
        <w:pStyle w:val="Verzeichnis2"/>
        <w:rPr>
          <w:rFonts w:asciiTheme="minorHAnsi" w:eastAsiaTheme="minorEastAsia" w:hAnsiTheme="minorHAnsi" w:cstheme="minorBidi"/>
          <w:noProof/>
          <w:sz w:val="22"/>
          <w:szCs w:val="22"/>
          <w:lang w:eastAsia="en-GB"/>
        </w:rPr>
      </w:pPr>
      <w:r>
        <w:rPr>
          <w:noProof/>
        </w:rPr>
        <w:t>5.4 Timing Characteristics</w:t>
      </w:r>
      <w:r>
        <w:rPr>
          <w:noProof/>
        </w:rPr>
        <w:tab/>
      </w:r>
      <w:r>
        <w:rPr>
          <w:noProof/>
        </w:rPr>
        <w:fldChar w:fldCharType="begin"/>
      </w:r>
      <w:r>
        <w:rPr>
          <w:noProof/>
        </w:rPr>
        <w:instrText xml:space="preserve"> PAGEREF _Toc334109026 \h </w:instrText>
      </w:r>
      <w:r>
        <w:rPr>
          <w:noProof/>
        </w:rPr>
      </w:r>
      <w:r>
        <w:rPr>
          <w:noProof/>
        </w:rPr>
        <w:fldChar w:fldCharType="separate"/>
      </w:r>
      <w:r w:rsidR="00B461E4">
        <w:rPr>
          <w:noProof/>
        </w:rPr>
        <w:t>24</w:t>
      </w:r>
      <w:r>
        <w:rPr>
          <w:noProof/>
        </w:rPr>
        <w:fldChar w:fldCharType="end"/>
      </w:r>
    </w:p>
    <w:p w:rsidR="00156A18" w:rsidRDefault="00156A18">
      <w:pPr>
        <w:pStyle w:val="Verzeichnis3"/>
        <w:rPr>
          <w:rFonts w:asciiTheme="minorHAnsi" w:eastAsiaTheme="minorEastAsia" w:hAnsiTheme="minorHAnsi" w:cstheme="minorBidi"/>
          <w:noProof/>
          <w:sz w:val="22"/>
          <w:szCs w:val="22"/>
          <w:lang w:eastAsia="en-GB"/>
        </w:rPr>
      </w:pPr>
      <w:r>
        <w:rPr>
          <w:noProof/>
        </w:rPr>
        <w:t>5.4.1 Delay of the Start-Signal</w:t>
      </w:r>
      <w:r>
        <w:rPr>
          <w:noProof/>
        </w:rPr>
        <w:tab/>
      </w:r>
      <w:r>
        <w:rPr>
          <w:noProof/>
        </w:rPr>
        <w:fldChar w:fldCharType="begin"/>
      </w:r>
      <w:r>
        <w:rPr>
          <w:noProof/>
        </w:rPr>
        <w:instrText xml:space="preserve"> PAGEREF _Toc334109027 \h </w:instrText>
      </w:r>
      <w:r>
        <w:rPr>
          <w:noProof/>
        </w:rPr>
      </w:r>
      <w:r>
        <w:rPr>
          <w:noProof/>
        </w:rPr>
        <w:fldChar w:fldCharType="separate"/>
      </w:r>
      <w:r w:rsidR="00B461E4">
        <w:rPr>
          <w:noProof/>
        </w:rPr>
        <w:t>24</w:t>
      </w:r>
      <w:r>
        <w:rPr>
          <w:noProof/>
        </w:rPr>
        <w:fldChar w:fldCharType="end"/>
      </w:r>
    </w:p>
    <w:p w:rsidR="00156A18" w:rsidRDefault="00156A18">
      <w:pPr>
        <w:pStyle w:val="Verzeichnis3"/>
        <w:rPr>
          <w:rFonts w:asciiTheme="minorHAnsi" w:eastAsiaTheme="minorEastAsia" w:hAnsiTheme="minorHAnsi" w:cstheme="minorBidi"/>
          <w:noProof/>
          <w:sz w:val="22"/>
          <w:szCs w:val="22"/>
          <w:lang w:eastAsia="en-GB"/>
        </w:rPr>
      </w:pPr>
      <w:r>
        <w:rPr>
          <w:noProof/>
        </w:rPr>
        <w:t>5.4.2 Delay of the writing the Task Objects</w:t>
      </w:r>
      <w:r>
        <w:rPr>
          <w:noProof/>
        </w:rPr>
        <w:tab/>
      </w:r>
      <w:r>
        <w:rPr>
          <w:noProof/>
        </w:rPr>
        <w:fldChar w:fldCharType="begin"/>
      </w:r>
      <w:r>
        <w:rPr>
          <w:noProof/>
        </w:rPr>
        <w:instrText xml:space="preserve"> PAGEREF _Toc334109028 \h </w:instrText>
      </w:r>
      <w:r>
        <w:rPr>
          <w:noProof/>
        </w:rPr>
      </w:r>
      <w:r>
        <w:rPr>
          <w:noProof/>
        </w:rPr>
        <w:fldChar w:fldCharType="separate"/>
      </w:r>
      <w:r w:rsidR="00B461E4">
        <w:rPr>
          <w:noProof/>
        </w:rPr>
        <w:t>24</w:t>
      </w:r>
      <w:r>
        <w:rPr>
          <w:noProof/>
        </w:rPr>
        <w:fldChar w:fldCharType="end"/>
      </w:r>
    </w:p>
    <w:p w:rsidR="00156A18" w:rsidRDefault="00156A18">
      <w:pPr>
        <w:pStyle w:val="Verzeichnis3"/>
        <w:rPr>
          <w:rFonts w:asciiTheme="minorHAnsi" w:eastAsiaTheme="minorEastAsia" w:hAnsiTheme="minorHAnsi" w:cstheme="minorBidi"/>
          <w:noProof/>
          <w:sz w:val="22"/>
          <w:szCs w:val="22"/>
          <w:lang w:eastAsia="en-GB"/>
        </w:rPr>
      </w:pPr>
      <w:r>
        <w:rPr>
          <w:noProof/>
        </w:rPr>
        <w:t>5.4.3 Delay Framemanipulator IP_core</w:t>
      </w:r>
      <w:r>
        <w:rPr>
          <w:noProof/>
        </w:rPr>
        <w:tab/>
      </w:r>
      <w:r>
        <w:rPr>
          <w:noProof/>
        </w:rPr>
        <w:fldChar w:fldCharType="begin"/>
      </w:r>
      <w:r>
        <w:rPr>
          <w:noProof/>
        </w:rPr>
        <w:instrText xml:space="preserve"> PAGEREF _Toc334109029 \h </w:instrText>
      </w:r>
      <w:r>
        <w:rPr>
          <w:noProof/>
        </w:rPr>
      </w:r>
      <w:r>
        <w:rPr>
          <w:noProof/>
        </w:rPr>
        <w:fldChar w:fldCharType="separate"/>
      </w:r>
      <w:r w:rsidR="00B461E4">
        <w:rPr>
          <w:noProof/>
        </w:rPr>
        <w:t>25</w:t>
      </w:r>
      <w:r>
        <w:rPr>
          <w:noProof/>
        </w:rPr>
        <w:fldChar w:fldCharType="end"/>
      </w:r>
    </w:p>
    <w:p w:rsidR="00156A18" w:rsidRDefault="00156A18">
      <w:pPr>
        <w:pStyle w:val="Verzeichnis3"/>
        <w:rPr>
          <w:rFonts w:asciiTheme="minorHAnsi" w:eastAsiaTheme="minorEastAsia" w:hAnsiTheme="minorHAnsi" w:cstheme="minorBidi"/>
          <w:noProof/>
          <w:sz w:val="22"/>
          <w:szCs w:val="22"/>
          <w:lang w:eastAsia="en-GB"/>
        </w:rPr>
      </w:pPr>
      <w:r>
        <w:rPr>
          <w:noProof/>
        </w:rPr>
        <w:t>5.4.4 Delay of the Whole System</w:t>
      </w:r>
      <w:r>
        <w:rPr>
          <w:noProof/>
        </w:rPr>
        <w:tab/>
      </w:r>
      <w:r>
        <w:rPr>
          <w:noProof/>
        </w:rPr>
        <w:fldChar w:fldCharType="begin"/>
      </w:r>
      <w:r>
        <w:rPr>
          <w:noProof/>
        </w:rPr>
        <w:instrText xml:space="preserve"> PAGEREF _Toc334109030 \h </w:instrText>
      </w:r>
      <w:r>
        <w:rPr>
          <w:noProof/>
        </w:rPr>
      </w:r>
      <w:r>
        <w:rPr>
          <w:noProof/>
        </w:rPr>
        <w:fldChar w:fldCharType="separate"/>
      </w:r>
      <w:r w:rsidR="00B461E4">
        <w:rPr>
          <w:noProof/>
        </w:rPr>
        <w:t>25</w:t>
      </w:r>
      <w:r>
        <w:rPr>
          <w:noProof/>
        </w:rPr>
        <w:fldChar w:fldCharType="end"/>
      </w:r>
    </w:p>
    <w:p w:rsidR="00156A18" w:rsidRDefault="00156A18">
      <w:pPr>
        <w:pStyle w:val="Verzeichnis1"/>
        <w:rPr>
          <w:rFonts w:asciiTheme="minorHAnsi" w:eastAsiaTheme="minorEastAsia" w:hAnsiTheme="minorHAnsi" w:cstheme="minorBidi"/>
          <w:b w:val="0"/>
          <w:noProof/>
          <w:sz w:val="22"/>
          <w:szCs w:val="22"/>
          <w:lang w:eastAsia="en-GB"/>
        </w:rPr>
      </w:pPr>
      <w:r>
        <w:rPr>
          <w:noProof/>
        </w:rPr>
        <w:t>6 POWERLINK Network Configuration</w:t>
      </w:r>
      <w:r>
        <w:rPr>
          <w:noProof/>
        </w:rPr>
        <w:tab/>
      </w:r>
      <w:r>
        <w:rPr>
          <w:noProof/>
        </w:rPr>
        <w:fldChar w:fldCharType="begin"/>
      </w:r>
      <w:r>
        <w:rPr>
          <w:noProof/>
        </w:rPr>
        <w:instrText xml:space="preserve"> PAGEREF _Toc334109031 \h </w:instrText>
      </w:r>
      <w:r>
        <w:rPr>
          <w:noProof/>
        </w:rPr>
      </w:r>
      <w:r>
        <w:rPr>
          <w:noProof/>
        </w:rPr>
        <w:fldChar w:fldCharType="separate"/>
      </w:r>
      <w:r w:rsidR="00B461E4">
        <w:rPr>
          <w:noProof/>
        </w:rPr>
        <w:t>27</w:t>
      </w:r>
      <w:r>
        <w:rPr>
          <w:noProof/>
        </w:rPr>
        <w:fldChar w:fldCharType="end"/>
      </w:r>
    </w:p>
    <w:p w:rsidR="00156A18" w:rsidRDefault="00156A18">
      <w:pPr>
        <w:pStyle w:val="Verzeichnis1"/>
        <w:rPr>
          <w:rFonts w:asciiTheme="minorHAnsi" w:eastAsiaTheme="minorEastAsia" w:hAnsiTheme="minorHAnsi" w:cstheme="minorBidi"/>
          <w:b w:val="0"/>
          <w:noProof/>
          <w:sz w:val="22"/>
          <w:szCs w:val="22"/>
          <w:lang w:eastAsia="en-GB"/>
        </w:rPr>
      </w:pPr>
      <w:r>
        <w:rPr>
          <w:noProof/>
        </w:rPr>
        <w:t>7 Framemanipulator Control</w:t>
      </w:r>
      <w:r>
        <w:rPr>
          <w:noProof/>
        </w:rPr>
        <w:tab/>
      </w:r>
      <w:r>
        <w:rPr>
          <w:noProof/>
        </w:rPr>
        <w:fldChar w:fldCharType="begin"/>
      </w:r>
      <w:r>
        <w:rPr>
          <w:noProof/>
        </w:rPr>
        <w:instrText xml:space="preserve"> PAGEREF _Toc334109032 \h </w:instrText>
      </w:r>
      <w:r>
        <w:rPr>
          <w:noProof/>
        </w:rPr>
      </w:r>
      <w:r>
        <w:rPr>
          <w:noProof/>
        </w:rPr>
        <w:fldChar w:fldCharType="separate"/>
      </w:r>
      <w:r w:rsidR="00B461E4">
        <w:rPr>
          <w:noProof/>
        </w:rPr>
        <w:t>29</w:t>
      </w:r>
      <w:r>
        <w:rPr>
          <w:noProof/>
        </w:rPr>
        <w:fldChar w:fldCharType="end"/>
      </w:r>
    </w:p>
    <w:p w:rsidR="00156A18" w:rsidRDefault="00156A18">
      <w:pPr>
        <w:pStyle w:val="Verzeichnis2"/>
        <w:rPr>
          <w:rFonts w:asciiTheme="minorHAnsi" w:eastAsiaTheme="minorEastAsia" w:hAnsiTheme="minorHAnsi" w:cstheme="minorBidi"/>
          <w:noProof/>
          <w:sz w:val="22"/>
          <w:szCs w:val="22"/>
          <w:lang w:eastAsia="en-GB"/>
        </w:rPr>
      </w:pPr>
      <w:r>
        <w:rPr>
          <w:noProof/>
        </w:rPr>
        <w:t>7.1 Operations</w:t>
      </w:r>
      <w:r>
        <w:rPr>
          <w:noProof/>
        </w:rPr>
        <w:tab/>
      </w:r>
      <w:r>
        <w:rPr>
          <w:noProof/>
        </w:rPr>
        <w:fldChar w:fldCharType="begin"/>
      </w:r>
      <w:r>
        <w:rPr>
          <w:noProof/>
        </w:rPr>
        <w:instrText xml:space="preserve"> PAGEREF _Toc334109033 \h </w:instrText>
      </w:r>
      <w:r>
        <w:rPr>
          <w:noProof/>
        </w:rPr>
      </w:r>
      <w:r>
        <w:rPr>
          <w:noProof/>
        </w:rPr>
        <w:fldChar w:fldCharType="separate"/>
      </w:r>
      <w:r w:rsidR="00B461E4">
        <w:rPr>
          <w:noProof/>
        </w:rPr>
        <w:t>29</w:t>
      </w:r>
      <w:r>
        <w:rPr>
          <w:noProof/>
        </w:rPr>
        <w:fldChar w:fldCharType="end"/>
      </w:r>
    </w:p>
    <w:p w:rsidR="00156A18" w:rsidRDefault="00156A18">
      <w:pPr>
        <w:pStyle w:val="Verzeichnis2"/>
        <w:rPr>
          <w:rFonts w:asciiTheme="minorHAnsi" w:eastAsiaTheme="minorEastAsia" w:hAnsiTheme="minorHAnsi" w:cstheme="minorBidi"/>
          <w:noProof/>
          <w:sz w:val="22"/>
          <w:szCs w:val="22"/>
          <w:lang w:eastAsia="en-GB"/>
        </w:rPr>
      </w:pPr>
      <w:r>
        <w:rPr>
          <w:noProof/>
        </w:rPr>
        <w:t>7.2 Status Flags</w:t>
      </w:r>
      <w:r>
        <w:rPr>
          <w:noProof/>
        </w:rPr>
        <w:tab/>
      </w:r>
      <w:r>
        <w:rPr>
          <w:noProof/>
        </w:rPr>
        <w:fldChar w:fldCharType="begin"/>
      </w:r>
      <w:r>
        <w:rPr>
          <w:noProof/>
        </w:rPr>
        <w:instrText xml:space="preserve"> PAGEREF _Toc334109034 \h </w:instrText>
      </w:r>
      <w:r>
        <w:rPr>
          <w:noProof/>
        </w:rPr>
      </w:r>
      <w:r>
        <w:rPr>
          <w:noProof/>
        </w:rPr>
        <w:fldChar w:fldCharType="separate"/>
      </w:r>
      <w:r w:rsidR="00B461E4">
        <w:rPr>
          <w:noProof/>
        </w:rPr>
        <w:t>30</w:t>
      </w:r>
      <w:r>
        <w:rPr>
          <w:noProof/>
        </w:rPr>
        <w:fldChar w:fldCharType="end"/>
      </w:r>
    </w:p>
    <w:p w:rsidR="00156A18" w:rsidRDefault="00156A18">
      <w:pPr>
        <w:pStyle w:val="Verzeichnis2"/>
        <w:rPr>
          <w:rFonts w:asciiTheme="minorHAnsi" w:eastAsiaTheme="minorEastAsia" w:hAnsiTheme="minorHAnsi" w:cstheme="minorBidi"/>
          <w:noProof/>
          <w:sz w:val="22"/>
          <w:szCs w:val="22"/>
          <w:lang w:eastAsia="en-GB"/>
        </w:rPr>
      </w:pPr>
      <w:r>
        <w:rPr>
          <w:noProof/>
        </w:rPr>
        <w:t>7.3 Control Examples</w:t>
      </w:r>
      <w:r>
        <w:rPr>
          <w:noProof/>
        </w:rPr>
        <w:tab/>
      </w:r>
      <w:r>
        <w:rPr>
          <w:noProof/>
        </w:rPr>
        <w:fldChar w:fldCharType="begin"/>
      </w:r>
      <w:r>
        <w:rPr>
          <w:noProof/>
        </w:rPr>
        <w:instrText xml:space="preserve"> PAGEREF _Toc334109035 \h </w:instrText>
      </w:r>
      <w:r>
        <w:rPr>
          <w:noProof/>
        </w:rPr>
      </w:r>
      <w:r>
        <w:rPr>
          <w:noProof/>
        </w:rPr>
        <w:fldChar w:fldCharType="separate"/>
      </w:r>
      <w:r w:rsidR="00B461E4">
        <w:rPr>
          <w:noProof/>
        </w:rPr>
        <w:t>31</w:t>
      </w:r>
      <w:r>
        <w:rPr>
          <w:noProof/>
        </w:rPr>
        <w:fldChar w:fldCharType="end"/>
      </w:r>
    </w:p>
    <w:p w:rsidR="00156A18" w:rsidRDefault="00156A18">
      <w:pPr>
        <w:pStyle w:val="Verzeichnis1"/>
        <w:rPr>
          <w:rFonts w:asciiTheme="minorHAnsi" w:eastAsiaTheme="minorEastAsia" w:hAnsiTheme="minorHAnsi" w:cstheme="minorBidi"/>
          <w:b w:val="0"/>
          <w:noProof/>
          <w:sz w:val="22"/>
          <w:szCs w:val="22"/>
          <w:lang w:eastAsia="en-GB"/>
        </w:rPr>
      </w:pPr>
      <w:r>
        <w:rPr>
          <w:noProof/>
        </w:rPr>
        <w:t>8 Manipulation Tasks</w:t>
      </w:r>
      <w:r>
        <w:rPr>
          <w:noProof/>
        </w:rPr>
        <w:tab/>
      </w:r>
      <w:r>
        <w:rPr>
          <w:noProof/>
        </w:rPr>
        <w:fldChar w:fldCharType="begin"/>
      </w:r>
      <w:r>
        <w:rPr>
          <w:noProof/>
        </w:rPr>
        <w:instrText xml:space="preserve"> PAGEREF _Toc334109036 \h </w:instrText>
      </w:r>
      <w:r>
        <w:rPr>
          <w:noProof/>
        </w:rPr>
      </w:r>
      <w:r>
        <w:rPr>
          <w:noProof/>
        </w:rPr>
        <w:fldChar w:fldCharType="separate"/>
      </w:r>
      <w:r w:rsidR="00B461E4">
        <w:rPr>
          <w:noProof/>
        </w:rPr>
        <w:t>32</w:t>
      </w:r>
      <w:r>
        <w:rPr>
          <w:noProof/>
        </w:rPr>
        <w:fldChar w:fldCharType="end"/>
      </w:r>
    </w:p>
    <w:p w:rsidR="00156A18" w:rsidRDefault="00156A18">
      <w:pPr>
        <w:pStyle w:val="Verzeichnis2"/>
        <w:rPr>
          <w:rFonts w:asciiTheme="minorHAnsi" w:eastAsiaTheme="minorEastAsia" w:hAnsiTheme="minorHAnsi" w:cstheme="minorBidi"/>
          <w:noProof/>
          <w:sz w:val="22"/>
          <w:szCs w:val="22"/>
          <w:lang w:eastAsia="en-GB"/>
        </w:rPr>
      </w:pPr>
      <w:r w:rsidRPr="00156A18">
        <w:rPr>
          <w:noProof/>
        </w:rPr>
        <w:t>8.1 Task Settings</w:t>
      </w:r>
      <w:r>
        <w:rPr>
          <w:noProof/>
        </w:rPr>
        <w:tab/>
      </w:r>
      <w:r>
        <w:rPr>
          <w:noProof/>
        </w:rPr>
        <w:fldChar w:fldCharType="begin"/>
      </w:r>
      <w:r>
        <w:rPr>
          <w:noProof/>
        </w:rPr>
        <w:instrText xml:space="preserve"> PAGEREF _Toc334109037 \h </w:instrText>
      </w:r>
      <w:r>
        <w:rPr>
          <w:noProof/>
        </w:rPr>
      </w:r>
      <w:r>
        <w:rPr>
          <w:noProof/>
        </w:rPr>
        <w:fldChar w:fldCharType="separate"/>
      </w:r>
      <w:r w:rsidR="00B461E4">
        <w:rPr>
          <w:noProof/>
        </w:rPr>
        <w:t>33</w:t>
      </w:r>
      <w:r>
        <w:rPr>
          <w:noProof/>
        </w:rPr>
        <w:fldChar w:fldCharType="end"/>
      </w:r>
    </w:p>
    <w:p w:rsidR="00156A18" w:rsidRDefault="00156A18">
      <w:pPr>
        <w:pStyle w:val="Verzeichnis3"/>
        <w:rPr>
          <w:rFonts w:asciiTheme="minorHAnsi" w:eastAsiaTheme="minorEastAsia" w:hAnsiTheme="minorHAnsi" w:cstheme="minorBidi"/>
          <w:noProof/>
          <w:sz w:val="22"/>
          <w:szCs w:val="22"/>
          <w:lang w:eastAsia="en-GB"/>
        </w:rPr>
      </w:pPr>
      <w:r>
        <w:rPr>
          <w:noProof/>
        </w:rPr>
        <w:t>8.1.1 Dropping Frames</w:t>
      </w:r>
      <w:r>
        <w:rPr>
          <w:noProof/>
        </w:rPr>
        <w:tab/>
      </w:r>
      <w:r>
        <w:rPr>
          <w:noProof/>
        </w:rPr>
        <w:fldChar w:fldCharType="begin"/>
      </w:r>
      <w:r>
        <w:rPr>
          <w:noProof/>
        </w:rPr>
        <w:instrText xml:space="preserve"> PAGEREF _Toc334109038 \h </w:instrText>
      </w:r>
      <w:r>
        <w:rPr>
          <w:noProof/>
        </w:rPr>
      </w:r>
      <w:r>
        <w:rPr>
          <w:noProof/>
        </w:rPr>
        <w:fldChar w:fldCharType="separate"/>
      </w:r>
      <w:r w:rsidR="00B461E4">
        <w:rPr>
          <w:noProof/>
        </w:rPr>
        <w:t>34</w:t>
      </w:r>
      <w:r>
        <w:rPr>
          <w:noProof/>
        </w:rPr>
        <w:fldChar w:fldCharType="end"/>
      </w:r>
    </w:p>
    <w:p w:rsidR="00156A18" w:rsidRDefault="00156A18">
      <w:pPr>
        <w:pStyle w:val="Verzeichnis3"/>
        <w:rPr>
          <w:rFonts w:asciiTheme="minorHAnsi" w:eastAsiaTheme="minorEastAsia" w:hAnsiTheme="minorHAnsi" w:cstheme="minorBidi"/>
          <w:noProof/>
          <w:sz w:val="22"/>
          <w:szCs w:val="22"/>
          <w:lang w:eastAsia="en-GB"/>
        </w:rPr>
      </w:pPr>
      <w:r>
        <w:rPr>
          <w:noProof/>
        </w:rPr>
        <w:lastRenderedPageBreak/>
        <w:t>8.1.2 Delaying Frames</w:t>
      </w:r>
      <w:r>
        <w:rPr>
          <w:noProof/>
        </w:rPr>
        <w:tab/>
      </w:r>
      <w:r>
        <w:rPr>
          <w:noProof/>
        </w:rPr>
        <w:fldChar w:fldCharType="begin"/>
      </w:r>
      <w:r>
        <w:rPr>
          <w:noProof/>
        </w:rPr>
        <w:instrText xml:space="preserve"> PAGEREF _Toc334109039 \h </w:instrText>
      </w:r>
      <w:r>
        <w:rPr>
          <w:noProof/>
        </w:rPr>
      </w:r>
      <w:r>
        <w:rPr>
          <w:noProof/>
        </w:rPr>
        <w:fldChar w:fldCharType="separate"/>
      </w:r>
      <w:r w:rsidR="00B461E4">
        <w:rPr>
          <w:noProof/>
        </w:rPr>
        <w:t>34</w:t>
      </w:r>
      <w:r>
        <w:rPr>
          <w:noProof/>
        </w:rPr>
        <w:fldChar w:fldCharType="end"/>
      </w:r>
    </w:p>
    <w:p w:rsidR="00156A18" w:rsidRDefault="00156A18">
      <w:pPr>
        <w:pStyle w:val="Verzeichnis3"/>
        <w:rPr>
          <w:rFonts w:asciiTheme="minorHAnsi" w:eastAsiaTheme="minorEastAsia" w:hAnsiTheme="minorHAnsi" w:cstheme="minorBidi"/>
          <w:noProof/>
          <w:sz w:val="22"/>
          <w:szCs w:val="22"/>
          <w:lang w:eastAsia="en-GB"/>
        </w:rPr>
      </w:pPr>
      <w:r>
        <w:rPr>
          <w:noProof/>
        </w:rPr>
        <w:t>8.1.3 Manipulating the Headers</w:t>
      </w:r>
      <w:r>
        <w:rPr>
          <w:noProof/>
        </w:rPr>
        <w:tab/>
      </w:r>
      <w:r>
        <w:rPr>
          <w:noProof/>
        </w:rPr>
        <w:fldChar w:fldCharType="begin"/>
      </w:r>
      <w:r>
        <w:rPr>
          <w:noProof/>
        </w:rPr>
        <w:instrText xml:space="preserve"> PAGEREF _Toc334109040 \h </w:instrText>
      </w:r>
      <w:r>
        <w:rPr>
          <w:noProof/>
        </w:rPr>
      </w:r>
      <w:r>
        <w:rPr>
          <w:noProof/>
        </w:rPr>
        <w:fldChar w:fldCharType="separate"/>
      </w:r>
      <w:r w:rsidR="00B461E4">
        <w:rPr>
          <w:noProof/>
        </w:rPr>
        <w:t>36</w:t>
      </w:r>
      <w:r>
        <w:rPr>
          <w:noProof/>
        </w:rPr>
        <w:fldChar w:fldCharType="end"/>
      </w:r>
    </w:p>
    <w:p w:rsidR="00156A18" w:rsidRDefault="00156A18">
      <w:pPr>
        <w:pStyle w:val="Verzeichnis3"/>
        <w:rPr>
          <w:rFonts w:asciiTheme="minorHAnsi" w:eastAsiaTheme="minorEastAsia" w:hAnsiTheme="minorHAnsi" w:cstheme="minorBidi"/>
          <w:noProof/>
          <w:sz w:val="22"/>
          <w:szCs w:val="22"/>
          <w:lang w:eastAsia="en-GB"/>
        </w:rPr>
      </w:pPr>
      <w:r>
        <w:rPr>
          <w:noProof/>
        </w:rPr>
        <w:t>8.1.4 CRC Distortion</w:t>
      </w:r>
      <w:r>
        <w:rPr>
          <w:noProof/>
        </w:rPr>
        <w:tab/>
      </w:r>
      <w:r>
        <w:rPr>
          <w:noProof/>
        </w:rPr>
        <w:fldChar w:fldCharType="begin"/>
      </w:r>
      <w:r>
        <w:rPr>
          <w:noProof/>
        </w:rPr>
        <w:instrText xml:space="preserve"> PAGEREF _Toc334109041 \h </w:instrText>
      </w:r>
      <w:r>
        <w:rPr>
          <w:noProof/>
        </w:rPr>
      </w:r>
      <w:r>
        <w:rPr>
          <w:noProof/>
        </w:rPr>
        <w:fldChar w:fldCharType="separate"/>
      </w:r>
      <w:r w:rsidR="00B461E4">
        <w:rPr>
          <w:noProof/>
        </w:rPr>
        <w:t>37</w:t>
      </w:r>
      <w:r>
        <w:rPr>
          <w:noProof/>
        </w:rPr>
        <w:fldChar w:fldCharType="end"/>
      </w:r>
    </w:p>
    <w:p w:rsidR="00156A18" w:rsidRDefault="00156A18">
      <w:pPr>
        <w:pStyle w:val="Verzeichnis3"/>
        <w:rPr>
          <w:rFonts w:asciiTheme="minorHAnsi" w:eastAsiaTheme="minorEastAsia" w:hAnsiTheme="minorHAnsi" w:cstheme="minorBidi"/>
          <w:noProof/>
          <w:sz w:val="22"/>
          <w:szCs w:val="22"/>
          <w:lang w:eastAsia="en-GB"/>
        </w:rPr>
      </w:pPr>
      <w:r>
        <w:rPr>
          <w:noProof/>
        </w:rPr>
        <w:t>8.1.5 Truncate the Frame</w:t>
      </w:r>
      <w:r>
        <w:rPr>
          <w:noProof/>
        </w:rPr>
        <w:tab/>
      </w:r>
      <w:r>
        <w:rPr>
          <w:noProof/>
        </w:rPr>
        <w:fldChar w:fldCharType="begin"/>
      </w:r>
      <w:r>
        <w:rPr>
          <w:noProof/>
        </w:rPr>
        <w:instrText xml:space="preserve"> PAGEREF _Toc334109042 \h </w:instrText>
      </w:r>
      <w:r>
        <w:rPr>
          <w:noProof/>
        </w:rPr>
      </w:r>
      <w:r>
        <w:rPr>
          <w:noProof/>
        </w:rPr>
        <w:fldChar w:fldCharType="separate"/>
      </w:r>
      <w:r w:rsidR="00B461E4">
        <w:rPr>
          <w:noProof/>
        </w:rPr>
        <w:t>37</w:t>
      </w:r>
      <w:r>
        <w:rPr>
          <w:noProof/>
        </w:rPr>
        <w:fldChar w:fldCharType="end"/>
      </w:r>
    </w:p>
    <w:p w:rsidR="00156A18" w:rsidRDefault="00156A18">
      <w:pPr>
        <w:pStyle w:val="Verzeichnis2"/>
        <w:rPr>
          <w:rFonts w:asciiTheme="minorHAnsi" w:eastAsiaTheme="minorEastAsia" w:hAnsiTheme="minorHAnsi" w:cstheme="minorBidi"/>
          <w:noProof/>
          <w:sz w:val="22"/>
          <w:szCs w:val="22"/>
          <w:lang w:eastAsia="en-GB"/>
        </w:rPr>
      </w:pPr>
      <w:r>
        <w:rPr>
          <w:noProof/>
        </w:rPr>
        <w:t>8.2</w:t>
      </w:r>
      <w:r w:rsidRPr="00156A18">
        <w:rPr>
          <w:noProof/>
        </w:rPr>
        <w:t xml:space="preserve"> Frame </w:t>
      </w:r>
      <w:r>
        <w:rPr>
          <w:noProof/>
        </w:rPr>
        <w:t>Selection</w:t>
      </w:r>
      <w:r>
        <w:rPr>
          <w:noProof/>
        </w:rPr>
        <w:tab/>
      </w:r>
      <w:r>
        <w:rPr>
          <w:noProof/>
        </w:rPr>
        <w:fldChar w:fldCharType="begin"/>
      </w:r>
      <w:r>
        <w:rPr>
          <w:noProof/>
        </w:rPr>
        <w:instrText xml:space="preserve"> PAGEREF _Toc334109043 \h </w:instrText>
      </w:r>
      <w:r>
        <w:rPr>
          <w:noProof/>
        </w:rPr>
      </w:r>
      <w:r>
        <w:rPr>
          <w:noProof/>
        </w:rPr>
        <w:fldChar w:fldCharType="separate"/>
      </w:r>
      <w:r w:rsidR="00B461E4">
        <w:rPr>
          <w:noProof/>
        </w:rPr>
        <w:t>38</w:t>
      </w:r>
      <w:r>
        <w:rPr>
          <w:noProof/>
        </w:rPr>
        <w:fldChar w:fldCharType="end"/>
      </w:r>
    </w:p>
    <w:p w:rsidR="00156A18" w:rsidRDefault="00156A18">
      <w:pPr>
        <w:pStyle w:val="Verzeichnis2"/>
        <w:rPr>
          <w:rFonts w:asciiTheme="minorHAnsi" w:eastAsiaTheme="minorEastAsia" w:hAnsiTheme="minorHAnsi" w:cstheme="minorBidi"/>
          <w:noProof/>
          <w:sz w:val="22"/>
          <w:szCs w:val="22"/>
          <w:lang w:eastAsia="en-GB"/>
        </w:rPr>
      </w:pPr>
      <w:r>
        <w:rPr>
          <w:noProof/>
        </w:rPr>
        <w:t>8.3 Examples for Different Tasks</w:t>
      </w:r>
      <w:r>
        <w:rPr>
          <w:noProof/>
        </w:rPr>
        <w:tab/>
      </w:r>
      <w:r>
        <w:rPr>
          <w:noProof/>
        </w:rPr>
        <w:fldChar w:fldCharType="begin"/>
      </w:r>
      <w:r>
        <w:rPr>
          <w:noProof/>
        </w:rPr>
        <w:instrText xml:space="preserve"> PAGEREF _Toc334109044 \h </w:instrText>
      </w:r>
      <w:r>
        <w:rPr>
          <w:noProof/>
        </w:rPr>
      </w:r>
      <w:r>
        <w:rPr>
          <w:noProof/>
        </w:rPr>
        <w:fldChar w:fldCharType="separate"/>
      </w:r>
      <w:r w:rsidR="00B461E4">
        <w:rPr>
          <w:noProof/>
        </w:rPr>
        <w:t>39</w:t>
      </w:r>
      <w:r>
        <w:rPr>
          <w:noProof/>
        </w:rPr>
        <w:fldChar w:fldCharType="end"/>
      </w:r>
    </w:p>
    <w:p w:rsidR="00156A18" w:rsidRDefault="00156A18">
      <w:pPr>
        <w:pStyle w:val="Verzeichnis3"/>
        <w:rPr>
          <w:rFonts w:asciiTheme="minorHAnsi" w:eastAsiaTheme="minorEastAsia" w:hAnsiTheme="minorHAnsi" w:cstheme="minorBidi"/>
          <w:noProof/>
          <w:sz w:val="22"/>
          <w:szCs w:val="22"/>
          <w:lang w:eastAsia="en-GB"/>
        </w:rPr>
      </w:pPr>
      <w:r>
        <w:rPr>
          <w:noProof/>
        </w:rPr>
        <w:t>8.3.1 Drop SoC of the First POWERLINK Cycle</w:t>
      </w:r>
      <w:r>
        <w:rPr>
          <w:noProof/>
        </w:rPr>
        <w:tab/>
      </w:r>
      <w:r>
        <w:rPr>
          <w:noProof/>
        </w:rPr>
        <w:fldChar w:fldCharType="begin"/>
      </w:r>
      <w:r>
        <w:rPr>
          <w:noProof/>
        </w:rPr>
        <w:instrText xml:space="preserve"> PAGEREF _Toc334109045 \h </w:instrText>
      </w:r>
      <w:r>
        <w:rPr>
          <w:noProof/>
        </w:rPr>
      </w:r>
      <w:r>
        <w:rPr>
          <w:noProof/>
        </w:rPr>
        <w:fldChar w:fldCharType="separate"/>
      </w:r>
      <w:r w:rsidR="00B461E4">
        <w:rPr>
          <w:noProof/>
        </w:rPr>
        <w:t>39</w:t>
      </w:r>
      <w:r>
        <w:rPr>
          <w:noProof/>
        </w:rPr>
        <w:fldChar w:fldCharType="end"/>
      </w:r>
    </w:p>
    <w:p w:rsidR="00156A18" w:rsidRDefault="00156A18">
      <w:pPr>
        <w:pStyle w:val="Verzeichnis3"/>
        <w:rPr>
          <w:rFonts w:asciiTheme="minorHAnsi" w:eastAsiaTheme="minorEastAsia" w:hAnsiTheme="minorHAnsi" w:cstheme="minorBidi"/>
          <w:noProof/>
          <w:sz w:val="22"/>
          <w:szCs w:val="22"/>
          <w:lang w:eastAsia="en-GB"/>
        </w:rPr>
      </w:pPr>
      <w:r>
        <w:rPr>
          <w:noProof/>
        </w:rPr>
        <w:t>8.3.2 Cut PRes of NodeID 5 in POWERLINK Cycle Nr. 3</w:t>
      </w:r>
      <w:r>
        <w:rPr>
          <w:noProof/>
        </w:rPr>
        <w:tab/>
      </w:r>
      <w:r>
        <w:rPr>
          <w:noProof/>
        </w:rPr>
        <w:fldChar w:fldCharType="begin"/>
      </w:r>
      <w:r>
        <w:rPr>
          <w:noProof/>
        </w:rPr>
        <w:instrText xml:space="preserve"> PAGEREF _Toc334109046 \h </w:instrText>
      </w:r>
      <w:r>
        <w:rPr>
          <w:noProof/>
        </w:rPr>
      </w:r>
      <w:r>
        <w:rPr>
          <w:noProof/>
        </w:rPr>
        <w:fldChar w:fldCharType="separate"/>
      </w:r>
      <w:r w:rsidR="00B461E4">
        <w:rPr>
          <w:noProof/>
        </w:rPr>
        <w:t>40</w:t>
      </w:r>
      <w:r>
        <w:rPr>
          <w:noProof/>
        </w:rPr>
        <w:fldChar w:fldCharType="end"/>
      </w:r>
    </w:p>
    <w:p w:rsidR="00156A18" w:rsidRDefault="00156A18">
      <w:pPr>
        <w:pStyle w:val="Verzeichnis3"/>
        <w:rPr>
          <w:rFonts w:asciiTheme="minorHAnsi" w:eastAsiaTheme="minorEastAsia" w:hAnsiTheme="minorHAnsi" w:cstheme="minorBidi"/>
          <w:noProof/>
          <w:sz w:val="22"/>
          <w:szCs w:val="22"/>
          <w:lang w:eastAsia="en-GB"/>
        </w:rPr>
      </w:pPr>
      <w:r>
        <w:rPr>
          <w:noProof/>
        </w:rPr>
        <w:t>8.3.3 Manipulate SVID of ASnds</w:t>
      </w:r>
      <w:r>
        <w:rPr>
          <w:noProof/>
        </w:rPr>
        <w:tab/>
      </w:r>
      <w:r>
        <w:rPr>
          <w:noProof/>
        </w:rPr>
        <w:fldChar w:fldCharType="begin"/>
      </w:r>
      <w:r>
        <w:rPr>
          <w:noProof/>
        </w:rPr>
        <w:instrText xml:space="preserve"> PAGEREF _Toc334109047 \h </w:instrText>
      </w:r>
      <w:r>
        <w:rPr>
          <w:noProof/>
        </w:rPr>
      </w:r>
      <w:r>
        <w:rPr>
          <w:noProof/>
        </w:rPr>
        <w:fldChar w:fldCharType="separate"/>
      </w:r>
      <w:r w:rsidR="00B461E4">
        <w:rPr>
          <w:noProof/>
        </w:rPr>
        <w:t>40</w:t>
      </w:r>
      <w:r>
        <w:rPr>
          <w:noProof/>
        </w:rPr>
        <w:fldChar w:fldCharType="end"/>
      </w:r>
    </w:p>
    <w:p w:rsidR="00156A18" w:rsidRDefault="00156A18">
      <w:pPr>
        <w:pStyle w:val="Verzeichnis1"/>
        <w:rPr>
          <w:rFonts w:asciiTheme="minorHAnsi" w:eastAsiaTheme="minorEastAsia" w:hAnsiTheme="minorHAnsi" w:cstheme="minorBidi"/>
          <w:b w:val="0"/>
          <w:noProof/>
          <w:sz w:val="22"/>
          <w:szCs w:val="22"/>
          <w:lang w:eastAsia="en-GB"/>
        </w:rPr>
      </w:pPr>
      <w:r>
        <w:rPr>
          <w:noProof/>
        </w:rPr>
        <w:t>9 References</w:t>
      </w:r>
      <w:r>
        <w:rPr>
          <w:noProof/>
        </w:rPr>
        <w:tab/>
      </w:r>
      <w:r>
        <w:rPr>
          <w:noProof/>
        </w:rPr>
        <w:fldChar w:fldCharType="begin"/>
      </w:r>
      <w:r>
        <w:rPr>
          <w:noProof/>
        </w:rPr>
        <w:instrText xml:space="preserve"> PAGEREF _Toc334109048 \h </w:instrText>
      </w:r>
      <w:r>
        <w:rPr>
          <w:noProof/>
        </w:rPr>
      </w:r>
      <w:r>
        <w:rPr>
          <w:noProof/>
        </w:rPr>
        <w:fldChar w:fldCharType="separate"/>
      </w:r>
      <w:r w:rsidR="00B461E4">
        <w:rPr>
          <w:noProof/>
        </w:rPr>
        <w:t>41</w:t>
      </w:r>
      <w:r>
        <w:rPr>
          <w:noProof/>
        </w:rPr>
        <w:fldChar w:fldCharType="end"/>
      </w:r>
    </w:p>
    <w:p w:rsidR="00156A18" w:rsidRDefault="00156A18">
      <w:pPr>
        <w:pStyle w:val="Verzeichnis1"/>
        <w:rPr>
          <w:rFonts w:asciiTheme="minorHAnsi" w:eastAsiaTheme="minorEastAsia" w:hAnsiTheme="minorHAnsi" w:cstheme="minorBidi"/>
          <w:b w:val="0"/>
          <w:noProof/>
          <w:sz w:val="22"/>
          <w:szCs w:val="22"/>
          <w:lang w:eastAsia="en-GB"/>
        </w:rPr>
      </w:pPr>
      <w:r>
        <w:rPr>
          <w:noProof/>
        </w:rPr>
        <w:t>10 Figure Index</w:t>
      </w:r>
      <w:r>
        <w:rPr>
          <w:noProof/>
        </w:rPr>
        <w:tab/>
      </w:r>
      <w:r>
        <w:rPr>
          <w:noProof/>
        </w:rPr>
        <w:fldChar w:fldCharType="begin"/>
      </w:r>
      <w:r>
        <w:rPr>
          <w:noProof/>
        </w:rPr>
        <w:instrText xml:space="preserve"> PAGEREF _Toc334109049 \h </w:instrText>
      </w:r>
      <w:r>
        <w:rPr>
          <w:noProof/>
        </w:rPr>
      </w:r>
      <w:r>
        <w:rPr>
          <w:noProof/>
        </w:rPr>
        <w:fldChar w:fldCharType="separate"/>
      </w:r>
      <w:r w:rsidR="00B461E4">
        <w:rPr>
          <w:noProof/>
        </w:rPr>
        <w:t>42</w:t>
      </w:r>
      <w:r>
        <w:rPr>
          <w:noProof/>
        </w:rPr>
        <w:fldChar w:fldCharType="end"/>
      </w:r>
    </w:p>
    <w:p w:rsidR="00156A18" w:rsidRDefault="00156A18">
      <w:pPr>
        <w:pStyle w:val="Verzeichnis1"/>
        <w:rPr>
          <w:rFonts w:asciiTheme="minorHAnsi" w:eastAsiaTheme="minorEastAsia" w:hAnsiTheme="minorHAnsi" w:cstheme="minorBidi"/>
          <w:b w:val="0"/>
          <w:noProof/>
          <w:sz w:val="22"/>
          <w:szCs w:val="22"/>
          <w:lang w:eastAsia="en-GB"/>
        </w:rPr>
      </w:pPr>
      <w:r>
        <w:rPr>
          <w:noProof/>
        </w:rPr>
        <w:t>11 Table Index</w:t>
      </w:r>
      <w:r>
        <w:rPr>
          <w:noProof/>
        </w:rPr>
        <w:tab/>
      </w:r>
      <w:r>
        <w:rPr>
          <w:noProof/>
        </w:rPr>
        <w:fldChar w:fldCharType="begin"/>
      </w:r>
      <w:r>
        <w:rPr>
          <w:noProof/>
        </w:rPr>
        <w:instrText xml:space="preserve"> PAGEREF _Toc334109050 \h </w:instrText>
      </w:r>
      <w:r>
        <w:rPr>
          <w:noProof/>
        </w:rPr>
      </w:r>
      <w:r>
        <w:rPr>
          <w:noProof/>
        </w:rPr>
        <w:fldChar w:fldCharType="separate"/>
      </w:r>
      <w:r w:rsidR="00B461E4">
        <w:rPr>
          <w:noProof/>
        </w:rPr>
        <w:t>44</w:t>
      </w:r>
      <w:r>
        <w:rPr>
          <w:noProof/>
        </w:rPr>
        <w:fldChar w:fldCharType="end"/>
      </w:r>
    </w:p>
    <w:p w:rsidR="00156A18" w:rsidRDefault="00156A18">
      <w:pPr>
        <w:pStyle w:val="Verzeichnis1"/>
        <w:rPr>
          <w:rFonts w:asciiTheme="minorHAnsi" w:eastAsiaTheme="minorEastAsia" w:hAnsiTheme="minorHAnsi" w:cstheme="minorBidi"/>
          <w:b w:val="0"/>
          <w:noProof/>
          <w:sz w:val="22"/>
          <w:szCs w:val="22"/>
          <w:lang w:eastAsia="en-GB"/>
        </w:rPr>
      </w:pPr>
      <w:r>
        <w:rPr>
          <w:noProof/>
        </w:rPr>
        <w:t>12 Index</w:t>
      </w:r>
      <w:r>
        <w:rPr>
          <w:noProof/>
        </w:rPr>
        <w:tab/>
      </w:r>
      <w:r>
        <w:rPr>
          <w:noProof/>
        </w:rPr>
        <w:fldChar w:fldCharType="begin"/>
      </w:r>
      <w:r>
        <w:rPr>
          <w:noProof/>
        </w:rPr>
        <w:instrText xml:space="preserve"> PAGEREF _Toc334109051 \h </w:instrText>
      </w:r>
      <w:r>
        <w:rPr>
          <w:noProof/>
        </w:rPr>
      </w:r>
      <w:r>
        <w:rPr>
          <w:noProof/>
        </w:rPr>
        <w:fldChar w:fldCharType="separate"/>
      </w:r>
      <w:r w:rsidR="00B461E4">
        <w:rPr>
          <w:noProof/>
        </w:rPr>
        <w:t>45</w:t>
      </w:r>
      <w:r>
        <w:rPr>
          <w:noProof/>
        </w:rPr>
        <w:fldChar w:fldCharType="end"/>
      </w:r>
    </w:p>
    <w:p w:rsidR="006E6694" w:rsidRDefault="006E6694">
      <w:pPr>
        <w:pStyle w:val="FlietextEinzug"/>
        <w:rPr>
          <w:b/>
          <w:sz w:val="24"/>
        </w:rPr>
      </w:pPr>
      <w:r w:rsidRPr="005D132C">
        <w:rPr>
          <w:b/>
          <w:sz w:val="24"/>
        </w:rPr>
        <w:fldChar w:fldCharType="end"/>
      </w:r>
    </w:p>
    <w:p w:rsidR="00F90106" w:rsidRDefault="00F90106">
      <w:pPr>
        <w:rPr>
          <w:b/>
          <w:sz w:val="24"/>
        </w:rPr>
      </w:pPr>
      <w:r>
        <w:rPr>
          <w:b/>
          <w:sz w:val="24"/>
        </w:rPr>
        <w:br w:type="page"/>
      </w:r>
    </w:p>
    <w:p w:rsidR="006E6694" w:rsidRPr="005C5896" w:rsidRDefault="00EF66E2" w:rsidP="00384AAF">
      <w:pPr>
        <w:pStyle w:val="berschrift1"/>
        <w:numPr>
          <w:ilvl w:val="0"/>
          <w:numId w:val="0"/>
        </w:numPr>
        <w:rPr>
          <w:lang w:val="en-US"/>
        </w:rPr>
      </w:pPr>
      <w:bookmarkStart w:id="7" w:name="_Toc334108993"/>
      <w:r w:rsidRPr="005C5896">
        <w:rPr>
          <w:lang w:val="en-US"/>
        </w:rPr>
        <w:lastRenderedPageBreak/>
        <w:t>Introduction</w:t>
      </w:r>
      <w:bookmarkEnd w:id="7"/>
      <w:r w:rsidR="00724C87" w:rsidRPr="005C5896">
        <w:rPr>
          <w:lang w:val="en-US"/>
        </w:rPr>
        <w:fldChar w:fldCharType="begin"/>
      </w:r>
      <w:r w:rsidR="00724C87" w:rsidRPr="005C5896">
        <w:rPr>
          <w:lang w:val="en-US"/>
        </w:rPr>
        <w:instrText xml:space="preserve"> XE "</w:instrText>
      </w:r>
      <w:r w:rsidR="00795307" w:rsidRPr="005C5896">
        <w:rPr>
          <w:lang w:val="en-US"/>
        </w:rPr>
        <w:instrText>Introduction</w:instrText>
      </w:r>
      <w:r w:rsidR="00724C87" w:rsidRPr="005C5896">
        <w:rPr>
          <w:lang w:val="en-US"/>
        </w:rPr>
        <w:instrText xml:space="preserve">" </w:instrText>
      </w:r>
      <w:r w:rsidR="00724C87" w:rsidRPr="005C5896">
        <w:rPr>
          <w:lang w:val="en-US"/>
        </w:rPr>
        <w:fldChar w:fldCharType="end"/>
      </w:r>
    </w:p>
    <w:p w:rsidR="00B2627A" w:rsidRDefault="0076603F" w:rsidP="0076603F">
      <w:pPr>
        <w:pStyle w:val="berschrift2"/>
        <w:rPr>
          <w:lang w:val="en-US"/>
        </w:rPr>
      </w:pPr>
      <w:bookmarkStart w:id="8" w:name="_Toc334108994"/>
      <w:r>
        <w:rPr>
          <w:lang w:val="en-US"/>
        </w:rPr>
        <w:t>General</w:t>
      </w:r>
      <w:r w:rsidR="00814065">
        <w:rPr>
          <w:lang w:val="en-US"/>
        </w:rPr>
        <w:t xml:space="preserve"> </w:t>
      </w:r>
      <w:r w:rsidR="00710141">
        <w:rPr>
          <w:lang w:val="en-US"/>
        </w:rPr>
        <w:t>Features</w:t>
      </w:r>
      <w:bookmarkEnd w:id="8"/>
    </w:p>
    <w:p w:rsidR="00BA2DA6" w:rsidRDefault="00BA2DA6" w:rsidP="00BA2DA6">
      <w:pPr>
        <w:pStyle w:val="FlietextEinzug"/>
        <w:ind w:left="0"/>
        <w:rPr>
          <w:lang w:val="en-US"/>
        </w:rPr>
      </w:pPr>
    </w:p>
    <w:p w:rsidR="0076603F" w:rsidRPr="00356FBC" w:rsidRDefault="0076603F" w:rsidP="00BA2DA6">
      <w:pPr>
        <w:pStyle w:val="FlietextEinzug"/>
        <w:jc w:val="both"/>
        <w:rPr>
          <w:color w:val="000000" w:themeColor="text1"/>
          <w:lang w:val="en-US"/>
        </w:rPr>
      </w:pPr>
      <w:proofErr w:type="gramStart"/>
      <w:r w:rsidRPr="00356FBC">
        <w:rPr>
          <w:color w:val="000000" w:themeColor="text1"/>
        </w:rPr>
        <w:t xml:space="preserve">An </w:t>
      </w:r>
      <w:r w:rsidRPr="00356FBC">
        <w:rPr>
          <w:color w:val="000000" w:themeColor="text1"/>
          <w:lang w:val="en-US"/>
        </w:rPr>
        <w:t>at</w:t>
      </w:r>
      <w:proofErr w:type="gramEnd"/>
      <w:r w:rsidRPr="00356FBC">
        <w:rPr>
          <w:color w:val="000000" w:themeColor="text1"/>
          <w:lang w:val="en-US"/>
        </w:rPr>
        <w:t xml:space="preserve"> runtime configurable Ethernet frame manipulator </w:t>
      </w:r>
      <w:r w:rsidR="00215F35">
        <w:rPr>
          <w:color w:val="000000" w:themeColor="text1"/>
          <w:lang w:val="en-US"/>
        </w:rPr>
        <w:t>was</w:t>
      </w:r>
      <w:r w:rsidR="00215F35" w:rsidRPr="00356FBC">
        <w:rPr>
          <w:color w:val="000000" w:themeColor="text1"/>
          <w:lang w:val="en-US"/>
        </w:rPr>
        <w:t xml:space="preserve"> developed</w:t>
      </w:r>
      <w:r w:rsidR="00215F35">
        <w:rPr>
          <w:color w:val="000000" w:themeColor="text1"/>
          <w:lang w:val="en-US"/>
        </w:rPr>
        <w:t>.</w:t>
      </w:r>
      <w:r w:rsidR="00215F35" w:rsidRPr="00356FBC">
        <w:rPr>
          <w:color w:val="000000" w:themeColor="text1"/>
          <w:lang w:val="en-US"/>
        </w:rPr>
        <w:t xml:space="preserve"> </w:t>
      </w:r>
      <w:r w:rsidR="00215F35">
        <w:rPr>
          <w:color w:val="000000" w:themeColor="text1"/>
          <w:lang w:val="en-US"/>
        </w:rPr>
        <w:t>It</w:t>
      </w:r>
      <w:r w:rsidRPr="00356FBC">
        <w:rPr>
          <w:color w:val="000000" w:themeColor="text1"/>
          <w:lang w:val="en-US"/>
        </w:rPr>
        <w:t xml:space="preserve"> serves as additional device for the POWERLINK openConformance test and extends it with accurate timing features and frame manip</w:t>
      </w:r>
      <w:r w:rsidRPr="00356FBC">
        <w:rPr>
          <w:color w:val="000000" w:themeColor="text1"/>
          <w:lang w:val="en-US"/>
        </w:rPr>
        <w:t>u</w:t>
      </w:r>
      <w:r w:rsidRPr="00356FBC">
        <w:rPr>
          <w:color w:val="000000" w:themeColor="text1"/>
          <w:lang w:val="en-US"/>
        </w:rPr>
        <w:t>lation possibilities.</w:t>
      </w:r>
    </w:p>
    <w:p w:rsidR="0076603F" w:rsidRPr="00356FBC" w:rsidRDefault="0076603F" w:rsidP="00BA2DA6">
      <w:pPr>
        <w:pStyle w:val="FlietextEinzug"/>
        <w:jc w:val="both"/>
        <w:rPr>
          <w:color w:val="000000" w:themeColor="text1"/>
        </w:rPr>
      </w:pPr>
      <w:r w:rsidRPr="00356FBC">
        <w:rPr>
          <w:color w:val="000000" w:themeColor="text1"/>
          <w:lang w:val="en-US"/>
        </w:rPr>
        <w:t xml:space="preserve">Furthermore the Ethernet frame manipulator </w:t>
      </w:r>
      <w:r w:rsidR="00215F35">
        <w:rPr>
          <w:color w:val="000000" w:themeColor="text1"/>
          <w:lang w:val="en-US"/>
        </w:rPr>
        <w:t>is</w:t>
      </w:r>
      <w:r w:rsidRPr="00356FBC">
        <w:rPr>
          <w:color w:val="000000" w:themeColor="text1"/>
          <w:lang w:val="en-US"/>
        </w:rPr>
        <w:t xml:space="preserve"> implemented as a scalable (generic IP-cores with SW) co</w:t>
      </w:r>
      <w:r w:rsidRPr="00356FBC">
        <w:rPr>
          <w:color w:val="000000" w:themeColor="text1"/>
          <w:lang w:val="en-US"/>
        </w:rPr>
        <w:t>l</w:t>
      </w:r>
      <w:r w:rsidRPr="00356FBC">
        <w:rPr>
          <w:color w:val="000000" w:themeColor="text1"/>
          <w:lang w:val="en-US"/>
        </w:rPr>
        <w:t>laboration</w:t>
      </w:r>
      <w:r w:rsidRPr="00356FBC">
        <w:rPr>
          <w:color w:val="000000" w:themeColor="text1"/>
        </w:rPr>
        <w:t xml:space="preserve"> of different modules.</w:t>
      </w:r>
    </w:p>
    <w:p w:rsidR="0076603F" w:rsidRPr="00356FBC" w:rsidRDefault="0076603F" w:rsidP="00BA2DA6">
      <w:pPr>
        <w:pStyle w:val="FlietextEinzug"/>
        <w:jc w:val="both"/>
        <w:rPr>
          <w:color w:val="000000" w:themeColor="text1"/>
          <w:lang w:val="en-US"/>
        </w:rPr>
      </w:pPr>
      <w:r w:rsidRPr="00356FBC">
        <w:rPr>
          <w:color w:val="000000" w:themeColor="text1"/>
          <w:lang w:val="en-US"/>
        </w:rPr>
        <w:t xml:space="preserve">Easy reuse for other purposes and </w:t>
      </w:r>
      <w:r w:rsidR="003954B4" w:rsidRPr="00356FBC">
        <w:rPr>
          <w:color w:val="000000" w:themeColor="text1"/>
          <w:lang w:val="en-US"/>
        </w:rPr>
        <w:t>extendibility</w:t>
      </w:r>
      <w:r w:rsidRPr="00356FBC">
        <w:rPr>
          <w:color w:val="000000" w:themeColor="text1"/>
          <w:lang w:val="en-US"/>
        </w:rPr>
        <w:t xml:space="preserve"> </w:t>
      </w:r>
      <w:r w:rsidR="00215F35">
        <w:rPr>
          <w:color w:val="000000" w:themeColor="text1"/>
          <w:lang w:val="en-US"/>
        </w:rPr>
        <w:t>was</w:t>
      </w:r>
      <w:r w:rsidRPr="00356FBC">
        <w:rPr>
          <w:color w:val="000000" w:themeColor="text1"/>
          <w:lang w:val="en-US"/>
        </w:rPr>
        <w:t xml:space="preserve"> considered during the </w:t>
      </w:r>
      <w:r w:rsidR="003954B4" w:rsidRPr="00356FBC">
        <w:rPr>
          <w:color w:val="000000" w:themeColor="text1"/>
          <w:lang w:val="en-US"/>
        </w:rPr>
        <w:t>design</w:t>
      </w:r>
      <w:r w:rsidRPr="00356FBC">
        <w:rPr>
          <w:color w:val="000000" w:themeColor="text1"/>
          <w:lang w:val="en-US"/>
        </w:rPr>
        <w:t xml:space="preserve"> phase.</w:t>
      </w:r>
    </w:p>
    <w:p w:rsidR="0076603F" w:rsidRPr="00356FBC" w:rsidRDefault="0076603F" w:rsidP="00BA2DA6">
      <w:pPr>
        <w:pStyle w:val="FlietextEinzug"/>
        <w:jc w:val="both"/>
        <w:rPr>
          <w:color w:val="000000" w:themeColor="text1"/>
          <w:lang w:val="en-US"/>
        </w:rPr>
      </w:pPr>
    </w:p>
    <w:p w:rsidR="0076603F" w:rsidRPr="00356FBC" w:rsidRDefault="0076603F" w:rsidP="00BA2DA6">
      <w:pPr>
        <w:pStyle w:val="FlietextEinzug"/>
        <w:jc w:val="both"/>
        <w:rPr>
          <w:color w:val="000000" w:themeColor="text1"/>
        </w:rPr>
      </w:pPr>
      <w:r w:rsidRPr="00356FBC">
        <w:rPr>
          <w:color w:val="000000" w:themeColor="text1"/>
          <w:lang w:val="en-US"/>
        </w:rPr>
        <w:t>The frame manipulator (FM) will be put in series in between the POWERLINK MN and the DUT</w:t>
      </w:r>
      <w:r w:rsidR="00910766">
        <w:rPr>
          <w:color w:val="000000" w:themeColor="text1"/>
          <w:lang w:val="en-US"/>
        </w:rPr>
        <w:t xml:space="preserve"> (Device under Test)</w:t>
      </w:r>
      <w:r w:rsidRPr="00356FBC">
        <w:rPr>
          <w:color w:val="000000" w:themeColor="text1"/>
          <w:lang w:val="en-US"/>
        </w:rPr>
        <w:t>, thus it requires</w:t>
      </w:r>
      <w:r w:rsidRPr="00356FBC">
        <w:rPr>
          <w:color w:val="000000" w:themeColor="text1"/>
        </w:rPr>
        <w:t xml:space="preserve"> at least two Ethernet ports.</w:t>
      </w:r>
    </w:p>
    <w:p w:rsidR="005A0D04" w:rsidRPr="00BA2DA6" w:rsidRDefault="005A0D04" w:rsidP="00BA2DA6">
      <w:pPr>
        <w:pStyle w:val="FlietextEinzug"/>
        <w:jc w:val="both"/>
        <w:rPr>
          <w:color w:val="4F81BD" w:themeColor="accent1"/>
        </w:rPr>
      </w:pPr>
    </w:p>
    <w:p w:rsidR="00814340" w:rsidRDefault="00ED6551" w:rsidP="00814340">
      <w:pPr>
        <w:pStyle w:val="FlietextEinzug"/>
        <w:keepNext/>
      </w:pPr>
      <w:r>
        <w:rPr>
          <w:noProof/>
          <w:lang w:eastAsia="en-GB"/>
        </w:rPr>
        <w:drawing>
          <wp:inline distT="0" distB="0" distL="0" distR="0" wp14:anchorId="64883AEE" wp14:editId="5949B5EB">
            <wp:extent cx="4715124" cy="1747666"/>
            <wp:effectExtent l="0" t="0" r="0" b="5080"/>
            <wp:docPr id="28" name="Grafik 28" descr="C:\Users\muelhausens\Desktop\FM_DOKU\aufba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uelhausens\Desktop\FM_DOKU\aufbau.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15526" cy="1747815"/>
                    </a:xfrm>
                    <a:prstGeom prst="rect">
                      <a:avLst/>
                    </a:prstGeom>
                    <a:noFill/>
                    <a:ln>
                      <a:noFill/>
                    </a:ln>
                  </pic:spPr>
                </pic:pic>
              </a:graphicData>
            </a:graphic>
          </wp:inline>
        </w:drawing>
      </w:r>
    </w:p>
    <w:p w:rsidR="00A64F8B" w:rsidRPr="00384AAF" w:rsidRDefault="00814340" w:rsidP="00814340">
      <w:pPr>
        <w:pStyle w:val="Beschriftung"/>
      </w:pPr>
      <w:bookmarkStart w:id="9" w:name="_Toc334190324"/>
      <w:r>
        <w:t xml:space="preserve">Figure </w:t>
      </w:r>
      <w:r>
        <w:fldChar w:fldCharType="begin"/>
      </w:r>
      <w:r>
        <w:instrText xml:space="preserve"> SEQ Figure \* ARABIC </w:instrText>
      </w:r>
      <w:r>
        <w:fldChar w:fldCharType="separate"/>
      </w:r>
      <w:r w:rsidR="00B461E4">
        <w:rPr>
          <w:noProof/>
        </w:rPr>
        <w:t>1</w:t>
      </w:r>
      <w:r>
        <w:fldChar w:fldCharType="end"/>
      </w:r>
      <w:r>
        <w:t xml:space="preserve">: </w:t>
      </w:r>
      <w:r w:rsidR="00814065">
        <w:t>T</w:t>
      </w:r>
      <w:r w:rsidRPr="00486437">
        <w:t xml:space="preserve">est </w:t>
      </w:r>
      <w:r w:rsidR="00814065">
        <w:t>A</w:t>
      </w:r>
      <w:r w:rsidRPr="00486437">
        <w:t xml:space="preserve">rrangement with the </w:t>
      </w:r>
      <w:r w:rsidRPr="00384AAF">
        <w:t>Framemanipulator</w:t>
      </w:r>
      <w:bookmarkEnd w:id="9"/>
      <w:r w:rsidR="00745B7D" w:rsidRPr="00384AAF">
        <w:t xml:space="preserve"> </w:t>
      </w:r>
    </w:p>
    <w:p w:rsidR="00713DC8" w:rsidRDefault="00713DC8">
      <w:pPr>
        <w:pStyle w:val="FlietextEinzug"/>
        <w:rPr>
          <w:lang w:val="en-US"/>
        </w:rPr>
      </w:pPr>
    </w:p>
    <w:p w:rsidR="00D77A1E" w:rsidRDefault="00D77A1E">
      <w:pPr>
        <w:pStyle w:val="FlietextEinzug"/>
        <w:rPr>
          <w:lang w:val="en-US"/>
        </w:rPr>
      </w:pPr>
    </w:p>
    <w:p w:rsidR="0042354E" w:rsidRDefault="0042354E" w:rsidP="003D2327">
      <w:pPr>
        <w:pStyle w:val="FlietextEinzug"/>
        <w:jc w:val="both"/>
      </w:pPr>
    </w:p>
    <w:p w:rsidR="00384AAF" w:rsidRDefault="00384AAF">
      <w:r>
        <w:br w:type="page"/>
      </w:r>
    </w:p>
    <w:p w:rsidR="003A375C" w:rsidRDefault="00FB58E7" w:rsidP="00713DC8">
      <w:pPr>
        <w:pStyle w:val="berschrift2"/>
        <w:rPr>
          <w:lang w:val="en-US"/>
        </w:rPr>
      </w:pPr>
      <w:bookmarkStart w:id="10" w:name="_Toc334108995"/>
      <w:r>
        <w:rPr>
          <w:lang w:val="en-US"/>
        </w:rPr>
        <w:lastRenderedPageBreak/>
        <w:t>Frame Structures</w:t>
      </w:r>
      <w:bookmarkEnd w:id="10"/>
    </w:p>
    <w:p w:rsidR="00D22BDC" w:rsidRPr="00D22BDC" w:rsidRDefault="00D22BDC" w:rsidP="00D22BDC">
      <w:pPr>
        <w:pStyle w:val="FlietextEinzug"/>
        <w:rPr>
          <w:lang w:val="en-US"/>
        </w:rPr>
      </w:pPr>
    </w:p>
    <w:p w:rsidR="00D77A1E" w:rsidRDefault="009C7C8A" w:rsidP="009C7C8A">
      <w:pPr>
        <w:pStyle w:val="FlietextEinzug"/>
        <w:jc w:val="both"/>
        <w:rPr>
          <w:rStyle w:val="hps"/>
          <w:lang w:val="en"/>
        </w:rPr>
      </w:pPr>
      <w:r>
        <w:rPr>
          <w:rStyle w:val="hps"/>
          <w:lang w:val="en"/>
        </w:rPr>
        <w:t>Ethernet</w:t>
      </w:r>
      <w:r>
        <w:rPr>
          <w:lang w:val="en"/>
        </w:rPr>
        <w:t xml:space="preserve"> </w:t>
      </w:r>
      <w:r>
        <w:rPr>
          <w:rStyle w:val="hps"/>
          <w:lang w:val="en"/>
        </w:rPr>
        <w:t>frames</w:t>
      </w:r>
      <w:r>
        <w:rPr>
          <w:lang w:val="en"/>
        </w:rPr>
        <w:t xml:space="preserve"> </w:t>
      </w:r>
      <w:r>
        <w:rPr>
          <w:rStyle w:val="hps"/>
          <w:lang w:val="en"/>
        </w:rPr>
        <w:t>consist of</w:t>
      </w:r>
      <w:r>
        <w:rPr>
          <w:lang w:val="en"/>
        </w:rPr>
        <w:t xml:space="preserve"> </w:t>
      </w:r>
      <w:r>
        <w:rPr>
          <w:rStyle w:val="hps"/>
          <w:lang w:val="en"/>
        </w:rPr>
        <w:t>the</w:t>
      </w:r>
      <w:r>
        <w:rPr>
          <w:lang w:val="en"/>
        </w:rPr>
        <w:t xml:space="preserve"> </w:t>
      </w:r>
      <w:r>
        <w:rPr>
          <w:rStyle w:val="hps"/>
          <w:lang w:val="en"/>
        </w:rPr>
        <w:t>Preamble</w:t>
      </w:r>
      <w:r>
        <w:rPr>
          <w:lang w:val="en"/>
        </w:rPr>
        <w:t xml:space="preserve"> </w:t>
      </w:r>
      <w:r>
        <w:rPr>
          <w:rStyle w:val="hps"/>
          <w:lang w:val="en"/>
        </w:rPr>
        <w:t>(</w:t>
      </w:r>
      <w:r>
        <w:rPr>
          <w:lang w:val="en"/>
        </w:rPr>
        <w:t xml:space="preserve">toggling </w:t>
      </w:r>
      <w:r w:rsidR="002A55F9">
        <w:rPr>
          <w:rStyle w:val="hps"/>
          <w:lang w:val="en"/>
        </w:rPr>
        <w:t>Bits</w:t>
      </w:r>
      <w:r>
        <w:rPr>
          <w:lang w:val="en"/>
        </w:rPr>
        <w:t xml:space="preserve"> </w:t>
      </w:r>
      <w:r>
        <w:rPr>
          <w:rStyle w:val="hps"/>
          <w:lang w:val="en"/>
        </w:rPr>
        <w:t>for</w:t>
      </w:r>
      <w:r>
        <w:rPr>
          <w:lang w:val="en"/>
        </w:rPr>
        <w:t xml:space="preserve"> </w:t>
      </w:r>
      <w:r>
        <w:rPr>
          <w:rStyle w:val="hps"/>
          <w:lang w:val="en"/>
        </w:rPr>
        <w:t>synchronization</w:t>
      </w:r>
      <w:r>
        <w:rPr>
          <w:lang w:val="en"/>
        </w:rPr>
        <w:t xml:space="preserve">), </w:t>
      </w:r>
      <w:r>
        <w:rPr>
          <w:rStyle w:val="hps"/>
          <w:lang w:val="en"/>
        </w:rPr>
        <w:t>the</w:t>
      </w:r>
      <w:r>
        <w:rPr>
          <w:lang w:val="en"/>
        </w:rPr>
        <w:t xml:space="preserve"> </w:t>
      </w:r>
      <w:r>
        <w:rPr>
          <w:rStyle w:val="hps"/>
          <w:lang w:val="en"/>
        </w:rPr>
        <w:t>Ethernet header</w:t>
      </w:r>
      <w:r>
        <w:rPr>
          <w:lang w:val="en"/>
        </w:rPr>
        <w:t xml:space="preserve">, data </w:t>
      </w:r>
      <w:r>
        <w:rPr>
          <w:rStyle w:val="hps"/>
          <w:lang w:val="en"/>
        </w:rPr>
        <w:t>and the</w:t>
      </w:r>
      <w:r>
        <w:rPr>
          <w:lang w:val="en"/>
        </w:rPr>
        <w:t xml:space="preserve"> </w:t>
      </w:r>
      <w:r w:rsidR="0021129C">
        <w:rPr>
          <w:lang w:val="en"/>
        </w:rPr>
        <w:t xml:space="preserve">Frame Check Sequence (FCS or </w:t>
      </w:r>
      <w:r>
        <w:rPr>
          <w:rStyle w:val="hps"/>
          <w:lang w:val="en"/>
        </w:rPr>
        <w:t>CRC</w:t>
      </w:r>
      <w:r w:rsidR="0021129C">
        <w:rPr>
          <w:rStyle w:val="hps"/>
          <w:lang w:val="en"/>
        </w:rPr>
        <w:t>)</w:t>
      </w:r>
      <w:r>
        <w:rPr>
          <w:rStyle w:val="hps"/>
          <w:lang w:val="en"/>
        </w:rPr>
        <w:t xml:space="preserve"> for error detection.</w:t>
      </w:r>
    </w:p>
    <w:p w:rsidR="009C7C8A" w:rsidRDefault="009C7C8A" w:rsidP="009C7C8A">
      <w:pPr>
        <w:pStyle w:val="FlietextEinzug"/>
        <w:jc w:val="both"/>
        <w:rPr>
          <w:lang w:val="en-US"/>
        </w:rPr>
      </w:pPr>
      <w:r>
        <w:rPr>
          <w:lang w:val="en-US"/>
        </w:rPr>
        <w:t xml:space="preserve">A header consists of </w:t>
      </w:r>
      <w:r w:rsidR="0061062B">
        <w:rPr>
          <w:lang w:val="en-US"/>
        </w:rPr>
        <w:t xml:space="preserve">the Mac Addresses and </w:t>
      </w:r>
      <w:r>
        <w:rPr>
          <w:lang w:val="en-US"/>
        </w:rPr>
        <w:t>the information</w:t>
      </w:r>
      <w:r w:rsidR="00D22BDC">
        <w:rPr>
          <w:lang w:val="en-US"/>
        </w:rPr>
        <w:t xml:space="preserve"> about the following </w:t>
      </w:r>
      <w:r w:rsidR="0004497C">
        <w:rPr>
          <w:lang w:val="en-US"/>
        </w:rPr>
        <w:t>payload</w:t>
      </w:r>
      <w:r w:rsidR="00D22BDC">
        <w:rPr>
          <w:lang w:val="en-US"/>
        </w:rPr>
        <w:t xml:space="preserve">. This </w:t>
      </w:r>
      <w:r w:rsidR="0004497C">
        <w:rPr>
          <w:lang w:val="en-US"/>
        </w:rPr>
        <w:t>data</w:t>
      </w:r>
      <w:r w:rsidR="00D22BDC">
        <w:rPr>
          <w:lang w:val="en-US"/>
        </w:rPr>
        <w:t xml:space="preserve"> can carry another header with data of a higher layer. </w:t>
      </w:r>
      <w:r w:rsidR="00D22BDC">
        <w:rPr>
          <w:rStyle w:val="hps"/>
          <w:lang w:val="en"/>
        </w:rPr>
        <w:t>This</w:t>
      </w:r>
      <w:r w:rsidR="00D22BDC">
        <w:rPr>
          <w:rStyle w:val="shorttext"/>
          <w:lang w:val="en"/>
        </w:rPr>
        <w:t xml:space="preserve"> </w:t>
      </w:r>
      <w:r w:rsidR="00FD4E31">
        <w:rPr>
          <w:rStyle w:val="hps"/>
          <w:lang w:val="en"/>
        </w:rPr>
        <w:t>nesting of another protocol</w:t>
      </w:r>
      <w:r w:rsidR="00D22BDC">
        <w:rPr>
          <w:rStyle w:val="shorttext"/>
          <w:lang w:val="en"/>
        </w:rPr>
        <w:t xml:space="preserve"> </w:t>
      </w:r>
      <w:r w:rsidR="00D22BDC">
        <w:rPr>
          <w:rStyle w:val="hps"/>
          <w:lang w:val="en"/>
        </w:rPr>
        <w:t>is called protocol stack.</w:t>
      </w:r>
      <w:r w:rsidR="00D22BDC" w:rsidRPr="00D22BDC">
        <w:rPr>
          <w:lang w:val="en"/>
        </w:rPr>
        <w:t xml:space="preserve"> </w:t>
      </w:r>
      <w:r w:rsidR="00D22BDC">
        <w:rPr>
          <w:rStyle w:val="hps"/>
          <w:lang w:val="en"/>
        </w:rPr>
        <w:t>You can find</w:t>
      </w:r>
      <w:r w:rsidR="00D22BDC">
        <w:rPr>
          <w:lang w:val="en"/>
        </w:rPr>
        <w:t xml:space="preserve"> </w:t>
      </w:r>
      <w:r w:rsidR="00D22BDC">
        <w:rPr>
          <w:rStyle w:val="hps"/>
          <w:lang w:val="en"/>
        </w:rPr>
        <w:t>e.g.</w:t>
      </w:r>
      <w:r w:rsidR="00D22BDC">
        <w:rPr>
          <w:lang w:val="en"/>
        </w:rPr>
        <w:t xml:space="preserve"> </w:t>
      </w:r>
      <w:r w:rsidR="00D22BDC">
        <w:rPr>
          <w:rStyle w:val="hps"/>
          <w:lang w:val="en"/>
        </w:rPr>
        <w:t>HTTP data</w:t>
      </w:r>
      <w:r w:rsidR="00D22BDC">
        <w:rPr>
          <w:lang w:val="en"/>
        </w:rPr>
        <w:t xml:space="preserve"> </w:t>
      </w:r>
      <w:r w:rsidR="00491DAD">
        <w:rPr>
          <w:lang w:val="en"/>
        </w:rPr>
        <w:t>with</w:t>
      </w:r>
      <w:r w:rsidR="00D22BDC">
        <w:rPr>
          <w:rStyle w:val="hps"/>
          <w:lang w:val="en"/>
        </w:rPr>
        <w:t xml:space="preserve"> a</w:t>
      </w:r>
      <w:r w:rsidR="00D22BDC">
        <w:rPr>
          <w:lang w:val="en"/>
        </w:rPr>
        <w:t xml:space="preserve"> </w:t>
      </w:r>
      <w:r w:rsidR="00D22BDC">
        <w:rPr>
          <w:rStyle w:val="hps"/>
          <w:lang w:val="en"/>
        </w:rPr>
        <w:t>TCP header</w:t>
      </w:r>
      <w:r w:rsidR="00D22BDC">
        <w:rPr>
          <w:lang w:val="en"/>
        </w:rPr>
        <w:t xml:space="preserve">, the </w:t>
      </w:r>
      <w:r w:rsidR="00804A98">
        <w:rPr>
          <w:rStyle w:val="hps"/>
          <w:lang w:val="en"/>
        </w:rPr>
        <w:t xml:space="preserve">TCP Frame </w:t>
      </w:r>
      <w:r w:rsidR="00F06649">
        <w:rPr>
          <w:lang w:val="en"/>
        </w:rPr>
        <w:t>has</w:t>
      </w:r>
      <w:r w:rsidR="00D22BDC">
        <w:rPr>
          <w:lang w:val="en"/>
        </w:rPr>
        <w:t xml:space="preserve"> </w:t>
      </w:r>
      <w:r w:rsidR="00D22BDC">
        <w:rPr>
          <w:rStyle w:val="hps"/>
          <w:lang w:val="en"/>
        </w:rPr>
        <w:t>an IP header</w:t>
      </w:r>
      <w:r w:rsidR="00D22BDC">
        <w:rPr>
          <w:lang w:val="en"/>
        </w:rPr>
        <w:t xml:space="preserve"> </w:t>
      </w:r>
      <w:r w:rsidR="00D22BDC">
        <w:rPr>
          <w:rStyle w:val="hps"/>
          <w:lang w:val="en"/>
        </w:rPr>
        <w:t xml:space="preserve">and </w:t>
      </w:r>
      <w:r w:rsidR="00804A98">
        <w:rPr>
          <w:rStyle w:val="hps"/>
          <w:lang w:val="en"/>
        </w:rPr>
        <w:t>the IP Frame</w:t>
      </w:r>
      <w:r w:rsidR="00D22BDC">
        <w:rPr>
          <w:lang w:val="en"/>
        </w:rPr>
        <w:t xml:space="preserve"> </w:t>
      </w:r>
      <w:r w:rsidR="00F06649">
        <w:rPr>
          <w:rStyle w:val="hps"/>
          <w:lang w:val="en"/>
        </w:rPr>
        <w:t>has</w:t>
      </w:r>
      <w:r w:rsidR="00D22BDC">
        <w:rPr>
          <w:rStyle w:val="hps"/>
          <w:lang w:val="en"/>
        </w:rPr>
        <w:t xml:space="preserve"> an Ethernet</w:t>
      </w:r>
      <w:r w:rsidR="00D22BDC">
        <w:rPr>
          <w:lang w:val="en"/>
        </w:rPr>
        <w:t xml:space="preserve"> </w:t>
      </w:r>
      <w:r w:rsidR="00D22BDC">
        <w:rPr>
          <w:rStyle w:val="hps"/>
          <w:lang w:val="en"/>
        </w:rPr>
        <w:t>header.</w:t>
      </w:r>
    </w:p>
    <w:p w:rsidR="00CD2D7C" w:rsidRPr="00A64F8B" w:rsidRDefault="00CD2D7C" w:rsidP="00D22BDC">
      <w:pPr>
        <w:pStyle w:val="FlietextEinzug"/>
        <w:ind w:left="0"/>
      </w:pPr>
    </w:p>
    <w:p w:rsidR="00DA1901" w:rsidRPr="00A64F8B" w:rsidRDefault="00DA1901" w:rsidP="00D22BDC">
      <w:pPr>
        <w:pStyle w:val="FlietextEinzug"/>
        <w:ind w:left="0"/>
      </w:pPr>
    </w:p>
    <w:p w:rsidR="00D77A1E" w:rsidRDefault="00D77A1E" w:rsidP="00D77A1E">
      <w:pPr>
        <w:pStyle w:val="FlietextEinzug"/>
        <w:keepNext/>
      </w:pPr>
      <w:r>
        <w:rPr>
          <w:noProof/>
          <w:lang w:eastAsia="en-GB"/>
        </w:rPr>
        <w:drawing>
          <wp:inline distT="0" distB="0" distL="0" distR="0" wp14:anchorId="7BD4E311" wp14:editId="3117F631">
            <wp:extent cx="5586724" cy="1847850"/>
            <wp:effectExtent l="0" t="0" r="0" b="0"/>
            <wp:docPr id="4" name="Grafik 4" descr="C:\Users\muelhausens\Desktop\FM_DOKU\FM_Fr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uelhausens\Desktop\FM_DOKU\FM_Frame.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588806" cy="1848539"/>
                    </a:xfrm>
                    <a:prstGeom prst="rect">
                      <a:avLst/>
                    </a:prstGeom>
                    <a:noFill/>
                    <a:ln>
                      <a:noFill/>
                    </a:ln>
                  </pic:spPr>
                </pic:pic>
              </a:graphicData>
            </a:graphic>
          </wp:inline>
        </w:drawing>
      </w:r>
    </w:p>
    <w:p w:rsidR="00D77A1E" w:rsidRDefault="00D77A1E" w:rsidP="00D77A1E">
      <w:pPr>
        <w:pStyle w:val="Beschriftung"/>
        <w:rPr>
          <w:lang w:val="en-US"/>
        </w:rPr>
      </w:pPr>
      <w:bookmarkStart w:id="11" w:name="_Toc334190325"/>
      <w:r>
        <w:t xml:space="preserve">Figure </w:t>
      </w:r>
      <w:r>
        <w:fldChar w:fldCharType="begin"/>
      </w:r>
      <w:r>
        <w:instrText xml:space="preserve"> SEQ Figure \* ARABIC </w:instrText>
      </w:r>
      <w:r>
        <w:fldChar w:fldCharType="separate"/>
      </w:r>
      <w:r w:rsidR="00B461E4">
        <w:rPr>
          <w:noProof/>
        </w:rPr>
        <w:t>2</w:t>
      </w:r>
      <w:r>
        <w:fldChar w:fldCharType="end"/>
      </w:r>
      <w:r>
        <w:t xml:space="preserve">: </w:t>
      </w:r>
      <w:r w:rsidRPr="00B1456C">
        <w:t>Ethernet and POWERLINK Header</w:t>
      </w:r>
      <w:bookmarkEnd w:id="11"/>
    </w:p>
    <w:p w:rsidR="00CF749D" w:rsidRDefault="00CF749D" w:rsidP="00CF749D">
      <w:pPr>
        <w:pStyle w:val="FlietextEinzug"/>
        <w:jc w:val="both"/>
        <w:rPr>
          <w:lang w:val="en-US"/>
        </w:rPr>
      </w:pPr>
    </w:p>
    <w:p w:rsidR="00CF749D" w:rsidRDefault="00CF749D" w:rsidP="00CF749D">
      <w:pPr>
        <w:pStyle w:val="FlietextEinzug"/>
        <w:jc w:val="both"/>
        <w:rPr>
          <w:lang w:val="en-US"/>
        </w:rPr>
      </w:pPr>
    </w:p>
    <w:p w:rsidR="00F47DDB" w:rsidRDefault="00F47DDB" w:rsidP="00CF749D">
      <w:pPr>
        <w:pStyle w:val="FlietextEinzug"/>
        <w:jc w:val="both"/>
        <w:rPr>
          <w:lang w:val="en-US"/>
        </w:rPr>
      </w:pPr>
      <w:r>
        <w:rPr>
          <w:lang w:val="en-US"/>
        </w:rPr>
        <w:t>An Ethertype of the value 88ABh</w:t>
      </w:r>
      <w:r w:rsidR="00CF749D">
        <w:rPr>
          <w:lang w:val="en-US"/>
        </w:rPr>
        <w:t xml:space="preserve"> is the token for a nested POWERLINK Frame with POWERLINK-Header. It consists</w:t>
      </w:r>
      <w:r w:rsidR="004A183D">
        <w:rPr>
          <w:lang w:val="en-US"/>
        </w:rPr>
        <w:t xml:space="preserve"> of</w:t>
      </w:r>
      <w:r w:rsidR="00CF749D">
        <w:rPr>
          <w:lang w:val="en-US"/>
        </w:rPr>
        <w:t xml:space="preserve"> Number of the Destination and Source Node, the </w:t>
      </w:r>
      <w:proofErr w:type="spellStart"/>
      <w:r w:rsidR="00CF749D">
        <w:rPr>
          <w:lang w:val="en-US"/>
        </w:rPr>
        <w:t>MessageType</w:t>
      </w:r>
      <w:proofErr w:type="spellEnd"/>
      <w:r w:rsidR="00CF749D">
        <w:rPr>
          <w:lang w:val="en-US"/>
        </w:rPr>
        <w:t xml:space="preserve"> and </w:t>
      </w:r>
      <w:proofErr w:type="spellStart"/>
      <w:r w:rsidR="00CF749D">
        <w:rPr>
          <w:lang w:val="en-US"/>
        </w:rPr>
        <w:t>Messagedata</w:t>
      </w:r>
      <w:proofErr w:type="spellEnd"/>
      <w:r w:rsidR="00CF749D">
        <w:rPr>
          <w:lang w:val="en-US"/>
        </w:rPr>
        <w:t>. The structure of the different messages is depicted below.</w:t>
      </w:r>
    </w:p>
    <w:p w:rsidR="0048690E" w:rsidRDefault="0048690E">
      <w:pPr>
        <w:pStyle w:val="FlietextEinzug"/>
      </w:pPr>
    </w:p>
    <w:p w:rsidR="00DA1901" w:rsidRPr="00CF749D" w:rsidRDefault="00DA1901">
      <w:pPr>
        <w:pStyle w:val="FlietextEinzug"/>
      </w:pPr>
    </w:p>
    <w:p w:rsidR="00CF749D" w:rsidRPr="00CF749D" w:rsidRDefault="00CF749D">
      <w:pPr>
        <w:pStyle w:val="FlietextEinzug"/>
      </w:pPr>
    </w:p>
    <w:p w:rsidR="00FB58E7" w:rsidRDefault="0048690E" w:rsidP="00FB58E7">
      <w:pPr>
        <w:pStyle w:val="FlietextEinzug"/>
        <w:keepNext/>
      </w:pPr>
      <w:r>
        <w:rPr>
          <w:noProof/>
          <w:lang w:eastAsia="en-GB"/>
        </w:rPr>
        <w:drawing>
          <wp:inline distT="0" distB="0" distL="0" distR="0" wp14:anchorId="7F4C88BE" wp14:editId="3626E426">
            <wp:extent cx="6115050" cy="1514475"/>
            <wp:effectExtent l="0" t="0" r="0" b="9525"/>
            <wp:docPr id="3" name="Grafik 3" descr="C:\Users\muelhausens\Desktop\FM_DOKU\FM_Messagefr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uelhausens\Desktop\FM_DOKU\FM_Messageframe.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15050" cy="1514475"/>
                    </a:xfrm>
                    <a:prstGeom prst="rect">
                      <a:avLst/>
                    </a:prstGeom>
                    <a:noFill/>
                    <a:ln>
                      <a:noFill/>
                    </a:ln>
                  </pic:spPr>
                </pic:pic>
              </a:graphicData>
            </a:graphic>
          </wp:inline>
        </w:drawing>
      </w:r>
    </w:p>
    <w:p w:rsidR="0048690E" w:rsidRDefault="00FB58E7" w:rsidP="00FB58E7">
      <w:pPr>
        <w:pStyle w:val="Beschriftung"/>
      </w:pPr>
      <w:bookmarkStart w:id="12" w:name="_Toc334190326"/>
      <w:r>
        <w:t xml:space="preserve">Figure </w:t>
      </w:r>
      <w:r>
        <w:fldChar w:fldCharType="begin"/>
      </w:r>
      <w:r>
        <w:instrText xml:space="preserve"> SEQ Figure \* ARABIC </w:instrText>
      </w:r>
      <w:r>
        <w:fldChar w:fldCharType="separate"/>
      </w:r>
      <w:r w:rsidR="00B461E4">
        <w:rPr>
          <w:noProof/>
        </w:rPr>
        <w:t>3</w:t>
      </w:r>
      <w:r>
        <w:fldChar w:fldCharType="end"/>
      </w:r>
      <w:r w:rsidR="00502AFC">
        <w:t>: S</w:t>
      </w:r>
      <w:r>
        <w:t xml:space="preserve">tructure of the </w:t>
      </w:r>
      <w:r w:rsidR="004A183D">
        <w:t>POWERLINK</w:t>
      </w:r>
      <w:r w:rsidR="00502AFC">
        <w:t xml:space="preserve"> F</w:t>
      </w:r>
      <w:r>
        <w:t>rames</w:t>
      </w:r>
      <w:bookmarkEnd w:id="12"/>
    </w:p>
    <w:p w:rsidR="004D6883" w:rsidRDefault="004D6883" w:rsidP="004D6883">
      <w:pPr>
        <w:pStyle w:val="FlietextEinzug"/>
      </w:pPr>
    </w:p>
    <w:p w:rsidR="00DA1901" w:rsidRDefault="00DA1901" w:rsidP="004D6883">
      <w:pPr>
        <w:pStyle w:val="FlietextEinzug"/>
      </w:pPr>
    </w:p>
    <w:p w:rsidR="002A36B5" w:rsidRPr="00F927AE" w:rsidRDefault="009E50A1" w:rsidP="004D6883">
      <w:pPr>
        <w:pStyle w:val="FlietextEinzug"/>
      </w:pPr>
      <w:r>
        <w:t xml:space="preserve">The structure </w:t>
      </w:r>
      <w:r w:rsidR="003145D4">
        <w:t>varies</w:t>
      </w:r>
      <w:r>
        <w:t xml:space="preserve"> </w:t>
      </w:r>
      <w:r w:rsidR="003145D4">
        <w:t>from</w:t>
      </w:r>
      <w:r>
        <w:t xml:space="preserve"> the</w:t>
      </w:r>
      <w:r w:rsidR="00C34226">
        <w:t xml:space="preserve"> different types of </w:t>
      </w:r>
      <w:r w:rsidR="003145D4">
        <w:t>the POWERLINK frames</w:t>
      </w:r>
      <w:r w:rsidR="00C34226">
        <w:t xml:space="preserve">. </w:t>
      </w:r>
      <w:r w:rsidR="00F927AE">
        <w:t xml:space="preserve">Special </w:t>
      </w:r>
      <w:r w:rsidR="003145D4">
        <w:t>messages like SDO frames of the initialization and settings</w:t>
      </w:r>
      <w:r w:rsidR="00F927AE">
        <w:t xml:space="preserve"> can only be detected with the </w:t>
      </w:r>
      <w:r w:rsidR="00DA1901">
        <w:t>embedded</w:t>
      </w:r>
      <w:r w:rsidR="00F927AE">
        <w:t xml:space="preserve"> information like </w:t>
      </w:r>
      <w:r w:rsidR="003145D4">
        <w:t xml:space="preserve">Service ID or </w:t>
      </w:r>
      <w:r w:rsidR="00F927AE">
        <w:t>flags.</w:t>
      </w:r>
    </w:p>
    <w:p w:rsidR="009E50A1" w:rsidRPr="00F927AE" w:rsidRDefault="009E50A1" w:rsidP="004D6883">
      <w:pPr>
        <w:pStyle w:val="FlietextEinzug"/>
      </w:pPr>
    </w:p>
    <w:p w:rsidR="00E0401D" w:rsidRDefault="005A0D04" w:rsidP="00E0401D">
      <w:pPr>
        <w:pStyle w:val="berschrift2"/>
      </w:pPr>
      <w:r w:rsidRPr="00A64F8B">
        <w:br w:type="page"/>
      </w:r>
      <w:bookmarkStart w:id="13" w:name="_Toc334108996"/>
      <w:r w:rsidR="00804A98">
        <w:lastRenderedPageBreak/>
        <w:t xml:space="preserve">The </w:t>
      </w:r>
      <w:r w:rsidR="00804A98" w:rsidRPr="00804A98">
        <w:t xml:space="preserve">Different </w:t>
      </w:r>
      <w:r w:rsidR="000670D7" w:rsidRPr="00804A98">
        <w:t>Manipulation Tasks</w:t>
      </w:r>
      <w:bookmarkEnd w:id="13"/>
    </w:p>
    <w:p w:rsidR="00231FF6" w:rsidRPr="00231FF6" w:rsidRDefault="00231FF6" w:rsidP="00231FF6">
      <w:pPr>
        <w:pStyle w:val="FlietextEinzug"/>
        <w:jc w:val="both"/>
      </w:pPr>
    </w:p>
    <w:p w:rsidR="00460101" w:rsidRDefault="00231FF6" w:rsidP="00B85D7E">
      <w:pPr>
        <w:pStyle w:val="FlietextEinzug"/>
        <w:jc w:val="both"/>
      </w:pPr>
      <w:r>
        <w:t xml:space="preserve">The different tasks of the manipulator are depicted below. The </w:t>
      </w:r>
      <w:r w:rsidR="0024232D">
        <w:t>different parts of the f</w:t>
      </w:r>
      <w:r>
        <w:t>rames are coloured</w:t>
      </w:r>
      <w:r w:rsidR="00460101">
        <w:t xml:space="preserve"> like this:</w:t>
      </w:r>
    </w:p>
    <w:p w:rsidR="00B85D7E" w:rsidRDefault="00B85D7E" w:rsidP="00B85D7E">
      <w:pPr>
        <w:pStyle w:val="FlietextEinzug"/>
        <w:jc w:val="both"/>
      </w:pPr>
    </w:p>
    <w:p w:rsidR="00460101" w:rsidRDefault="00460101" w:rsidP="005E4CD3">
      <w:pPr>
        <w:pStyle w:val="FlietextEinzug"/>
        <w:numPr>
          <w:ilvl w:val="0"/>
          <w:numId w:val="24"/>
        </w:numPr>
        <w:jc w:val="both"/>
      </w:pPr>
      <w:r>
        <w:t xml:space="preserve">Preamble </w:t>
      </w:r>
      <w:r>
        <w:tab/>
        <w:t>= Green</w:t>
      </w:r>
    </w:p>
    <w:p w:rsidR="00460101" w:rsidRDefault="00460101" w:rsidP="005E4CD3">
      <w:pPr>
        <w:pStyle w:val="FlietextEinzug"/>
        <w:numPr>
          <w:ilvl w:val="0"/>
          <w:numId w:val="24"/>
        </w:numPr>
        <w:jc w:val="both"/>
      </w:pPr>
      <w:r>
        <w:t>Header data</w:t>
      </w:r>
      <w:r>
        <w:tab/>
        <w:t>= Red</w:t>
      </w:r>
    </w:p>
    <w:p w:rsidR="00460101" w:rsidRDefault="00460101" w:rsidP="005E4CD3">
      <w:pPr>
        <w:pStyle w:val="FlietextEinzug"/>
        <w:numPr>
          <w:ilvl w:val="0"/>
          <w:numId w:val="24"/>
        </w:numPr>
        <w:jc w:val="both"/>
      </w:pPr>
      <w:r>
        <w:t>Payload</w:t>
      </w:r>
      <w:r>
        <w:tab/>
        <w:t>= Blue</w:t>
      </w:r>
    </w:p>
    <w:p w:rsidR="00460101" w:rsidRPr="00231FF6" w:rsidRDefault="00460101" w:rsidP="005E4CD3">
      <w:pPr>
        <w:pStyle w:val="FlietextEinzug"/>
        <w:numPr>
          <w:ilvl w:val="0"/>
          <w:numId w:val="24"/>
        </w:numPr>
        <w:jc w:val="both"/>
      </w:pPr>
      <w:r>
        <w:t>CRC</w:t>
      </w:r>
      <w:r>
        <w:tab/>
        <w:t>= Yellow</w:t>
      </w:r>
    </w:p>
    <w:p w:rsidR="00E0401D" w:rsidRDefault="00E0401D" w:rsidP="00231FF6">
      <w:pPr>
        <w:jc w:val="both"/>
      </w:pPr>
    </w:p>
    <w:p w:rsidR="00E0401D" w:rsidRDefault="00E0401D"/>
    <w:p w:rsidR="00460101" w:rsidRDefault="00E0401D" w:rsidP="00460101">
      <w:pPr>
        <w:keepNext/>
      </w:pPr>
      <w:r>
        <w:rPr>
          <w:noProof/>
          <w:lang w:eastAsia="en-GB"/>
        </w:rPr>
        <w:drawing>
          <wp:inline distT="0" distB="0" distL="0" distR="0" wp14:anchorId="0D0B5AB4" wp14:editId="07A35727">
            <wp:extent cx="4253948" cy="1285461"/>
            <wp:effectExtent l="0" t="0" r="0" b="0"/>
            <wp:docPr id="21" name="Grafik 21" descr="C:\Users\muelhausens\Desktop\Mani_aufgabe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uelhausens\Desktop\Mani_aufgaben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61207" cy="1287655"/>
                    </a:xfrm>
                    <a:prstGeom prst="rect">
                      <a:avLst/>
                    </a:prstGeom>
                    <a:noFill/>
                    <a:ln>
                      <a:noFill/>
                    </a:ln>
                  </pic:spPr>
                </pic:pic>
              </a:graphicData>
            </a:graphic>
          </wp:inline>
        </w:drawing>
      </w:r>
    </w:p>
    <w:p w:rsidR="00B85D7E" w:rsidRPr="00AB68F7" w:rsidRDefault="00460101" w:rsidP="00AB68F7">
      <w:pPr>
        <w:pStyle w:val="Beschriftung"/>
      </w:pPr>
      <w:bookmarkStart w:id="14" w:name="_Ref330477679"/>
      <w:bookmarkStart w:id="15" w:name="_Toc334190327"/>
      <w:r>
        <w:t xml:space="preserve">Figure </w:t>
      </w:r>
      <w:r>
        <w:fldChar w:fldCharType="begin"/>
      </w:r>
      <w:r>
        <w:instrText xml:space="preserve"> SEQ Figure \* ARABIC </w:instrText>
      </w:r>
      <w:r>
        <w:fldChar w:fldCharType="separate"/>
      </w:r>
      <w:r w:rsidR="00B461E4">
        <w:rPr>
          <w:noProof/>
        </w:rPr>
        <w:t>4</w:t>
      </w:r>
      <w:r>
        <w:fldChar w:fldCharType="end"/>
      </w:r>
      <w:bookmarkEnd w:id="14"/>
      <w:r>
        <w:t>:</w:t>
      </w:r>
      <w:r w:rsidR="00BD3324">
        <w:t xml:space="preserve"> Tasks Pass and Delete</w:t>
      </w:r>
      <w:r>
        <w:t xml:space="preserve"> Frames</w:t>
      </w:r>
      <w:bookmarkEnd w:id="15"/>
    </w:p>
    <w:p w:rsidR="00AB68F7" w:rsidRPr="00B85D7E" w:rsidRDefault="00AB68F7" w:rsidP="00AB68F7">
      <w:pPr>
        <w:pStyle w:val="FlietextEinzug"/>
        <w:ind w:left="0"/>
        <w:rPr>
          <w:b/>
        </w:rPr>
      </w:pPr>
    </w:p>
    <w:p w:rsidR="00AB68F7" w:rsidRDefault="00B85D7E" w:rsidP="005E4CD3">
      <w:pPr>
        <w:pStyle w:val="FlietextEinzug"/>
        <w:numPr>
          <w:ilvl w:val="0"/>
          <w:numId w:val="25"/>
        </w:numPr>
      </w:pPr>
      <w:r w:rsidRPr="00AB68F7">
        <w:rPr>
          <w:b/>
        </w:rPr>
        <w:t>Pass</w:t>
      </w:r>
      <w:r>
        <w:t xml:space="preserve"> unselected frames without any disturbances</w:t>
      </w:r>
    </w:p>
    <w:p w:rsidR="00B85D7E" w:rsidRDefault="00B85D7E" w:rsidP="005E4CD3">
      <w:pPr>
        <w:pStyle w:val="FlietextEinzug"/>
        <w:numPr>
          <w:ilvl w:val="1"/>
          <w:numId w:val="25"/>
        </w:numPr>
      </w:pPr>
      <w:r>
        <w:t xml:space="preserve">Keep a constant delay of all outgoing frames (like in </w:t>
      </w:r>
      <w:r w:rsidRPr="00B85D7E">
        <w:rPr>
          <w:i/>
        </w:rPr>
        <w:fldChar w:fldCharType="begin"/>
      </w:r>
      <w:r w:rsidRPr="00B85D7E">
        <w:rPr>
          <w:i/>
        </w:rPr>
        <w:instrText xml:space="preserve"> REF _Ref330477679 \h </w:instrText>
      </w:r>
      <w:r>
        <w:rPr>
          <w:i/>
        </w:rPr>
        <w:instrText xml:space="preserve"> \* MERGEFORMAT </w:instrText>
      </w:r>
      <w:r w:rsidRPr="00B85D7E">
        <w:rPr>
          <w:i/>
        </w:rPr>
      </w:r>
      <w:r w:rsidRPr="00B85D7E">
        <w:rPr>
          <w:i/>
        </w:rPr>
        <w:fldChar w:fldCharType="separate"/>
      </w:r>
      <w:ins w:id="16" w:author="Sebastian Muelhausen" w:date="2012-08-31T15:31:00Z">
        <w:r w:rsidR="00B461E4" w:rsidRPr="00B461E4">
          <w:rPr>
            <w:i/>
            <w:rPrChange w:id="17" w:author="Sebastian Muelhausen" w:date="2012-08-31T15:31:00Z">
              <w:rPr/>
            </w:rPrChange>
          </w:rPr>
          <w:t xml:space="preserve">Figure </w:t>
        </w:r>
        <w:r w:rsidR="00B461E4" w:rsidRPr="00B461E4">
          <w:rPr>
            <w:i/>
            <w:noProof/>
            <w:rPrChange w:id="18" w:author="Sebastian Muelhausen" w:date="2012-08-31T15:31:00Z">
              <w:rPr>
                <w:noProof/>
              </w:rPr>
            </w:rPrChange>
          </w:rPr>
          <w:t>4</w:t>
        </w:r>
      </w:ins>
      <w:del w:id="19" w:author="Sebastian Muelhausen" w:date="2012-08-31T15:31:00Z">
        <w:r w:rsidR="00BB7D24" w:rsidRPr="00E72D3F" w:rsidDel="00B461E4">
          <w:rPr>
            <w:i/>
          </w:rPr>
          <w:delText xml:space="preserve">Figure </w:delText>
        </w:r>
        <w:r w:rsidR="00BB7D24" w:rsidRPr="00E72D3F" w:rsidDel="00B461E4">
          <w:rPr>
            <w:i/>
            <w:noProof/>
          </w:rPr>
          <w:delText>4</w:delText>
        </w:r>
      </w:del>
      <w:r w:rsidRPr="00B85D7E">
        <w:rPr>
          <w:i/>
        </w:rPr>
        <w:fldChar w:fldCharType="end"/>
      </w:r>
      <w:r>
        <w:t>)</w:t>
      </w:r>
    </w:p>
    <w:p w:rsidR="00B85D7E" w:rsidRPr="00B85D7E" w:rsidRDefault="00B85D7E" w:rsidP="00AB68F7">
      <w:pPr>
        <w:pStyle w:val="FlietextEinzug"/>
        <w:ind w:left="0"/>
        <w:rPr>
          <w:b/>
        </w:rPr>
      </w:pPr>
    </w:p>
    <w:p w:rsidR="00B85D7E" w:rsidRDefault="00B85D7E" w:rsidP="005E4CD3">
      <w:pPr>
        <w:pStyle w:val="FlietextEinzug"/>
        <w:numPr>
          <w:ilvl w:val="0"/>
          <w:numId w:val="26"/>
        </w:numPr>
      </w:pPr>
      <w:r w:rsidRPr="00AB68F7">
        <w:rPr>
          <w:b/>
        </w:rPr>
        <w:t>Remove</w:t>
      </w:r>
      <w:r>
        <w:t xml:space="preserve"> selected frames</w:t>
      </w:r>
    </w:p>
    <w:p w:rsidR="00B85D7E" w:rsidRPr="002045D5" w:rsidRDefault="00B85D7E" w:rsidP="00B85D7E">
      <w:pPr>
        <w:pStyle w:val="FlietextEinzug"/>
        <w:ind w:left="0"/>
      </w:pPr>
    </w:p>
    <w:p w:rsidR="00BD3324" w:rsidRDefault="00E0401D" w:rsidP="00BD3324">
      <w:pPr>
        <w:keepNext/>
      </w:pPr>
      <w:r>
        <w:rPr>
          <w:noProof/>
          <w:lang w:eastAsia="en-GB"/>
        </w:rPr>
        <w:drawing>
          <wp:inline distT="0" distB="0" distL="0" distR="0" wp14:anchorId="23D2321C" wp14:editId="51D91E42">
            <wp:extent cx="4253948" cy="987287"/>
            <wp:effectExtent l="0" t="0" r="0" b="3810"/>
            <wp:docPr id="22" name="Grafik 22" descr="C:\Users\muelhausens\Desktop\Mani_aufgabe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uelhausens\Desktop\Mani_aufgaben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54294" cy="987367"/>
                    </a:xfrm>
                    <a:prstGeom prst="rect">
                      <a:avLst/>
                    </a:prstGeom>
                    <a:noFill/>
                    <a:ln>
                      <a:noFill/>
                    </a:ln>
                  </pic:spPr>
                </pic:pic>
              </a:graphicData>
            </a:graphic>
          </wp:inline>
        </w:drawing>
      </w:r>
    </w:p>
    <w:p w:rsidR="00B85D7E" w:rsidRDefault="00BD3324" w:rsidP="00AB68F7">
      <w:pPr>
        <w:pStyle w:val="Beschriftung"/>
      </w:pPr>
      <w:bookmarkStart w:id="20" w:name="_Ref330478148"/>
      <w:bookmarkStart w:id="21" w:name="_Toc334190328"/>
      <w:r>
        <w:t xml:space="preserve">Figure </w:t>
      </w:r>
      <w:r>
        <w:fldChar w:fldCharType="begin"/>
      </w:r>
      <w:r>
        <w:instrText xml:space="preserve"> SEQ Figure \* ARABIC </w:instrText>
      </w:r>
      <w:r>
        <w:fldChar w:fldCharType="separate"/>
      </w:r>
      <w:r w:rsidR="00B461E4">
        <w:rPr>
          <w:noProof/>
        </w:rPr>
        <w:t>5</w:t>
      </w:r>
      <w:r>
        <w:fldChar w:fldCharType="end"/>
      </w:r>
      <w:bookmarkEnd w:id="20"/>
      <w:r>
        <w:t>: Tasks Manipulate Frame Header and CRC</w:t>
      </w:r>
      <w:bookmarkEnd w:id="21"/>
    </w:p>
    <w:p w:rsidR="00AB68F7" w:rsidRPr="00B85D7E" w:rsidRDefault="00AB68F7" w:rsidP="00AB68F7">
      <w:pPr>
        <w:pStyle w:val="FlietextEinzug"/>
        <w:ind w:left="0"/>
        <w:rPr>
          <w:b/>
        </w:rPr>
      </w:pPr>
    </w:p>
    <w:p w:rsidR="00B85D7E" w:rsidRDefault="00B85D7E" w:rsidP="005E4CD3">
      <w:pPr>
        <w:pStyle w:val="FlietextEinzug"/>
        <w:numPr>
          <w:ilvl w:val="0"/>
          <w:numId w:val="26"/>
        </w:numPr>
      </w:pPr>
      <w:r w:rsidRPr="00AB68F7">
        <w:rPr>
          <w:b/>
        </w:rPr>
        <w:t>Manipulate</w:t>
      </w:r>
      <w:r>
        <w:t xml:space="preserve"> </w:t>
      </w:r>
      <w:r w:rsidR="00AB68F7">
        <w:t>the</w:t>
      </w:r>
      <w:r>
        <w:t xml:space="preserve"> values of the</w:t>
      </w:r>
      <w:r w:rsidR="00AB68F7">
        <w:t xml:space="preserve"> frame</w:t>
      </w:r>
      <w:r>
        <w:t xml:space="preserve"> headers</w:t>
      </w:r>
      <w:r w:rsidR="00AB68F7">
        <w:t xml:space="preserve"> with a valid CRC (like in </w:t>
      </w:r>
      <w:r w:rsidR="00AB68F7" w:rsidRPr="00AB68F7">
        <w:rPr>
          <w:i/>
        </w:rPr>
        <w:fldChar w:fldCharType="begin"/>
      </w:r>
      <w:r w:rsidR="00AB68F7" w:rsidRPr="00AB68F7">
        <w:rPr>
          <w:i/>
        </w:rPr>
        <w:instrText xml:space="preserve"> REF _Ref330478148 \h </w:instrText>
      </w:r>
      <w:r w:rsidR="00AB68F7">
        <w:rPr>
          <w:i/>
        </w:rPr>
        <w:instrText xml:space="preserve"> \* MERGEFORMAT </w:instrText>
      </w:r>
      <w:r w:rsidR="00AB68F7" w:rsidRPr="00AB68F7">
        <w:rPr>
          <w:i/>
        </w:rPr>
      </w:r>
      <w:r w:rsidR="00AB68F7" w:rsidRPr="00AB68F7">
        <w:rPr>
          <w:i/>
        </w:rPr>
        <w:fldChar w:fldCharType="separate"/>
      </w:r>
      <w:ins w:id="22" w:author="Sebastian Muelhausen" w:date="2012-08-31T15:31:00Z">
        <w:r w:rsidR="00B461E4" w:rsidRPr="00B461E4">
          <w:rPr>
            <w:i/>
            <w:rPrChange w:id="23" w:author="Sebastian Muelhausen" w:date="2012-08-31T15:31:00Z">
              <w:rPr/>
            </w:rPrChange>
          </w:rPr>
          <w:t xml:space="preserve">Figure </w:t>
        </w:r>
        <w:r w:rsidR="00B461E4" w:rsidRPr="00B461E4">
          <w:rPr>
            <w:i/>
            <w:noProof/>
            <w:rPrChange w:id="24" w:author="Sebastian Muelhausen" w:date="2012-08-31T15:31:00Z">
              <w:rPr>
                <w:noProof/>
              </w:rPr>
            </w:rPrChange>
          </w:rPr>
          <w:t>5</w:t>
        </w:r>
      </w:ins>
      <w:del w:id="25" w:author="Sebastian Muelhausen" w:date="2012-08-31T15:31:00Z">
        <w:r w:rsidR="00BB7D24" w:rsidRPr="00E72D3F" w:rsidDel="00B461E4">
          <w:rPr>
            <w:i/>
          </w:rPr>
          <w:delText xml:space="preserve">Figure </w:delText>
        </w:r>
        <w:r w:rsidR="00BB7D24" w:rsidRPr="00E72D3F" w:rsidDel="00B461E4">
          <w:rPr>
            <w:i/>
            <w:noProof/>
          </w:rPr>
          <w:delText>5</w:delText>
        </w:r>
      </w:del>
      <w:r w:rsidR="00AB68F7" w:rsidRPr="00AB68F7">
        <w:rPr>
          <w:i/>
        </w:rPr>
        <w:fldChar w:fldCharType="end"/>
      </w:r>
      <w:r w:rsidR="00AB68F7">
        <w:t>)</w:t>
      </w:r>
    </w:p>
    <w:p w:rsidR="00B85D7E" w:rsidRDefault="00B85D7E" w:rsidP="00AB68F7">
      <w:pPr>
        <w:pStyle w:val="FlietextEinzug"/>
        <w:ind w:left="0"/>
        <w:rPr>
          <w:b/>
        </w:rPr>
      </w:pPr>
    </w:p>
    <w:p w:rsidR="00E0401D" w:rsidRDefault="00B85D7E" w:rsidP="005E4CD3">
      <w:pPr>
        <w:pStyle w:val="FlietextEinzug"/>
        <w:numPr>
          <w:ilvl w:val="0"/>
          <w:numId w:val="26"/>
        </w:numPr>
      </w:pPr>
      <w:r w:rsidRPr="00AB68F7">
        <w:rPr>
          <w:b/>
        </w:rPr>
        <w:t>Distort</w:t>
      </w:r>
      <w:r w:rsidRPr="00B85D7E">
        <w:t xml:space="preserve"> the CRC</w:t>
      </w:r>
    </w:p>
    <w:p w:rsidR="00E0401D" w:rsidRDefault="00E0401D"/>
    <w:p w:rsidR="00BD3324" w:rsidRDefault="00E0401D" w:rsidP="00BD3324">
      <w:pPr>
        <w:keepNext/>
      </w:pPr>
      <w:r>
        <w:rPr>
          <w:noProof/>
          <w:lang w:eastAsia="en-GB"/>
        </w:rPr>
        <w:drawing>
          <wp:inline distT="0" distB="0" distL="0" distR="0" wp14:anchorId="35744970" wp14:editId="4932141F">
            <wp:extent cx="4238045" cy="1057523"/>
            <wp:effectExtent l="0" t="0" r="0" b="952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uelhausens\Desktop\Mani_aufgaben3.png"/>
                    <pic:cNvPicPr>
                      <a:picLocks noChangeAspect="1" noChangeArrowheads="1"/>
                    </pic:cNvPicPr>
                  </pic:nvPicPr>
                  <pic:blipFill rotWithShape="1">
                    <a:blip r:embed="rId14">
                      <a:extLst>
                        <a:ext uri="{28A0092B-C50C-407E-A947-70E740481C1C}">
                          <a14:useLocalDpi xmlns:a14="http://schemas.microsoft.com/office/drawing/2010/main" val="0"/>
                        </a:ext>
                      </a:extLst>
                    </a:blip>
                    <a:srcRect b="17355"/>
                    <a:stretch/>
                  </pic:blipFill>
                  <pic:spPr bwMode="auto">
                    <a:xfrm>
                      <a:off x="0" y="0"/>
                      <a:ext cx="4244771" cy="1059201"/>
                    </a:xfrm>
                    <a:prstGeom prst="rect">
                      <a:avLst/>
                    </a:prstGeom>
                    <a:noFill/>
                    <a:ln>
                      <a:noFill/>
                    </a:ln>
                    <a:extLst>
                      <a:ext uri="{53640926-AAD7-44D8-BBD7-CCE9431645EC}">
                        <a14:shadowObscured xmlns:a14="http://schemas.microsoft.com/office/drawing/2010/main"/>
                      </a:ext>
                    </a:extLst>
                  </pic:spPr>
                </pic:pic>
              </a:graphicData>
            </a:graphic>
          </wp:inline>
        </w:drawing>
      </w:r>
    </w:p>
    <w:p w:rsidR="00AB68F7" w:rsidRDefault="00BD3324" w:rsidP="00AB68F7">
      <w:pPr>
        <w:pStyle w:val="Beschriftung"/>
      </w:pPr>
      <w:bookmarkStart w:id="26" w:name="_Ref330478509"/>
      <w:bookmarkStart w:id="27" w:name="_Toc334190329"/>
      <w:r>
        <w:t xml:space="preserve">Figure </w:t>
      </w:r>
      <w:r>
        <w:fldChar w:fldCharType="begin"/>
      </w:r>
      <w:r>
        <w:instrText xml:space="preserve"> SEQ Figure \* ARABIC </w:instrText>
      </w:r>
      <w:r>
        <w:fldChar w:fldCharType="separate"/>
      </w:r>
      <w:r w:rsidR="00B461E4">
        <w:rPr>
          <w:noProof/>
        </w:rPr>
        <w:t>6</w:t>
      </w:r>
      <w:r>
        <w:fldChar w:fldCharType="end"/>
      </w:r>
      <w:bookmarkEnd w:id="26"/>
      <w:r>
        <w:t>: Tasks Delay and Truncate Frames</w:t>
      </w:r>
      <w:bookmarkEnd w:id="27"/>
    </w:p>
    <w:p w:rsidR="00AB68F7" w:rsidRDefault="00AB68F7" w:rsidP="00AB68F7">
      <w:pPr>
        <w:pStyle w:val="FlietextEinzug"/>
      </w:pPr>
    </w:p>
    <w:p w:rsidR="00AB68F7" w:rsidRDefault="00AB68F7" w:rsidP="005E4CD3">
      <w:pPr>
        <w:pStyle w:val="FlietextEinzug"/>
        <w:numPr>
          <w:ilvl w:val="0"/>
          <w:numId w:val="27"/>
        </w:numPr>
      </w:pPr>
      <w:r w:rsidRPr="00AB68F7">
        <w:rPr>
          <w:b/>
        </w:rPr>
        <w:t>Delay</w:t>
      </w:r>
      <w:r>
        <w:t xml:space="preserve"> frames of a certain amount of time (like in </w:t>
      </w:r>
      <w:r w:rsidRPr="00AB68F7">
        <w:rPr>
          <w:i/>
        </w:rPr>
        <w:fldChar w:fldCharType="begin"/>
      </w:r>
      <w:r w:rsidRPr="00AB68F7">
        <w:rPr>
          <w:i/>
        </w:rPr>
        <w:instrText xml:space="preserve"> REF _Ref330478509 \h </w:instrText>
      </w:r>
      <w:r>
        <w:rPr>
          <w:i/>
        </w:rPr>
        <w:instrText xml:space="preserve"> \* MERGEFORMAT </w:instrText>
      </w:r>
      <w:r w:rsidRPr="00AB68F7">
        <w:rPr>
          <w:i/>
        </w:rPr>
      </w:r>
      <w:r w:rsidRPr="00AB68F7">
        <w:rPr>
          <w:i/>
        </w:rPr>
        <w:fldChar w:fldCharType="separate"/>
      </w:r>
      <w:ins w:id="28" w:author="Sebastian Muelhausen" w:date="2012-08-31T15:31:00Z">
        <w:r w:rsidR="00B461E4" w:rsidRPr="00B461E4">
          <w:rPr>
            <w:i/>
            <w:rPrChange w:id="29" w:author="Sebastian Muelhausen" w:date="2012-08-31T15:31:00Z">
              <w:rPr/>
            </w:rPrChange>
          </w:rPr>
          <w:t xml:space="preserve">Figure </w:t>
        </w:r>
        <w:r w:rsidR="00B461E4" w:rsidRPr="00B461E4">
          <w:rPr>
            <w:i/>
            <w:noProof/>
            <w:rPrChange w:id="30" w:author="Sebastian Muelhausen" w:date="2012-08-31T15:31:00Z">
              <w:rPr>
                <w:noProof/>
              </w:rPr>
            </w:rPrChange>
          </w:rPr>
          <w:t>6</w:t>
        </w:r>
      </w:ins>
      <w:del w:id="31" w:author="Sebastian Muelhausen" w:date="2012-08-31T15:31:00Z">
        <w:r w:rsidR="00BB7D24" w:rsidRPr="00E72D3F" w:rsidDel="00B461E4">
          <w:rPr>
            <w:i/>
          </w:rPr>
          <w:delText xml:space="preserve">Figure </w:delText>
        </w:r>
        <w:r w:rsidR="00BB7D24" w:rsidRPr="00E72D3F" w:rsidDel="00B461E4">
          <w:rPr>
            <w:i/>
            <w:noProof/>
          </w:rPr>
          <w:delText>6</w:delText>
        </w:r>
      </w:del>
      <w:r w:rsidRPr="00AB68F7">
        <w:rPr>
          <w:i/>
        </w:rPr>
        <w:fldChar w:fldCharType="end"/>
      </w:r>
      <w:r>
        <w:t>)</w:t>
      </w:r>
    </w:p>
    <w:p w:rsidR="00AB68F7" w:rsidRDefault="00AB68F7" w:rsidP="005E4CD3">
      <w:pPr>
        <w:pStyle w:val="FlietextEinzug"/>
        <w:numPr>
          <w:ilvl w:val="1"/>
          <w:numId w:val="27"/>
        </w:numPr>
      </w:pPr>
      <w:r>
        <w:t>with keeping the IPG (Inter Package Gap) to the following frame</w:t>
      </w:r>
    </w:p>
    <w:p w:rsidR="00AB68F7" w:rsidRDefault="00AB68F7" w:rsidP="00AB68F7">
      <w:pPr>
        <w:pStyle w:val="FlietextEinzug"/>
        <w:ind w:left="644"/>
      </w:pPr>
    </w:p>
    <w:p w:rsidR="00E0401D" w:rsidRDefault="00AB68F7" w:rsidP="005E4CD3">
      <w:pPr>
        <w:pStyle w:val="FlietextEinzug"/>
        <w:numPr>
          <w:ilvl w:val="0"/>
          <w:numId w:val="27"/>
        </w:numPr>
      </w:pPr>
      <w:r w:rsidRPr="00AB68F7">
        <w:rPr>
          <w:b/>
        </w:rPr>
        <w:t>Truncate</w:t>
      </w:r>
      <w:r>
        <w:t xml:space="preserve"> frames with a valid CRC</w:t>
      </w:r>
      <w:r w:rsidR="00E0401D">
        <w:br w:type="page"/>
      </w:r>
    </w:p>
    <w:p w:rsidR="0039557D" w:rsidRPr="0039557D" w:rsidRDefault="00B2627A" w:rsidP="0039557D">
      <w:pPr>
        <w:pStyle w:val="berschrift1"/>
      </w:pPr>
      <w:bookmarkStart w:id="32" w:name="_Toc334108997"/>
      <w:r w:rsidRPr="005D7215">
        <w:lastRenderedPageBreak/>
        <w:t xml:space="preserve">Framemanipulator </w:t>
      </w:r>
      <w:r w:rsidR="002065A1">
        <w:t>Features</w:t>
      </w:r>
      <w:bookmarkEnd w:id="32"/>
    </w:p>
    <w:p w:rsidR="0039557D" w:rsidRPr="0039557D" w:rsidRDefault="00634319" w:rsidP="0039557D">
      <w:pPr>
        <w:pStyle w:val="berschrift2"/>
      </w:pPr>
      <w:bookmarkStart w:id="33" w:name="_Toc334108998"/>
      <w:r>
        <w:t>Features</w:t>
      </w:r>
      <w:r w:rsidRPr="005D7215">
        <w:t xml:space="preserve"> </w:t>
      </w:r>
      <w:r w:rsidR="00676ADF" w:rsidRPr="005D7215">
        <w:t>for openConformance Test</w:t>
      </w:r>
      <w:bookmarkEnd w:id="33"/>
    </w:p>
    <w:p w:rsidR="00676ADF" w:rsidRPr="005D7215" w:rsidRDefault="00676ADF" w:rsidP="005D7215">
      <w:pPr>
        <w:pStyle w:val="berschrift3"/>
      </w:pPr>
      <w:bookmarkStart w:id="34" w:name="_Ref327348249"/>
      <w:bookmarkStart w:id="35" w:name="_Toc334108999"/>
      <w:r w:rsidRPr="005D7215">
        <w:t>Dropping of specific frames in a specified sequence</w:t>
      </w:r>
      <w:bookmarkEnd w:id="34"/>
      <w:bookmarkEnd w:id="35"/>
    </w:p>
    <w:p w:rsidR="00676ADF" w:rsidRDefault="00676ADF" w:rsidP="00025C8F">
      <w:pPr>
        <w:pStyle w:val="FlietextEinzug"/>
        <w:jc w:val="both"/>
      </w:pPr>
      <w:r w:rsidRPr="005D7215">
        <w:t xml:space="preserve">The Frame-Manipulator (FM) Device </w:t>
      </w:r>
      <w:r w:rsidR="00F21AA2">
        <w:t>is</w:t>
      </w:r>
      <w:r w:rsidRPr="005D7215">
        <w:t xml:space="preserve"> able to drop specific types of Ethernet Frames in a certain frame-type-count sequence. E.g. the FM should drop the 2nd and the 5th POWERLINK SoC frame at reception of a TBD start command.</w:t>
      </w:r>
    </w:p>
    <w:p w:rsidR="0039557D" w:rsidRPr="005D7215" w:rsidRDefault="0039557D" w:rsidP="00025C8F">
      <w:pPr>
        <w:pStyle w:val="FlietextEinzug"/>
        <w:jc w:val="both"/>
      </w:pPr>
    </w:p>
    <w:p w:rsidR="00676ADF" w:rsidRPr="005D7215" w:rsidRDefault="00676ADF" w:rsidP="005D7215">
      <w:pPr>
        <w:pStyle w:val="berschrift3"/>
      </w:pPr>
      <w:bookmarkStart w:id="36" w:name="_Ref320890323"/>
      <w:bookmarkStart w:id="37" w:name="_Toc334109000"/>
      <w:r w:rsidRPr="005D7215">
        <w:t>Delay of specified frames for a specified amount of time (in a specified sequence)</w:t>
      </w:r>
      <w:bookmarkEnd w:id="36"/>
      <w:bookmarkEnd w:id="37"/>
    </w:p>
    <w:p w:rsidR="00676ADF" w:rsidRDefault="00676ADF" w:rsidP="00025C8F">
      <w:pPr>
        <w:pStyle w:val="FlietextEinzug"/>
        <w:jc w:val="both"/>
      </w:pPr>
      <w:r w:rsidRPr="005D7215">
        <w:t xml:space="preserve">Same case </w:t>
      </w:r>
      <w:r w:rsidRPr="009E2596">
        <w:rPr>
          <w:color w:val="000000" w:themeColor="text1"/>
        </w:rPr>
        <w:t xml:space="preserve">like in </w:t>
      </w:r>
      <w:r w:rsidR="009E2596" w:rsidRPr="009E2596">
        <w:rPr>
          <w:color w:val="000000" w:themeColor="text1"/>
        </w:rPr>
        <w:fldChar w:fldCharType="begin"/>
      </w:r>
      <w:r w:rsidR="009E2596" w:rsidRPr="009E2596">
        <w:rPr>
          <w:color w:val="000000" w:themeColor="text1"/>
        </w:rPr>
        <w:instrText xml:space="preserve"> REF _Ref327348249 \r \h </w:instrText>
      </w:r>
      <w:r w:rsidR="009E2596" w:rsidRPr="009E2596">
        <w:rPr>
          <w:color w:val="000000" w:themeColor="text1"/>
        </w:rPr>
      </w:r>
      <w:r w:rsidR="009E2596" w:rsidRPr="009E2596">
        <w:rPr>
          <w:color w:val="000000" w:themeColor="text1"/>
        </w:rPr>
        <w:fldChar w:fldCharType="separate"/>
      </w:r>
      <w:r w:rsidR="00B461E4">
        <w:rPr>
          <w:color w:val="000000" w:themeColor="text1"/>
        </w:rPr>
        <w:t>2.1.1</w:t>
      </w:r>
      <w:r w:rsidR="009E2596" w:rsidRPr="009E2596">
        <w:rPr>
          <w:color w:val="000000" w:themeColor="text1"/>
        </w:rPr>
        <w:fldChar w:fldCharType="end"/>
      </w:r>
      <w:r w:rsidRPr="009E2596">
        <w:rPr>
          <w:color w:val="000000" w:themeColor="text1"/>
        </w:rPr>
        <w:t xml:space="preserve"> but instead </w:t>
      </w:r>
      <w:r w:rsidRPr="005D7215">
        <w:t xml:space="preserve">of dropping the frame it </w:t>
      </w:r>
      <w:r w:rsidR="00F21AA2">
        <w:t>is</w:t>
      </w:r>
      <w:r w:rsidRPr="005D7215">
        <w:t xml:space="preserve"> delayed.</w:t>
      </w:r>
    </w:p>
    <w:p w:rsidR="0039557D" w:rsidRPr="005D7215" w:rsidRDefault="0039557D" w:rsidP="00025C8F">
      <w:pPr>
        <w:pStyle w:val="FlietextEinzug"/>
        <w:jc w:val="both"/>
      </w:pPr>
    </w:p>
    <w:p w:rsidR="00676ADF" w:rsidRPr="005D7215" w:rsidRDefault="00676ADF" w:rsidP="005D7215">
      <w:pPr>
        <w:pStyle w:val="berschrift3"/>
      </w:pPr>
      <w:bookmarkStart w:id="38" w:name="_Toc334109001"/>
      <w:r w:rsidRPr="005D7215">
        <w:t>Manipulation of POWERLINK-Header fields (in a specified sequence)</w:t>
      </w:r>
      <w:bookmarkEnd w:id="38"/>
    </w:p>
    <w:p w:rsidR="00676ADF" w:rsidRPr="005D7215" w:rsidRDefault="00676ADF" w:rsidP="00025C8F">
      <w:pPr>
        <w:pStyle w:val="FlietextEinzug"/>
        <w:jc w:val="both"/>
      </w:pPr>
      <w:r w:rsidRPr="005D7215">
        <w:t xml:space="preserve">Same case like in </w:t>
      </w:r>
      <w:r w:rsidR="009E2596" w:rsidRPr="009E2596">
        <w:rPr>
          <w:color w:val="000000" w:themeColor="text1"/>
        </w:rPr>
        <w:fldChar w:fldCharType="begin"/>
      </w:r>
      <w:r w:rsidR="009E2596" w:rsidRPr="009E2596">
        <w:rPr>
          <w:color w:val="000000" w:themeColor="text1"/>
        </w:rPr>
        <w:instrText xml:space="preserve"> REF _Ref327348249 \r \h </w:instrText>
      </w:r>
      <w:r w:rsidR="009E2596" w:rsidRPr="009E2596">
        <w:rPr>
          <w:color w:val="000000" w:themeColor="text1"/>
        </w:rPr>
      </w:r>
      <w:r w:rsidR="009E2596" w:rsidRPr="009E2596">
        <w:rPr>
          <w:color w:val="000000" w:themeColor="text1"/>
        </w:rPr>
        <w:fldChar w:fldCharType="separate"/>
      </w:r>
      <w:r w:rsidR="00B461E4">
        <w:rPr>
          <w:color w:val="000000" w:themeColor="text1"/>
        </w:rPr>
        <w:t>2.1.1</w:t>
      </w:r>
      <w:r w:rsidR="009E2596" w:rsidRPr="009E2596">
        <w:rPr>
          <w:color w:val="000000" w:themeColor="text1"/>
        </w:rPr>
        <w:fldChar w:fldCharType="end"/>
      </w:r>
      <w:r w:rsidR="009E2596" w:rsidRPr="009E2596">
        <w:rPr>
          <w:color w:val="000000" w:themeColor="text1"/>
        </w:rPr>
        <w:t xml:space="preserve"> </w:t>
      </w:r>
      <w:r w:rsidRPr="005D7215">
        <w:t xml:space="preserve"> but instead of dropping the frame its content </w:t>
      </w:r>
      <w:r w:rsidR="00F21AA2">
        <w:t>is</w:t>
      </w:r>
      <w:r w:rsidRPr="005D7215">
        <w:t xml:space="preserve"> manipulated.</w:t>
      </w:r>
    </w:p>
    <w:p w:rsidR="00676ADF" w:rsidRDefault="00676ADF" w:rsidP="00025C8F">
      <w:pPr>
        <w:pStyle w:val="FlietextEinzug"/>
        <w:jc w:val="both"/>
      </w:pPr>
      <w:r w:rsidRPr="005D7215">
        <w:t xml:space="preserve">The FM </w:t>
      </w:r>
      <w:r w:rsidR="00F21AA2">
        <w:t>is</w:t>
      </w:r>
      <w:r w:rsidRPr="005D7215">
        <w:t xml:space="preserve"> informed about the modified data with Byte-Offset / Bit-Offset / Value / (Size) of the Ethernet data to be modified.</w:t>
      </w:r>
    </w:p>
    <w:p w:rsidR="0039557D" w:rsidRPr="005D7215" w:rsidRDefault="0039557D" w:rsidP="00025C8F">
      <w:pPr>
        <w:pStyle w:val="FlietextEinzug"/>
        <w:jc w:val="both"/>
      </w:pPr>
    </w:p>
    <w:p w:rsidR="00676ADF" w:rsidRPr="005D7215" w:rsidRDefault="00676ADF" w:rsidP="005D7215">
      <w:pPr>
        <w:pStyle w:val="berschrift3"/>
      </w:pPr>
      <w:bookmarkStart w:id="39" w:name="_Ref320888254"/>
      <w:bookmarkStart w:id="40" w:name="_Ref320889103"/>
      <w:bookmarkStart w:id="41" w:name="_Toc334109002"/>
      <w:r w:rsidRPr="005D7215">
        <w:t>Manipulation of Ethernet-CRC</w:t>
      </w:r>
      <w:bookmarkEnd w:id="39"/>
      <w:r w:rsidRPr="005D7215">
        <w:t xml:space="preserve"> (in a specified sequence)</w:t>
      </w:r>
      <w:bookmarkEnd w:id="40"/>
      <w:bookmarkEnd w:id="41"/>
    </w:p>
    <w:p w:rsidR="00676ADF" w:rsidRDefault="00676ADF" w:rsidP="00025C8F">
      <w:pPr>
        <w:pStyle w:val="FlietextEinzug"/>
        <w:jc w:val="both"/>
      </w:pPr>
      <w:r w:rsidRPr="005D7215">
        <w:t xml:space="preserve">Same case like in </w:t>
      </w:r>
      <w:r w:rsidR="009E2596" w:rsidRPr="009E2596">
        <w:rPr>
          <w:color w:val="000000" w:themeColor="text1"/>
        </w:rPr>
        <w:fldChar w:fldCharType="begin"/>
      </w:r>
      <w:r w:rsidR="009E2596" w:rsidRPr="009E2596">
        <w:rPr>
          <w:color w:val="000000" w:themeColor="text1"/>
        </w:rPr>
        <w:instrText xml:space="preserve"> REF _Ref327348249 \r \h </w:instrText>
      </w:r>
      <w:r w:rsidR="009E2596" w:rsidRPr="009E2596">
        <w:rPr>
          <w:color w:val="000000" w:themeColor="text1"/>
        </w:rPr>
      </w:r>
      <w:r w:rsidR="009E2596" w:rsidRPr="009E2596">
        <w:rPr>
          <w:color w:val="000000" w:themeColor="text1"/>
        </w:rPr>
        <w:fldChar w:fldCharType="separate"/>
      </w:r>
      <w:r w:rsidR="00B461E4">
        <w:rPr>
          <w:color w:val="000000" w:themeColor="text1"/>
        </w:rPr>
        <w:t>2.1.1</w:t>
      </w:r>
      <w:r w:rsidR="009E2596" w:rsidRPr="009E2596">
        <w:rPr>
          <w:color w:val="000000" w:themeColor="text1"/>
        </w:rPr>
        <w:fldChar w:fldCharType="end"/>
      </w:r>
      <w:r w:rsidR="009E2596" w:rsidRPr="009E2596">
        <w:rPr>
          <w:color w:val="000000" w:themeColor="text1"/>
        </w:rPr>
        <w:t xml:space="preserve"> </w:t>
      </w:r>
      <w:r w:rsidRPr="005D7215">
        <w:t xml:space="preserve"> but instead of dropping the frame its CRC </w:t>
      </w:r>
      <w:r w:rsidR="00F21AA2">
        <w:t>is</w:t>
      </w:r>
      <w:r w:rsidRPr="005D7215">
        <w:t xml:space="preserve"> manipulated.</w:t>
      </w:r>
    </w:p>
    <w:p w:rsidR="0039557D" w:rsidRPr="005D7215" w:rsidRDefault="0039557D" w:rsidP="00025C8F">
      <w:pPr>
        <w:pStyle w:val="FlietextEinzug"/>
        <w:jc w:val="both"/>
      </w:pPr>
    </w:p>
    <w:p w:rsidR="00676ADF" w:rsidRPr="005D7215" w:rsidRDefault="00676ADF" w:rsidP="005D7215">
      <w:pPr>
        <w:pStyle w:val="berschrift3"/>
      </w:pPr>
      <w:bookmarkStart w:id="42" w:name="_Toc334109003"/>
      <w:r w:rsidRPr="005D7215">
        <w:t>Truncate payload of PReq-Frames</w:t>
      </w:r>
      <w:bookmarkEnd w:id="42"/>
    </w:p>
    <w:p w:rsidR="00676ADF" w:rsidRPr="005D7215" w:rsidRDefault="00676ADF" w:rsidP="00025C8F">
      <w:pPr>
        <w:pStyle w:val="FlietextEinzug"/>
        <w:jc w:val="both"/>
      </w:pPr>
      <w:r w:rsidRPr="005D7215">
        <w:t xml:space="preserve">The FM </w:t>
      </w:r>
      <w:r w:rsidR="00F21AA2">
        <w:t>is</w:t>
      </w:r>
      <w:r w:rsidRPr="005D7215">
        <w:t xml:space="preserve"> able to shorten a POWERLINK</w:t>
      </w:r>
      <w:r w:rsidR="005F3D0B" w:rsidRPr="005D7215">
        <w:t xml:space="preserve"> PReq</w:t>
      </w:r>
      <w:r w:rsidRPr="005D7215">
        <w:t xml:space="preserve"> frame.</w:t>
      </w:r>
    </w:p>
    <w:p w:rsidR="00676ADF" w:rsidRDefault="00676ADF" w:rsidP="00025C8F">
      <w:pPr>
        <w:pStyle w:val="FlietextEinzug"/>
        <w:jc w:val="both"/>
      </w:pPr>
      <w:r w:rsidRPr="005D7215">
        <w:t xml:space="preserve">E.g. the PReq size </w:t>
      </w:r>
      <w:r w:rsidR="00F21AA2">
        <w:t>can</w:t>
      </w:r>
      <w:r w:rsidR="00F21AA2" w:rsidRPr="005D7215">
        <w:t xml:space="preserve"> </w:t>
      </w:r>
      <w:r w:rsidRPr="005D7215">
        <w:t>be modified that it will not match the mapping size at the DUT.</w:t>
      </w:r>
    </w:p>
    <w:p w:rsidR="0039557D" w:rsidRPr="005D7215" w:rsidRDefault="0039557D" w:rsidP="00025C8F">
      <w:pPr>
        <w:pStyle w:val="FlietextEinzug"/>
        <w:jc w:val="both"/>
      </w:pPr>
    </w:p>
    <w:p w:rsidR="00676ADF" w:rsidRPr="005D7215" w:rsidRDefault="00676ADF" w:rsidP="00676ADF">
      <w:pPr>
        <w:pStyle w:val="berschrift3"/>
        <w:tabs>
          <w:tab w:val="num" w:pos="720"/>
          <w:tab w:val="left" w:pos="851"/>
        </w:tabs>
        <w:spacing w:after="60"/>
        <w:ind w:left="720" w:hanging="720"/>
      </w:pPr>
      <w:bookmarkStart w:id="43" w:name="_Toc334109004"/>
      <w:r w:rsidRPr="005D7215">
        <w:t xml:space="preserve">Example: Typical </w:t>
      </w:r>
      <w:r w:rsidR="003954B4" w:rsidRPr="005D7215">
        <w:t>Test sequence</w:t>
      </w:r>
      <w:r w:rsidRPr="005D7215">
        <w:t xml:space="preserve"> of openConformance Test using FM e.g. “Loss of So</w:t>
      </w:r>
      <w:r w:rsidR="003954B4" w:rsidRPr="005D7215">
        <w:t>C</w:t>
      </w:r>
      <w:r w:rsidRPr="005D7215">
        <w:t>”:</w:t>
      </w:r>
      <w:bookmarkEnd w:id="43"/>
    </w:p>
    <w:p w:rsidR="00676ADF" w:rsidRPr="005D7215" w:rsidRDefault="00676ADF" w:rsidP="005E4CD3">
      <w:pPr>
        <w:numPr>
          <w:ilvl w:val="0"/>
          <w:numId w:val="5"/>
        </w:numPr>
        <w:spacing w:after="60"/>
        <w:jc w:val="both"/>
      </w:pPr>
      <w:r w:rsidRPr="005D7215">
        <w:t>The openConformance tool configures the FM via POWERLINK (e.g. SDO</w:t>
      </w:r>
      <w:r w:rsidR="005F3D0B" w:rsidRPr="005D7215">
        <w:t>. In a first attempt via PRes MN</w:t>
      </w:r>
      <w:r w:rsidRPr="005D7215">
        <w:t>).</w:t>
      </w:r>
    </w:p>
    <w:p w:rsidR="00676ADF" w:rsidRPr="005D7215" w:rsidRDefault="00676ADF" w:rsidP="005E4CD3">
      <w:pPr>
        <w:numPr>
          <w:ilvl w:val="0"/>
          <w:numId w:val="5"/>
        </w:numPr>
        <w:spacing w:after="60"/>
        <w:jc w:val="both"/>
      </w:pPr>
      <w:r w:rsidRPr="005D7215">
        <w:t>The openConformance tool starts dropping of SoC frames in a specific sequence</w:t>
      </w:r>
      <w:r w:rsidR="00025C8F" w:rsidRPr="005D7215">
        <w:t>-</w:t>
      </w:r>
    </w:p>
    <w:p w:rsidR="00676ADF" w:rsidRPr="005D7215" w:rsidRDefault="00676ADF" w:rsidP="005E4CD3">
      <w:pPr>
        <w:numPr>
          <w:ilvl w:val="0"/>
          <w:numId w:val="5"/>
        </w:numPr>
        <w:spacing w:after="60"/>
        <w:jc w:val="both"/>
      </w:pPr>
      <w:r w:rsidRPr="005D7215">
        <w:t xml:space="preserve">Start of the actual test in the openConformance at a known POWERLINK </w:t>
      </w:r>
      <w:r w:rsidR="003954B4" w:rsidRPr="005D7215">
        <w:t>cycle</w:t>
      </w:r>
      <w:r w:rsidRPr="005D7215">
        <w:t xml:space="preserve"> number + additional FM delay (e.g. 1 cycle), in a way that the FM and the openConformance test tool start at the same POWERLINK cycle.</w:t>
      </w:r>
    </w:p>
    <w:p w:rsidR="00676ADF" w:rsidRPr="005D7215" w:rsidRDefault="00676ADF" w:rsidP="005E4CD3">
      <w:pPr>
        <w:numPr>
          <w:ilvl w:val="0"/>
          <w:numId w:val="5"/>
        </w:numPr>
        <w:spacing w:after="60"/>
        <w:jc w:val="both"/>
      </w:pPr>
      <w:r w:rsidRPr="005D7215">
        <w:t>The FM executes the dropping of SoC frames in a specific sequence.</w:t>
      </w:r>
    </w:p>
    <w:p w:rsidR="00676ADF" w:rsidRPr="005D7215" w:rsidRDefault="00676ADF" w:rsidP="005E4CD3">
      <w:pPr>
        <w:numPr>
          <w:ilvl w:val="0"/>
          <w:numId w:val="5"/>
        </w:numPr>
        <w:spacing w:after="60"/>
        <w:jc w:val="both"/>
      </w:pPr>
      <w:r w:rsidRPr="005D7215">
        <w:t>The openConformance tool verifies the DUT</w:t>
      </w:r>
      <w:r w:rsidR="005F3D0B" w:rsidRPr="005D7215">
        <w:t xml:space="preserve"> NMT-Status</w:t>
      </w:r>
      <w:r w:rsidRPr="005D7215">
        <w:t>, which shall have e.g. fallen back to</w:t>
      </w:r>
      <w:r w:rsidR="005F3D0B" w:rsidRPr="005D7215">
        <w:t xml:space="preserve"> Pr</w:t>
      </w:r>
      <w:r w:rsidR="005F3D0B" w:rsidRPr="005D7215">
        <w:t>e</w:t>
      </w:r>
      <w:r w:rsidR="005F3D0B" w:rsidRPr="005D7215">
        <w:t>OP1</w:t>
      </w:r>
      <w:r w:rsidRPr="005D7215">
        <w:t>.</w:t>
      </w:r>
    </w:p>
    <w:p w:rsidR="00676ADF" w:rsidRPr="0039557D" w:rsidRDefault="0039557D" w:rsidP="0039557D">
      <w:pPr>
        <w:rPr>
          <w:rFonts w:eastAsia="Times New Roman"/>
          <w:szCs w:val="24"/>
          <w:lang w:eastAsia="de-DE"/>
        </w:rPr>
      </w:pPr>
      <w:r>
        <w:br w:type="page"/>
      </w:r>
    </w:p>
    <w:p w:rsidR="0039557D" w:rsidRPr="0039557D" w:rsidRDefault="00676ADF" w:rsidP="0039557D">
      <w:pPr>
        <w:pStyle w:val="berschrift2"/>
      </w:pPr>
      <w:bookmarkStart w:id="44" w:name="_Toc334109005"/>
      <w:r w:rsidRPr="005D7215">
        <w:lastRenderedPageBreak/>
        <w:t xml:space="preserve">Device </w:t>
      </w:r>
      <w:r w:rsidR="00634319">
        <w:t>Features</w:t>
      </w:r>
      <w:bookmarkEnd w:id="44"/>
    </w:p>
    <w:p w:rsidR="0039557D" w:rsidRPr="0039557D" w:rsidRDefault="00676ADF" w:rsidP="0039557D">
      <w:pPr>
        <w:pStyle w:val="berschrift3"/>
      </w:pPr>
      <w:bookmarkStart w:id="45" w:name="_Toc334109006"/>
      <w:r w:rsidRPr="005D7215">
        <w:t>Frame</w:t>
      </w:r>
      <w:r w:rsidR="00714A60">
        <w:t>m</w:t>
      </w:r>
      <w:r w:rsidRPr="005D7215">
        <w:t>anipulator Configuration</w:t>
      </w:r>
      <w:bookmarkEnd w:id="45"/>
    </w:p>
    <w:p w:rsidR="00676ADF" w:rsidRPr="005D7215" w:rsidRDefault="00714A60" w:rsidP="00676ADF">
      <w:pPr>
        <w:pStyle w:val="berschrift4"/>
        <w:tabs>
          <w:tab w:val="num" w:pos="864"/>
        </w:tabs>
        <w:spacing w:after="60"/>
        <w:ind w:left="864" w:hanging="864"/>
      </w:pPr>
      <w:bookmarkStart w:id="46" w:name="_Toc334109007"/>
      <w:r>
        <w:t>Control the FM by</w:t>
      </w:r>
      <w:r w:rsidRPr="005D7215">
        <w:t xml:space="preserve"> </w:t>
      </w:r>
      <w:r w:rsidR="00676ADF" w:rsidRPr="005D7215">
        <w:t>using MN-PRes Payload:</w:t>
      </w:r>
      <w:bookmarkEnd w:id="46"/>
      <w:r w:rsidR="00676ADF" w:rsidRPr="005D7215">
        <w:t xml:space="preserve"> </w:t>
      </w:r>
    </w:p>
    <w:p w:rsidR="00676ADF" w:rsidRPr="005D7215" w:rsidRDefault="00676ADF" w:rsidP="00025C8F">
      <w:pPr>
        <w:pStyle w:val="FlietextEinzug"/>
        <w:jc w:val="both"/>
      </w:pPr>
      <w:r w:rsidRPr="005D7215">
        <w:t>This is an approach for a first test with the drawback of lacking flexibility.</w:t>
      </w:r>
    </w:p>
    <w:p w:rsidR="00676ADF" w:rsidRPr="005D7215" w:rsidRDefault="00676ADF" w:rsidP="00676ADF">
      <w:pPr>
        <w:spacing w:after="60"/>
        <w:ind w:left="567"/>
        <w:jc w:val="both"/>
      </w:pPr>
    </w:p>
    <w:p w:rsidR="00676ADF" w:rsidRPr="005D7215" w:rsidRDefault="00714A60" w:rsidP="005E4CD3">
      <w:pPr>
        <w:numPr>
          <w:ilvl w:val="0"/>
          <w:numId w:val="4"/>
        </w:numPr>
        <w:spacing w:after="60"/>
        <w:jc w:val="both"/>
      </w:pPr>
      <w:r>
        <w:t>S</w:t>
      </w:r>
      <w:r w:rsidR="00676ADF" w:rsidRPr="005D7215">
        <w:t xml:space="preserve">tarting of the test </w:t>
      </w:r>
      <w:r w:rsidR="00AD5976">
        <w:t>is</w:t>
      </w:r>
      <w:r w:rsidR="00676ADF" w:rsidRPr="005D7215">
        <w:t xml:space="preserve"> transmitted by MN-PRe</w:t>
      </w:r>
      <w:r w:rsidR="00AD5976">
        <w:t>q</w:t>
      </w:r>
      <w:r w:rsidR="00676ADF" w:rsidRPr="005D7215">
        <w:t xml:space="preserve">. </w:t>
      </w:r>
    </w:p>
    <w:p w:rsidR="00676ADF" w:rsidRDefault="00676ADF" w:rsidP="005E4CD3">
      <w:pPr>
        <w:numPr>
          <w:ilvl w:val="0"/>
          <w:numId w:val="4"/>
        </w:numPr>
        <w:spacing w:after="60"/>
        <w:jc w:val="both"/>
      </w:pPr>
      <w:r w:rsidRPr="005D7215">
        <w:t>Status indications of the FM take</w:t>
      </w:r>
      <w:r w:rsidR="00AD5976">
        <w:t>s</w:t>
      </w:r>
      <w:r w:rsidRPr="005D7215">
        <w:t xml:space="preserve"> place </w:t>
      </w:r>
      <w:r w:rsidR="00AD5976">
        <w:t xml:space="preserve">by </w:t>
      </w:r>
      <w:r w:rsidRPr="005D7215">
        <w:t>using</w:t>
      </w:r>
      <w:r w:rsidR="00AD5976">
        <w:t xml:space="preserve"> its</w:t>
      </w:r>
      <w:r w:rsidRPr="005D7215">
        <w:t xml:space="preserve"> PRes</w:t>
      </w:r>
      <w:r w:rsidR="00AD5976">
        <w:t>-Payload.</w:t>
      </w:r>
    </w:p>
    <w:p w:rsidR="0039557D" w:rsidRPr="005D7215" w:rsidRDefault="0039557D" w:rsidP="0039557D">
      <w:pPr>
        <w:spacing w:after="60"/>
        <w:ind w:left="927"/>
        <w:jc w:val="both"/>
      </w:pPr>
    </w:p>
    <w:p w:rsidR="00676ADF" w:rsidRPr="005D7215" w:rsidRDefault="00676ADF" w:rsidP="00676ADF">
      <w:pPr>
        <w:pStyle w:val="berschrift4"/>
        <w:tabs>
          <w:tab w:val="num" w:pos="864"/>
        </w:tabs>
        <w:spacing w:after="60"/>
        <w:ind w:left="864" w:hanging="864"/>
      </w:pPr>
      <w:bookmarkStart w:id="47" w:name="_Toc334109008"/>
      <w:r w:rsidRPr="005D7215">
        <w:t>Configuration using SDO Transfer:</w:t>
      </w:r>
      <w:bookmarkEnd w:id="47"/>
      <w:r w:rsidRPr="005D7215">
        <w:t xml:space="preserve"> </w:t>
      </w:r>
    </w:p>
    <w:p w:rsidR="00676ADF" w:rsidRPr="005D7215" w:rsidRDefault="00676ADF" w:rsidP="00025C8F">
      <w:pPr>
        <w:pStyle w:val="FlietextEinzug"/>
        <w:jc w:val="both"/>
      </w:pPr>
      <w:r w:rsidRPr="005D7215">
        <w:t>It is very flexible and requires a POWERLINK CN implementation</w:t>
      </w:r>
      <w:r w:rsidR="005F3D0B" w:rsidRPr="005D7215">
        <w:t xml:space="preserve"> witch </w:t>
      </w:r>
      <w:r w:rsidRPr="005D7215">
        <w:t xml:space="preserve">forwards </w:t>
      </w:r>
      <w:r w:rsidR="00714A60">
        <w:t>the tasks</w:t>
      </w:r>
      <w:r w:rsidRPr="005D7215">
        <w:t xml:space="preserve"> to the actual frame manipulator module.</w:t>
      </w:r>
    </w:p>
    <w:p w:rsidR="00676ADF" w:rsidRPr="005D7215" w:rsidRDefault="00676ADF" w:rsidP="00676ADF">
      <w:pPr>
        <w:pStyle w:val="Text"/>
        <w:ind w:left="567"/>
      </w:pPr>
    </w:p>
    <w:p w:rsidR="00676ADF" w:rsidRDefault="00676ADF">
      <w:pPr>
        <w:numPr>
          <w:ilvl w:val="0"/>
          <w:numId w:val="4"/>
        </w:numPr>
        <w:spacing w:after="60"/>
        <w:jc w:val="both"/>
      </w:pPr>
      <w:r w:rsidRPr="005D7215">
        <w:t>Configuration of the te</w:t>
      </w:r>
      <w:r w:rsidR="00025C8F" w:rsidRPr="005D7215">
        <w:t xml:space="preserve">st </w:t>
      </w:r>
      <w:r w:rsidR="00714A60">
        <w:t xml:space="preserve">is </w:t>
      </w:r>
      <w:r w:rsidR="00025C8F" w:rsidRPr="005D7215">
        <w:t>transmitted via SDO-</w:t>
      </w:r>
      <w:r w:rsidR="005F3D0B" w:rsidRPr="005D7215">
        <w:t>W</w:t>
      </w:r>
      <w:r w:rsidRPr="005D7215">
        <w:t xml:space="preserve">rite. </w:t>
      </w:r>
    </w:p>
    <w:p w:rsidR="0039557D" w:rsidRPr="005D7215" w:rsidRDefault="0039557D" w:rsidP="0039557D">
      <w:pPr>
        <w:spacing w:after="60"/>
        <w:ind w:left="927"/>
        <w:jc w:val="both"/>
      </w:pPr>
    </w:p>
    <w:p w:rsidR="00676ADF" w:rsidRPr="005D7215" w:rsidRDefault="00676ADF" w:rsidP="005D7215">
      <w:pPr>
        <w:pStyle w:val="berschrift3"/>
      </w:pPr>
      <w:bookmarkStart w:id="48" w:name="_Toc334109009"/>
      <w:r w:rsidRPr="005D7215">
        <w:t>Ethernet Traffic</w:t>
      </w:r>
      <w:bookmarkEnd w:id="48"/>
    </w:p>
    <w:p w:rsidR="00676ADF" w:rsidRPr="005D7215" w:rsidRDefault="00676ADF" w:rsidP="00025C8F">
      <w:pPr>
        <w:pStyle w:val="FlietextEinzug"/>
        <w:jc w:val="both"/>
      </w:pPr>
      <w:r w:rsidRPr="005D7215">
        <w:t xml:space="preserve">The </w:t>
      </w:r>
      <w:r w:rsidR="00714A60">
        <w:t>f</w:t>
      </w:r>
      <w:r w:rsidRPr="005D7215">
        <w:t>rame manipulator device introduce</w:t>
      </w:r>
      <w:r w:rsidR="00714A60">
        <w:t>s</w:t>
      </w:r>
    </w:p>
    <w:p w:rsidR="00676ADF" w:rsidRPr="005D7215" w:rsidRDefault="00676ADF" w:rsidP="00676ADF">
      <w:pPr>
        <w:pStyle w:val="Text"/>
      </w:pPr>
    </w:p>
    <w:p w:rsidR="00676ADF" w:rsidRPr="005D7215" w:rsidRDefault="00676ADF" w:rsidP="005E4CD3">
      <w:pPr>
        <w:pStyle w:val="Text"/>
        <w:numPr>
          <w:ilvl w:val="0"/>
          <w:numId w:val="7"/>
        </w:numPr>
      </w:pPr>
      <w:r w:rsidRPr="005D7215">
        <w:t>as less delay</w:t>
      </w:r>
    </w:p>
    <w:p w:rsidR="00676ADF" w:rsidRPr="005D7215" w:rsidRDefault="00676ADF" w:rsidP="005E4CD3">
      <w:pPr>
        <w:pStyle w:val="Text"/>
        <w:numPr>
          <w:ilvl w:val="0"/>
          <w:numId w:val="7"/>
        </w:numPr>
      </w:pPr>
      <w:r w:rsidRPr="005D7215">
        <w:t>as less jitter</w:t>
      </w:r>
    </w:p>
    <w:p w:rsidR="00676ADF" w:rsidRPr="005D7215" w:rsidRDefault="00676ADF" w:rsidP="00676ADF">
      <w:pPr>
        <w:pStyle w:val="Text"/>
        <w:ind w:left="360"/>
      </w:pPr>
    </w:p>
    <w:p w:rsidR="00676ADF" w:rsidRPr="005D7215" w:rsidRDefault="00676ADF" w:rsidP="00025C8F">
      <w:pPr>
        <w:pStyle w:val="FlietextEinzug"/>
        <w:jc w:val="both"/>
      </w:pPr>
      <w:proofErr w:type="gramStart"/>
      <w:r w:rsidRPr="005D7215">
        <w:t>as</w:t>
      </w:r>
      <w:proofErr w:type="gramEnd"/>
      <w:r w:rsidRPr="005D7215">
        <w:t xml:space="preserve"> possible for an forwarded or modified Ethernet frame. Generally speaking, a frame pass</w:t>
      </w:r>
      <w:r w:rsidR="00714A60">
        <w:t>es</w:t>
      </w:r>
      <w:r w:rsidRPr="005D7215">
        <w:t xml:space="preserve"> as less la</w:t>
      </w:r>
      <w:r w:rsidRPr="005D7215">
        <w:t>y</w:t>
      </w:r>
      <w:r w:rsidRPr="005D7215">
        <w:t xml:space="preserve">ers as possible and software based decisions on forwarding a frame </w:t>
      </w:r>
      <w:r w:rsidR="00714A60">
        <w:t>was</w:t>
      </w:r>
      <w:r w:rsidRPr="005D7215">
        <w:t xml:space="preserve"> avoided.</w:t>
      </w:r>
    </w:p>
    <w:p w:rsidR="00676ADF" w:rsidRPr="005D7215" w:rsidRDefault="00676ADF" w:rsidP="00676ADF">
      <w:pPr>
        <w:pStyle w:val="Text"/>
      </w:pPr>
    </w:p>
    <w:p w:rsidR="00676ADF" w:rsidRPr="005D7215" w:rsidRDefault="00676ADF" w:rsidP="00676ADF">
      <w:pPr>
        <w:pStyle w:val="berschrift3"/>
      </w:pPr>
      <w:bookmarkStart w:id="49" w:name="_Toc334109010"/>
      <w:r w:rsidRPr="005D7215">
        <w:t>Frame</w:t>
      </w:r>
      <w:r w:rsidR="00AD6D69">
        <w:t>m</w:t>
      </w:r>
      <w:r w:rsidRPr="005D7215">
        <w:t>anipulator Features</w:t>
      </w:r>
      <w:bookmarkEnd w:id="49"/>
    </w:p>
    <w:p w:rsidR="00676ADF" w:rsidRPr="005D7215" w:rsidRDefault="00676ADF" w:rsidP="00025C8F">
      <w:pPr>
        <w:pStyle w:val="FlietextEinzug"/>
        <w:jc w:val="both"/>
      </w:pPr>
      <w:r w:rsidRPr="005D7215">
        <w:t xml:space="preserve">According to the above </w:t>
      </w:r>
      <w:r w:rsidR="00292050">
        <w:t>features</w:t>
      </w:r>
      <w:r w:rsidRPr="005D7215">
        <w:t xml:space="preserve">, the FM </w:t>
      </w:r>
      <w:r w:rsidR="00292050">
        <w:t>has</w:t>
      </w:r>
      <w:r w:rsidRPr="005D7215">
        <w:t xml:space="preserve"> </w:t>
      </w:r>
      <w:r w:rsidR="00292050">
        <w:t>also</w:t>
      </w:r>
      <w:r w:rsidRPr="005D7215">
        <w:t xml:space="preserve"> the following features:</w:t>
      </w:r>
    </w:p>
    <w:p w:rsidR="00676ADF" w:rsidRPr="005D7215" w:rsidRDefault="00676ADF" w:rsidP="00676ADF">
      <w:pPr>
        <w:pStyle w:val="Text"/>
      </w:pPr>
    </w:p>
    <w:p w:rsidR="00676ADF" w:rsidRPr="005D7215" w:rsidRDefault="00676ADF" w:rsidP="005E4CD3">
      <w:pPr>
        <w:pStyle w:val="Text"/>
        <w:numPr>
          <w:ilvl w:val="0"/>
          <w:numId w:val="6"/>
        </w:numPr>
      </w:pPr>
      <w:r w:rsidRPr="005D7215">
        <w:t>Ethernet frame filters which signal a matching pattern</w:t>
      </w:r>
    </w:p>
    <w:p w:rsidR="00C62BC5" w:rsidRDefault="00676ADF">
      <w:pPr>
        <w:pStyle w:val="Text"/>
        <w:numPr>
          <w:ilvl w:val="0"/>
          <w:numId w:val="6"/>
        </w:numPr>
      </w:pPr>
      <w:r w:rsidRPr="005D7215">
        <w:t xml:space="preserve">Manipulation of </w:t>
      </w:r>
      <w:r w:rsidR="00C62BC5">
        <w:t>the</w:t>
      </w:r>
      <w:r w:rsidR="00C62BC5" w:rsidRPr="005D7215">
        <w:t xml:space="preserve"> </w:t>
      </w:r>
      <w:r w:rsidRPr="005D7215">
        <w:t xml:space="preserve">Ethernet frame </w:t>
      </w:r>
      <w:r w:rsidR="00C62BC5">
        <w:t>header and CRC is</w:t>
      </w:r>
      <w:r w:rsidRPr="005D7215">
        <w:t xml:space="preserve"> possible </w:t>
      </w:r>
    </w:p>
    <w:p w:rsidR="00676ADF" w:rsidRPr="005D7215" w:rsidRDefault="00676ADF">
      <w:pPr>
        <w:pStyle w:val="Text"/>
        <w:numPr>
          <w:ilvl w:val="0"/>
          <w:numId w:val="6"/>
        </w:numPr>
      </w:pPr>
      <w:r w:rsidRPr="005D7215">
        <w:t>Frame counter (for sequence determination)</w:t>
      </w:r>
    </w:p>
    <w:p w:rsidR="00676ADF" w:rsidRPr="005D7215" w:rsidRDefault="00676ADF" w:rsidP="005E4CD3">
      <w:pPr>
        <w:pStyle w:val="Text"/>
        <w:numPr>
          <w:ilvl w:val="0"/>
          <w:numId w:val="6"/>
        </w:numPr>
      </w:pPr>
      <w:r w:rsidRPr="005D7215">
        <w:t xml:space="preserve">Control and </w:t>
      </w:r>
      <w:r w:rsidR="00C62BC5">
        <w:t>Task</w:t>
      </w:r>
      <w:r w:rsidR="00C62BC5" w:rsidRPr="005D7215">
        <w:t xml:space="preserve"> </w:t>
      </w:r>
      <w:r w:rsidRPr="005D7215">
        <w:t>Interface</w:t>
      </w:r>
    </w:p>
    <w:p w:rsidR="00676ADF" w:rsidRPr="005D7215" w:rsidRDefault="00676ADF" w:rsidP="005E4CD3">
      <w:pPr>
        <w:pStyle w:val="Text"/>
        <w:numPr>
          <w:ilvl w:val="0"/>
          <w:numId w:val="6"/>
        </w:numPr>
      </w:pPr>
      <w:r w:rsidRPr="005D7215">
        <w:t xml:space="preserve">Timer functionality for frame delay (required by </w:t>
      </w:r>
      <w:r w:rsidRPr="005D7215">
        <w:rPr>
          <w:lang w:val="de-AT"/>
        </w:rPr>
        <w:fldChar w:fldCharType="begin"/>
      </w:r>
      <w:r w:rsidRPr="005D7215">
        <w:instrText xml:space="preserve"> REF _Ref320890323 \r \h </w:instrText>
      </w:r>
      <w:r w:rsidRPr="005D7215">
        <w:rPr>
          <w:lang w:val="de-AT"/>
        </w:rPr>
      </w:r>
      <w:r w:rsidRPr="005D7215">
        <w:rPr>
          <w:lang w:val="de-AT"/>
        </w:rPr>
        <w:fldChar w:fldCharType="separate"/>
      </w:r>
      <w:r w:rsidR="00B461E4">
        <w:t>2.1.2</w:t>
      </w:r>
      <w:r w:rsidRPr="005D7215">
        <w:rPr>
          <w:lang w:val="de-AT"/>
        </w:rPr>
        <w:fldChar w:fldCharType="end"/>
      </w:r>
      <w:r w:rsidRPr="005D7215">
        <w:t>)</w:t>
      </w:r>
    </w:p>
    <w:p w:rsidR="00676ADF" w:rsidRPr="005D7215" w:rsidRDefault="00676ADF" w:rsidP="005E4CD3">
      <w:pPr>
        <w:pStyle w:val="Text"/>
        <w:numPr>
          <w:ilvl w:val="0"/>
          <w:numId w:val="6"/>
        </w:numPr>
      </w:pPr>
      <w:r w:rsidRPr="005D7215">
        <w:t>MAC-CRC bypass capability (</w:t>
      </w:r>
      <w:proofErr w:type="spellStart"/>
      <w:r w:rsidRPr="005D7215">
        <w:t>precalculated</w:t>
      </w:r>
      <w:proofErr w:type="spellEnd"/>
      <w:r w:rsidRPr="005D7215">
        <w:t xml:space="preserve"> CRC) or manipulation of the CRC </w:t>
      </w:r>
    </w:p>
    <w:p w:rsidR="00676ADF" w:rsidRPr="005D7215" w:rsidRDefault="00676ADF" w:rsidP="005E4CD3">
      <w:pPr>
        <w:pStyle w:val="Text"/>
        <w:numPr>
          <w:ilvl w:val="0"/>
          <w:numId w:val="6"/>
        </w:numPr>
      </w:pPr>
      <w:r w:rsidRPr="005D7215">
        <w:t xml:space="preserve">POWERLINK CN implementation which is able to access the control and </w:t>
      </w:r>
      <w:r w:rsidR="00C62BC5">
        <w:t>task</w:t>
      </w:r>
      <w:r w:rsidR="00C62BC5" w:rsidRPr="005D7215">
        <w:t xml:space="preserve"> </w:t>
      </w:r>
      <w:r w:rsidRPr="005D7215">
        <w:t>interface</w:t>
      </w:r>
    </w:p>
    <w:p w:rsidR="00D66B37" w:rsidRDefault="00676ADF" w:rsidP="005E4CD3">
      <w:pPr>
        <w:pStyle w:val="Text"/>
        <w:numPr>
          <w:ilvl w:val="0"/>
          <w:numId w:val="6"/>
        </w:numPr>
      </w:pPr>
      <w:r w:rsidRPr="005D7215">
        <w:t>Two Ethernet ports – also with POWERLINK CN implementation</w:t>
      </w:r>
    </w:p>
    <w:p w:rsidR="00D66B37" w:rsidRDefault="00D66B37">
      <w:pPr>
        <w:rPr>
          <w:rFonts w:eastAsia="Times New Roman"/>
          <w:szCs w:val="24"/>
          <w:lang w:eastAsia="de-DE"/>
        </w:rPr>
      </w:pPr>
      <w:r>
        <w:br w:type="page"/>
      </w:r>
    </w:p>
    <w:p w:rsidR="00D66B37" w:rsidRDefault="007B3032" w:rsidP="00B1782E">
      <w:pPr>
        <w:pStyle w:val="berschrift1"/>
        <w:rPr>
          <w:lang w:val="en-US"/>
        </w:rPr>
      </w:pPr>
      <w:bookmarkStart w:id="50" w:name="_Toc334109011"/>
      <w:r>
        <w:rPr>
          <w:lang w:val="en-US"/>
        </w:rPr>
        <w:lastRenderedPageBreak/>
        <w:t>System Overview</w:t>
      </w:r>
      <w:bookmarkEnd w:id="50"/>
    </w:p>
    <w:p w:rsidR="0051473A" w:rsidRPr="00BC273B" w:rsidRDefault="0051473A" w:rsidP="00BC273B">
      <w:pPr>
        <w:pStyle w:val="FlietextEinzug"/>
        <w:jc w:val="both"/>
        <w:rPr>
          <w:lang w:val="en-US"/>
        </w:rPr>
      </w:pPr>
    </w:p>
    <w:p w:rsidR="00BC273B" w:rsidRDefault="00BC273B" w:rsidP="00BC273B">
      <w:pPr>
        <w:pStyle w:val="FlietextEinzug"/>
        <w:jc w:val="both"/>
        <w:rPr>
          <w:lang w:val="en-US"/>
        </w:rPr>
      </w:pPr>
      <w:r w:rsidRPr="00BC273B">
        <w:rPr>
          <w:lang w:val="en-US"/>
        </w:rPr>
        <w:t xml:space="preserve">The </w:t>
      </w:r>
      <w:r>
        <w:rPr>
          <w:lang w:val="en-US"/>
        </w:rPr>
        <w:t xml:space="preserve">FPGA hardware consists of </w:t>
      </w:r>
      <w:r w:rsidR="004466D9">
        <w:rPr>
          <w:lang w:val="en-US"/>
        </w:rPr>
        <w:t>a</w:t>
      </w:r>
      <w:r w:rsidR="00822DE3">
        <w:rPr>
          <w:lang w:val="en-US"/>
        </w:rPr>
        <w:t xml:space="preserve"> normal POWERLINK s</w:t>
      </w:r>
      <w:r>
        <w:rPr>
          <w:lang w:val="en-US"/>
        </w:rPr>
        <w:t>lave with the actual Manipulator as an exte</w:t>
      </w:r>
      <w:r>
        <w:rPr>
          <w:lang w:val="en-US"/>
        </w:rPr>
        <w:t>n</w:t>
      </w:r>
      <w:r>
        <w:rPr>
          <w:lang w:val="en-US"/>
        </w:rPr>
        <w:t xml:space="preserve">sion. The </w:t>
      </w:r>
      <w:r w:rsidR="00822DE3">
        <w:rPr>
          <w:lang w:val="en-US"/>
        </w:rPr>
        <w:t>r</w:t>
      </w:r>
      <w:r w:rsidR="004466D9">
        <w:rPr>
          <w:lang w:val="en-US"/>
        </w:rPr>
        <w:t>aw structure is depicted below:</w:t>
      </w:r>
    </w:p>
    <w:p w:rsidR="00BC273B" w:rsidRPr="00BC273B" w:rsidRDefault="00BC273B" w:rsidP="0051473A">
      <w:pPr>
        <w:pStyle w:val="FlietextEinzug"/>
        <w:rPr>
          <w:lang w:val="en-US"/>
        </w:rPr>
      </w:pPr>
    </w:p>
    <w:p w:rsidR="00B1782E" w:rsidRDefault="00745B7D" w:rsidP="00B2563A">
      <w:pPr>
        <w:pStyle w:val="FlietextEinzug"/>
        <w:keepNext/>
      </w:pPr>
      <w:r>
        <w:rPr>
          <w:noProof/>
          <w:lang w:eastAsia="en-GB"/>
        </w:rPr>
        <w:drawing>
          <wp:inline distT="0" distB="0" distL="0" distR="0" wp14:anchorId="62189E04" wp14:editId="6572E820">
            <wp:extent cx="3280787" cy="2910177"/>
            <wp:effectExtent l="0" t="0" r="0" b="5080"/>
            <wp:docPr id="2" name="Grafik 2" descr="C:\Users\muelhausens\Desktop\FM_DOKU\Aufba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uelhausens\Desktop\FM_DOKU\Aufbau.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80889" cy="2910267"/>
                    </a:xfrm>
                    <a:prstGeom prst="rect">
                      <a:avLst/>
                    </a:prstGeom>
                    <a:noFill/>
                    <a:ln>
                      <a:noFill/>
                    </a:ln>
                  </pic:spPr>
                </pic:pic>
              </a:graphicData>
            </a:graphic>
          </wp:inline>
        </w:drawing>
      </w:r>
    </w:p>
    <w:p w:rsidR="00745B7D" w:rsidRPr="00215610" w:rsidRDefault="00B1782E" w:rsidP="00B1782E">
      <w:pPr>
        <w:pStyle w:val="Beschriftung"/>
      </w:pPr>
      <w:bookmarkStart w:id="51" w:name="_Ref329958876"/>
      <w:bookmarkStart w:id="52" w:name="_Toc334190330"/>
      <w:r w:rsidRPr="00215610">
        <w:t xml:space="preserve">Figure </w:t>
      </w:r>
      <w:r>
        <w:fldChar w:fldCharType="begin"/>
      </w:r>
      <w:r w:rsidRPr="00215610">
        <w:instrText xml:space="preserve"> SEQ Figure \* ARABIC </w:instrText>
      </w:r>
      <w:r>
        <w:fldChar w:fldCharType="separate"/>
      </w:r>
      <w:r w:rsidR="00B461E4">
        <w:rPr>
          <w:noProof/>
        </w:rPr>
        <w:t>7</w:t>
      </w:r>
      <w:r>
        <w:fldChar w:fldCharType="end"/>
      </w:r>
      <w:r w:rsidRPr="00215610">
        <w:t>: POWERLINK Slave with Framemanipulator</w:t>
      </w:r>
      <w:bookmarkEnd w:id="51"/>
      <w:bookmarkEnd w:id="52"/>
    </w:p>
    <w:p w:rsidR="00745B7D" w:rsidRPr="00215610" w:rsidRDefault="00745B7D" w:rsidP="0051473A">
      <w:pPr>
        <w:pStyle w:val="FlietextEinzug"/>
        <w:rPr>
          <w:color w:val="FF0000"/>
        </w:rPr>
      </w:pPr>
    </w:p>
    <w:p w:rsidR="00B2563A" w:rsidRDefault="00CB151B" w:rsidP="0051473A">
      <w:pPr>
        <w:pStyle w:val="FlietextEinzug"/>
      </w:pPr>
      <w:r w:rsidRPr="00CB151B">
        <w:t xml:space="preserve">POWERLINK </w:t>
      </w:r>
      <w:r w:rsidR="00822DE3">
        <w:t>f</w:t>
      </w:r>
      <w:r w:rsidRPr="00CB151B">
        <w:t xml:space="preserve">rames </w:t>
      </w:r>
      <w:r w:rsidR="00A04188">
        <w:t xml:space="preserve">of PHY0/Master and PHY1/DUT are transmitted by the Hub. </w:t>
      </w:r>
      <w:r w:rsidR="003756EF">
        <w:t>The Framemanipulator IP-</w:t>
      </w:r>
      <w:r w:rsidR="00B83694">
        <w:t>core</w:t>
      </w:r>
      <w:r w:rsidR="003756EF">
        <w:t xml:space="preserve"> </w:t>
      </w:r>
      <w:r w:rsidR="00B83694">
        <w:t>possesses two data interfaces suitable for RMII PHYs</w:t>
      </w:r>
      <w:r w:rsidR="003756EF">
        <w:t>.</w:t>
      </w:r>
      <w:r w:rsidR="00B83694">
        <w:t xml:space="preserve"> </w:t>
      </w:r>
      <w:r w:rsidR="00C74281">
        <w:t>One is for the incoming frames and co</w:t>
      </w:r>
      <w:r w:rsidR="00C74281">
        <w:t>n</w:t>
      </w:r>
      <w:r w:rsidR="00C74281">
        <w:t>nected to the HUB output</w:t>
      </w:r>
      <w:r w:rsidR="00B83694">
        <w:t>.</w:t>
      </w:r>
      <w:r w:rsidR="003756EF">
        <w:t xml:space="preserve"> </w:t>
      </w:r>
      <w:r w:rsidR="00AE5C82">
        <w:t>The other interface is the output and is connected towards the PHY of the d</w:t>
      </w:r>
      <w:r w:rsidR="00AE5C82">
        <w:t>e</w:t>
      </w:r>
      <w:r w:rsidR="00AE5C82">
        <w:t>vice under test</w:t>
      </w:r>
      <w:r w:rsidR="00A04188">
        <w:t xml:space="preserve">. Therefore, all manipulations are </w:t>
      </w:r>
      <w:r w:rsidR="00A04188" w:rsidRPr="00A04188">
        <w:rPr>
          <w:b/>
        </w:rPr>
        <w:t>only</w:t>
      </w:r>
      <w:r w:rsidR="00A04188">
        <w:t xml:space="preserve"> perceived by the DUT.</w:t>
      </w:r>
    </w:p>
    <w:p w:rsidR="00A04188" w:rsidRDefault="00A04188" w:rsidP="0051473A">
      <w:pPr>
        <w:pStyle w:val="FlietextEinzug"/>
      </w:pPr>
    </w:p>
    <w:p w:rsidR="00301893" w:rsidRDefault="00301893" w:rsidP="0051473A">
      <w:pPr>
        <w:pStyle w:val="FlietextEinzug"/>
      </w:pPr>
    </w:p>
    <w:p w:rsidR="00CF553B" w:rsidRDefault="00CF553B" w:rsidP="0051473A">
      <w:pPr>
        <w:pStyle w:val="FlietextEinzug"/>
      </w:pPr>
      <w:r>
        <w:t xml:space="preserve">The PL Slave </w:t>
      </w:r>
      <w:r w:rsidR="001419F1">
        <w:t>processes</w:t>
      </w:r>
      <w:r w:rsidR="00301893">
        <w:t xml:space="preserve"> following tasks:</w:t>
      </w:r>
    </w:p>
    <w:p w:rsidR="00301893" w:rsidRDefault="00301893" w:rsidP="0051473A">
      <w:pPr>
        <w:pStyle w:val="FlietextEinzug"/>
      </w:pPr>
    </w:p>
    <w:p w:rsidR="001419F1" w:rsidRDefault="00301893" w:rsidP="005E4CD3">
      <w:pPr>
        <w:pStyle w:val="FlietextEinzug"/>
        <w:numPr>
          <w:ilvl w:val="0"/>
          <w:numId w:val="8"/>
        </w:numPr>
      </w:pPr>
      <w:r>
        <w:t>Configurati</w:t>
      </w:r>
      <w:r w:rsidR="001419F1">
        <w:t xml:space="preserve">on of the PHYs with its </w:t>
      </w:r>
      <w:proofErr w:type="spellStart"/>
      <w:r w:rsidR="001419F1">
        <w:t>openMAC</w:t>
      </w:r>
      <w:proofErr w:type="spellEnd"/>
    </w:p>
    <w:p w:rsidR="00301893" w:rsidRDefault="00301893" w:rsidP="00301893">
      <w:pPr>
        <w:pStyle w:val="FlietextEinzug"/>
        <w:ind w:left="1004"/>
      </w:pPr>
    </w:p>
    <w:p w:rsidR="00301893" w:rsidRDefault="00301893" w:rsidP="005E4CD3">
      <w:pPr>
        <w:pStyle w:val="FlietextEinzug"/>
        <w:numPr>
          <w:ilvl w:val="0"/>
          <w:numId w:val="8"/>
        </w:numPr>
      </w:pPr>
      <w:r>
        <w:t>Supply of the frame transfer via openHUB</w:t>
      </w:r>
    </w:p>
    <w:p w:rsidR="00301893" w:rsidRDefault="00301893" w:rsidP="00301893">
      <w:pPr>
        <w:pStyle w:val="Listenabsatz"/>
      </w:pPr>
    </w:p>
    <w:p w:rsidR="00301893" w:rsidRDefault="00301893" w:rsidP="005E4CD3">
      <w:pPr>
        <w:pStyle w:val="FlietextEinzug"/>
        <w:numPr>
          <w:ilvl w:val="0"/>
          <w:numId w:val="8"/>
        </w:numPr>
      </w:pPr>
      <w:r>
        <w:t xml:space="preserve">Transfer </w:t>
      </w:r>
      <w:r w:rsidR="005251BC">
        <w:t>the</w:t>
      </w:r>
      <w:r>
        <w:t xml:space="preserve"> configurations from the openConformance software to the Framemanipulator</w:t>
      </w:r>
    </w:p>
    <w:p w:rsidR="00A04188" w:rsidRPr="00CB151B" w:rsidRDefault="00A04188" w:rsidP="0051473A">
      <w:pPr>
        <w:pStyle w:val="FlietextEinzug"/>
      </w:pPr>
    </w:p>
    <w:p w:rsidR="00CB151B" w:rsidRPr="00CB151B" w:rsidRDefault="00CB151B" w:rsidP="0051473A">
      <w:pPr>
        <w:pStyle w:val="FlietextEinzug"/>
      </w:pPr>
    </w:p>
    <w:p w:rsidR="00B2563A" w:rsidRPr="00301893" w:rsidRDefault="00B2563A" w:rsidP="0051473A">
      <w:pPr>
        <w:pStyle w:val="FlietextEinzug"/>
        <w:rPr>
          <w:color w:val="FF0000"/>
        </w:rPr>
      </w:pPr>
    </w:p>
    <w:p w:rsidR="00B2563A" w:rsidRPr="00301893" w:rsidRDefault="00B2563A" w:rsidP="00B2563A">
      <w:pPr>
        <w:pStyle w:val="Listenabsatz"/>
        <w:rPr>
          <w:color w:val="FF0000"/>
        </w:rPr>
      </w:pPr>
    </w:p>
    <w:p w:rsidR="00745B7D" w:rsidRPr="00301893" w:rsidRDefault="00745B7D" w:rsidP="0051473A">
      <w:pPr>
        <w:pStyle w:val="FlietextEinzug"/>
      </w:pPr>
    </w:p>
    <w:p w:rsidR="00D66B37" w:rsidRPr="00301893" w:rsidRDefault="00D66B37" w:rsidP="00D66B37">
      <w:pPr>
        <w:pStyle w:val="Text"/>
      </w:pPr>
    </w:p>
    <w:p w:rsidR="00D66B37" w:rsidRPr="00301893" w:rsidRDefault="00D66B37" w:rsidP="00D66B37">
      <w:pPr>
        <w:pStyle w:val="Text"/>
      </w:pPr>
    </w:p>
    <w:p w:rsidR="00117BB2" w:rsidRPr="00301893" w:rsidRDefault="00117BB2" w:rsidP="00D66B37">
      <w:pPr>
        <w:pStyle w:val="Text"/>
      </w:pPr>
      <w:r w:rsidRPr="00301893">
        <w:br w:type="page"/>
      </w:r>
    </w:p>
    <w:p w:rsidR="001D5752" w:rsidRDefault="00121314" w:rsidP="0040793A">
      <w:pPr>
        <w:pStyle w:val="berschrift1"/>
      </w:pPr>
      <w:bookmarkStart w:id="53" w:name="_Toc334109012"/>
      <w:r>
        <w:lastRenderedPageBreak/>
        <w:t xml:space="preserve">Hardware </w:t>
      </w:r>
      <w:r w:rsidRPr="00121314">
        <w:t>Reference</w:t>
      </w:r>
      <w:r w:rsidR="00744446" w:rsidRPr="00FE76E7">
        <w:t xml:space="preserve"> P</w:t>
      </w:r>
      <w:r w:rsidR="00052516" w:rsidRPr="00FE76E7">
        <w:t>latform</w:t>
      </w:r>
      <w:r w:rsidR="00DA72BE" w:rsidRPr="00FE76E7">
        <w:t>s</w:t>
      </w:r>
      <w:bookmarkEnd w:id="53"/>
    </w:p>
    <w:p w:rsidR="003F172D" w:rsidRDefault="003F172D" w:rsidP="00FE76E7">
      <w:pPr>
        <w:pStyle w:val="FlietextEinzug"/>
      </w:pPr>
    </w:p>
    <w:p w:rsidR="003F172D" w:rsidRDefault="003F172D" w:rsidP="00FE76E7">
      <w:pPr>
        <w:pStyle w:val="FlietextEinzug"/>
        <w:jc w:val="both"/>
      </w:pPr>
      <w:r>
        <w:t xml:space="preserve">The Framemanipulator </w:t>
      </w:r>
      <w:r w:rsidR="0039028A">
        <w:t xml:space="preserve">was </w:t>
      </w:r>
      <w:r w:rsidR="008A19C4">
        <w:t>developed for the implementation</w:t>
      </w:r>
      <w:r w:rsidR="0039028A">
        <w:t xml:space="preserve"> </w:t>
      </w:r>
      <w:r w:rsidR="008A19C4">
        <w:t>of the following platform</w:t>
      </w:r>
      <w:r w:rsidR="0039028A">
        <w:t>.</w:t>
      </w:r>
      <w:r w:rsidR="00986A55">
        <w:t xml:space="preserve"> </w:t>
      </w:r>
      <w:r w:rsidR="008A19C4">
        <w:t>These designs can be used as a reference for the porting to other Altera Evaluation Boards.</w:t>
      </w:r>
    </w:p>
    <w:p w:rsidR="0039028A" w:rsidRPr="00FE76E7" w:rsidRDefault="0039028A" w:rsidP="00FE76E7">
      <w:pPr>
        <w:pStyle w:val="FlietextEinzug"/>
      </w:pPr>
    </w:p>
    <w:p w:rsidR="00AE0200" w:rsidRPr="00B1782E" w:rsidRDefault="00AE0200" w:rsidP="0040793A">
      <w:pPr>
        <w:pStyle w:val="berschrift2"/>
        <w:rPr>
          <w:lang w:val="de-DE"/>
        </w:rPr>
      </w:pPr>
      <w:bookmarkStart w:id="54" w:name="_Toc334109013"/>
      <w:r w:rsidRPr="0040793A">
        <w:rPr>
          <w:lang w:val="de-DE"/>
        </w:rPr>
        <w:t>BeMicro</w:t>
      </w:r>
      <w:r w:rsidRPr="00B1782E">
        <w:rPr>
          <w:lang w:val="de-DE"/>
        </w:rPr>
        <w:t xml:space="preserve"> RTE Stick</w:t>
      </w:r>
      <w:bookmarkEnd w:id="54"/>
    </w:p>
    <w:p w:rsidR="00AE0200" w:rsidRPr="00B1782E" w:rsidRDefault="00AE0200" w:rsidP="00AE0200">
      <w:pPr>
        <w:pStyle w:val="FlietextEinzug"/>
        <w:rPr>
          <w:lang w:val="de-DE"/>
        </w:rPr>
      </w:pPr>
    </w:p>
    <w:p w:rsidR="004E0AA2" w:rsidRPr="00B1782E" w:rsidRDefault="004632E4" w:rsidP="004E0AA2">
      <w:pPr>
        <w:pStyle w:val="FlietextEinzug"/>
        <w:keepNext/>
        <w:rPr>
          <w:lang w:val="de-DE"/>
        </w:rPr>
      </w:pPr>
      <w:r>
        <w:rPr>
          <w:noProof/>
          <w:lang w:eastAsia="en-GB"/>
        </w:rPr>
        <w:drawing>
          <wp:inline distT="0" distB="0" distL="0" distR="0" wp14:anchorId="04400A51" wp14:editId="27D86E1D">
            <wp:extent cx="3657600" cy="1150218"/>
            <wp:effectExtent l="0" t="0" r="0" b="0"/>
            <wp:docPr id="11" name="Grafik 11" descr="C:\Users\muelhausens\Desktop\FM_DOKU\BeMicro_Sti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uelhausens\Desktop\FM_DOKU\BeMicro_Stick.png"/>
                    <pic:cNvPicPr>
                      <a:picLocks noChangeAspect="1" noChangeArrowheads="1"/>
                    </pic:cNvPicPr>
                  </pic:nvPicPr>
                  <pic:blipFill rotWithShape="1">
                    <a:blip r:embed="rId16">
                      <a:extLst>
                        <a:ext uri="{28A0092B-C50C-407E-A947-70E740481C1C}">
                          <a14:useLocalDpi xmlns:a14="http://schemas.microsoft.com/office/drawing/2010/main" val="0"/>
                        </a:ext>
                      </a:extLst>
                    </a:blip>
                    <a:srcRect r="1928"/>
                    <a:stretch/>
                  </pic:blipFill>
                  <pic:spPr bwMode="auto">
                    <a:xfrm>
                      <a:off x="0" y="0"/>
                      <a:ext cx="3657241" cy="1150105"/>
                    </a:xfrm>
                    <a:prstGeom prst="rect">
                      <a:avLst/>
                    </a:prstGeom>
                    <a:noFill/>
                    <a:ln>
                      <a:noFill/>
                    </a:ln>
                    <a:extLst>
                      <a:ext uri="{53640926-AAD7-44D8-BBD7-CCE9431645EC}">
                        <a14:shadowObscured xmlns:a14="http://schemas.microsoft.com/office/drawing/2010/main"/>
                      </a:ext>
                    </a:extLst>
                  </pic:spPr>
                </pic:pic>
              </a:graphicData>
            </a:graphic>
          </wp:inline>
        </w:drawing>
      </w:r>
    </w:p>
    <w:p w:rsidR="004632E4" w:rsidRPr="006B27F1" w:rsidRDefault="004E0AA2" w:rsidP="00CA03A7">
      <w:pPr>
        <w:pStyle w:val="Beschriftung"/>
      </w:pPr>
      <w:bookmarkStart w:id="55" w:name="_Toc334190331"/>
      <w:r w:rsidRPr="006B27F1">
        <w:t xml:space="preserve">Figure </w:t>
      </w:r>
      <w:r w:rsidRPr="006B27F1">
        <w:fldChar w:fldCharType="begin"/>
      </w:r>
      <w:r w:rsidRPr="006B27F1">
        <w:instrText xml:space="preserve"> SEQ Figure \* ARABIC </w:instrText>
      </w:r>
      <w:r w:rsidRPr="006B27F1">
        <w:fldChar w:fldCharType="separate"/>
      </w:r>
      <w:r w:rsidR="00B461E4">
        <w:rPr>
          <w:noProof/>
        </w:rPr>
        <w:t>8</w:t>
      </w:r>
      <w:r w:rsidRPr="006B27F1">
        <w:fldChar w:fldCharType="end"/>
      </w:r>
      <w:r w:rsidRPr="006B27F1">
        <w:t xml:space="preserve">: BeMicro RTE </w:t>
      </w:r>
      <w:r w:rsidR="00BA5A34" w:rsidRPr="006B27F1">
        <w:t>S</w:t>
      </w:r>
      <w:r w:rsidRPr="006B27F1">
        <w:t xml:space="preserve">tick [Source: </w:t>
      </w:r>
      <w:proofErr w:type="spellStart"/>
      <w:r w:rsidRPr="006B27F1">
        <w:t>Arroweurope</w:t>
      </w:r>
      <w:proofErr w:type="spellEnd"/>
      <w:r w:rsidRPr="006B27F1">
        <w:t>]</w:t>
      </w:r>
      <w:bookmarkEnd w:id="55"/>
    </w:p>
    <w:p w:rsidR="001D5752" w:rsidRPr="006B27F1" w:rsidRDefault="001D5752" w:rsidP="006213E8">
      <w:pPr>
        <w:pStyle w:val="FlietextEinzug"/>
        <w:rPr>
          <w:lang w:val="en"/>
        </w:rPr>
      </w:pPr>
    </w:p>
    <w:p w:rsidR="00735BE0" w:rsidRPr="006B27F1" w:rsidRDefault="00735BE0" w:rsidP="00B31944">
      <w:pPr>
        <w:pStyle w:val="FlietextEinzug"/>
        <w:jc w:val="both"/>
        <w:rPr>
          <w:lang w:val="en"/>
        </w:rPr>
      </w:pPr>
      <w:r w:rsidRPr="006B27F1">
        <w:rPr>
          <w:lang w:val="en"/>
        </w:rPr>
        <w:t>The BeMicro RTE stick is a</w:t>
      </w:r>
      <w:r w:rsidR="00B31944" w:rsidRPr="006B27F1">
        <w:rPr>
          <w:lang w:val="en"/>
        </w:rPr>
        <w:t xml:space="preserve"> good candidate for the implementation. It has RMIIs, enough </w:t>
      </w:r>
      <w:r w:rsidR="002F6160" w:rsidRPr="006B27F1">
        <w:rPr>
          <w:lang w:val="en"/>
        </w:rPr>
        <w:t>Logic Elements (LE)</w:t>
      </w:r>
      <w:r w:rsidR="00B31944" w:rsidRPr="006B27F1">
        <w:rPr>
          <w:lang w:val="en"/>
        </w:rPr>
        <w:t xml:space="preserve"> for hardware with its EP4CE22</w:t>
      </w:r>
      <w:r w:rsidR="00AE0200" w:rsidRPr="006B27F1">
        <w:rPr>
          <w:lang w:val="en"/>
        </w:rPr>
        <w:t xml:space="preserve"> of the Cyclone IV FPGA Family</w:t>
      </w:r>
      <w:r w:rsidR="00B31944" w:rsidRPr="006B27F1">
        <w:rPr>
          <w:lang w:val="en"/>
        </w:rPr>
        <w:t xml:space="preserve"> and 66 M9Ks</w:t>
      </w:r>
      <w:r w:rsidR="00A0549F" w:rsidRPr="006B27F1">
        <w:rPr>
          <w:lang w:val="en"/>
        </w:rPr>
        <w:t xml:space="preserve"> (9x1024=&gt;8192Bit)</w:t>
      </w:r>
      <w:r w:rsidR="00B31944" w:rsidRPr="006B27F1">
        <w:rPr>
          <w:lang w:val="en"/>
        </w:rPr>
        <w:t xml:space="preserve"> for internal memory. It is small and handy and gets its power from the USB port. </w:t>
      </w:r>
      <w:r w:rsidR="00E8224A" w:rsidRPr="006B27F1">
        <w:rPr>
          <w:lang w:val="en"/>
        </w:rPr>
        <w:t>It</w:t>
      </w:r>
      <w:r w:rsidR="00B31944" w:rsidRPr="006B27F1">
        <w:rPr>
          <w:lang w:val="en"/>
        </w:rPr>
        <w:t xml:space="preserve"> is also suited well for </w:t>
      </w:r>
      <w:r w:rsidR="00E8224A" w:rsidRPr="006B27F1">
        <w:rPr>
          <w:lang w:val="en"/>
        </w:rPr>
        <w:t>a</w:t>
      </w:r>
      <w:r w:rsidR="00B31944" w:rsidRPr="006B27F1">
        <w:rPr>
          <w:lang w:val="en"/>
        </w:rPr>
        <w:t xml:space="preserve"> fi</w:t>
      </w:r>
      <w:r w:rsidR="00B31944" w:rsidRPr="006B27F1">
        <w:rPr>
          <w:lang w:val="en"/>
        </w:rPr>
        <w:t>n</w:t>
      </w:r>
      <w:r w:rsidR="00B31944" w:rsidRPr="006B27F1">
        <w:rPr>
          <w:lang w:val="en"/>
        </w:rPr>
        <w:t>ished product</w:t>
      </w:r>
      <w:r w:rsidR="00310C2A" w:rsidRPr="006B27F1">
        <w:rPr>
          <w:lang w:val="en"/>
        </w:rPr>
        <w:t xml:space="preserve"> and a very practical application platform in combination with the </w:t>
      </w:r>
      <w:r w:rsidR="00310C2A" w:rsidRPr="006B27F1">
        <w:rPr>
          <w:lang w:val="en-US"/>
        </w:rPr>
        <w:t xml:space="preserve">openConformance </w:t>
      </w:r>
      <w:r w:rsidR="00310C2A" w:rsidRPr="006B27F1">
        <w:rPr>
          <w:lang w:val="en"/>
        </w:rPr>
        <w:t>test</w:t>
      </w:r>
      <w:r w:rsidR="00B31944" w:rsidRPr="006B27F1">
        <w:rPr>
          <w:lang w:val="en"/>
        </w:rPr>
        <w:t>.</w:t>
      </w:r>
    </w:p>
    <w:p w:rsidR="00735BE0" w:rsidRPr="006B27F1" w:rsidRDefault="00735BE0" w:rsidP="006213E8">
      <w:pPr>
        <w:pStyle w:val="FlietextEinzug"/>
        <w:rPr>
          <w:lang w:val="en"/>
        </w:rPr>
      </w:pPr>
    </w:p>
    <w:p w:rsidR="00AE0200" w:rsidRPr="006B27F1" w:rsidRDefault="00B31944" w:rsidP="00C227B5">
      <w:pPr>
        <w:pStyle w:val="FlietextEinzug"/>
        <w:jc w:val="both"/>
        <w:rPr>
          <w:lang w:val="en"/>
        </w:rPr>
      </w:pPr>
      <w:r w:rsidRPr="006B27F1">
        <w:rPr>
          <w:lang w:val="en"/>
        </w:rPr>
        <w:t>Thanks to the RMIIs in slave mode, the FIFOs for synchronization of the data to the FPGA system clock</w:t>
      </w:r>
      <w:r w:rsidR="00CF6D69" w:rsidRPr="006B27F1">
        <w:rPr>
          <w:lang w:val="en"/>
        </w:rPr>
        <w:t xml:space="preserve"> are already included </w:t>
      </w:r>
      <w:r w:rsidR="003D4196">
        <w:rPr>
          <w:lang w:val="en"/>
        </w:rPr>
        <w:t>in</w:t>
      </w:r>
      <w:r w:rsidR="00CF6D69" w:rsidRPr="006B27F1">
        <w:rPr>
          <w:lang w:val="en"/>
        </w:rPr>
        <w:t xml:space="preserve"> the PHYs. Therefore they don’t have to be </w:t>
      </w:r>
      <w:r w:rsidR="00310C2A" w:rsidRPr="006B27F1">
        <w:rPr>
          <w:lang w:val="en"/>
        </w:rPr>
        <w:t>added</w:t>
      </w:r>
      <w:r w:rsidR="00CF6D69" w:rsidRPr="006B27F1">
        <w:rPr>
          <w:lang w:val="en"/>
        </w:rPr>
        <w:t xml:space="preserve"> separately to the FPGA har</w:t>
      </w:r>
      <w:r w:rsidR="00CF6D69" w:rsidRPr="006B27F1">
        <w:rPr>
          <w:lang w:val="en"/>
        </w:rPr>
        <w:t>d</w:t>
      </w:r>
      <w:r w:rsidR="00CF6D69" w:rsidRPr="006B27F1">
        <w:rPr>
          <w:lang w:val="en"/>
        </w:rPr>
        <w:t>ware.</w:t>
      </w:r>
    </w:p>
    <w:p w:rsidR="00AE0200" w:rsidRPr="00283EAE" w:rsidRDefault="00AE0200" w:rsidP="001D5752">
      <w:pPr>
        <w:pStyle w:val="FlietextEinzug"/>
        <w:jc w:val="both"/>
        <w:rPr>
          <w:color w:val="FF0000"/>
          <w:lang w:val="en"/>
        </w:rPr>
      </w:pPr>
    </w:p>
    <w:p w:rsidR="00C227B5" w:rsidRDefault="00C227B5" w:rsidP="001D5752">
      <w:pPr>
        <w:pStyle w:val="FlietextEinzug"/>
        <w:jc w:val="both"/>
        <w:rPr>
          <w:lang w:val="en"/>
        </w:rPr>
      </w:pPr>
    </w:p>
    <w:p w:rsidR="00AE0200" w:rsidRPr="00AE0200" w:rsidRDefault="00AE0200" w:rsidP="0040793A">
      <w:pPr>
        <w:pStyle w:val="berschrift2"/>
        <w:rPr>
          <w:lang w:val="en"/>
        </w:rPr>
      </w:pPr>
      <w:bookmarkStart w:id="56" w:name="_Toc334109014"/>
      <w:r w:rsidRPr="00AE0200">
        <w:rPr>
          <w:lang w:val="en"/>
        </w:rPr>
        <w:t>INK-Board</w:t>
      </w:r>
      <w:bookmarkEnd w:id="56"/>
    </w:p>
    <w:p w:rsidR="00DA72BE" w:rsidRDefault="00DA72BE" w:rsidP="00DA72BE">
      <w:pPr>
        <w:pStyle w:val="FlietextEinzug"/>
        <w:keepNext/>
        <w:jc w:val="both"/>
      </w:pPr>
      <w:r>
        <w:rPr>
          <w:noProof/>
          <w:lang w:eastAsia="en-GB"/>
        </w:rPr>
        <w:drawing>
          <wp:inline distT="0" distB="0" distL="0" distR="0" wp14:anchorId="35051A37" wp14:editId="1FCB74FE">
            <wp:extent cx="3861209" cy="2633472"/>
            <wp:effectExtent l="0" t="0" r="6350" b="0"/>
            <wp:docPr id="5" name="Grafik 5" descr="Figure 1. DE2-115 Development 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1. DE2-115 Development Board"/>
                    <pic:cNvPicPr>
                      <a:picLocks noChangeAspect="1" noChangeArrowheads="1"/>
                    </pic:cNvPicPr>
                  </pic:nvPicPr>
                  <pic:blipFill rotWithShape="1">
                    <a:blip r:embed="rId17">
                      <a:extLst>
                        <a:ext uri="{28A0092B-C50C-407E-A947-70E740481C1C}">
                          <a14:useLocalDpi xmlns:a14="http://schemas.microsoft.com/office/drawing/2010/main" val="0"/>
                        </a:ext>
                      </a:extLst>
                    </a:blip>
                    <a:srcRect t="2626" b="2887"/>
                    <a:stretch/>
                  </pic:blipFill>
                  <pic:spPr bwMode="auto">
                    <a:xfrm>
                      <a:off x="0" y="0"/>
                      <a:ext cx="3862640" cy="2634448"/>
                    </a:xfrm>
                    <a:prstGeom prst="rect">
                      <a:avLst/>
                    </a:prstGeom>
                    <a:noFill/>
                    <a:ln>
                      <a:noFill/>
                    </a:ln>
                    <a:extLst>
                      <a:ext uri="{53640926-AAD7-44D8-BBD7-CCE9431645EC}">
                        <a14:shadowObscured xmlns:a14="http://schemas.microsoft.com/office/drawing/2010/main"/>
                      </a:ext>
                    </a:extLst>
                  </pic:spPr>
                </pic:pic>
              </a:graphicData>
            </a:graphic>
          </wp:inline>
        </w:drawing>
      </w:r>
    </w:p>
    <w:p w:rsidR="00D868C1" w:rsidRPr="00817D59" w:rsidRDefault="00DA72BE" w:rsidP="00CA03A7">
      <w:pPr>
        <w:pStyle w:val="Beschriftung"/>
      </w:pPr>
      <w:bookmarkStart w:id="57" w:name="_Toc334190332"/>
      <w:r w:rsidRPr="00CA03A7">
        <w:t xml:space="preserve">Figure </w:t>
      </w:r>
      <w:r w:rsidRPr="00CA03A7">
        <w:fldChar w:fldCharType="begin"/>
      </w:r>
      <w:r w:rsidRPr="00CA03A7">
        <w:instrText xml:space="preserve"> SEQ Figure \* ARABIC </w:instrText>
      </w:r>
      <w:r w:rsidRPr="00CA03A7">
        <w:fldChar w:fldCharType="separate"/>
      </w:r>
      <w:r w:rsidR="00B461E4">
        <w:rPr>
          <w:noProof/>
        </w:rPr>
        <w:t>9</w:t>
      </w:r>
      <w:r w:rsidRPr="00CA03A7">
        <w:fldChar w:fldCharType="end"/>
      </w:r>
      <w:r w:rsidRPr="00CA03A7">
        <w:t xml:space="preserve">: </w:t>
      </w:r>
      <w:r w:rsidRPr="00817D59">
        <w:t xml:space="preserve">DE2-115 Development and Education </w:t>
      </w:r>
      <w:proofErr w:type="gramStart"/>
      <w:r w:rsidR="00CA03A7" w:rsidRPr="00817D59">
        <w:t>Board  [</w:t>
      </w:r>
      <w:proofErr w:type="gramEnd"/>
      <w:r w:rsidR="00CA03A7" w:rsidRPr="00817D59">
        <w:t>Source: Altera]</w:t>
      </w:r>
      <w:bookmarkEnd w:id="57"/>
    </w:p>
    <w:p w:rsidR="00D868C1" w:rsidRPr="00817D59" w:rsidRDefault="00D868C1" w:rsidP="001D5752">
      <w:pPr>
        <w:pStyle w:val="FlietextEinzug"/>
        <w:jc w:val="both"/>
        <w:rPr>
          <w:lang w:val="en"/>
        </w:rPr>
      </w:pPr>
    </w:p>
    <w:p w:rsidR="00D868C1" w:rsidRPr="00817D59" w:rsidRDefault="00AF162B" w:rsidP="001D5752">
      <w:pPr>
        <w:pStyle w:val="FlietextEinzug"/>
        <w:jc w:val="both"/>
        <w:rPr>
          <w:lang w:val="en"/>
        </w:rPr>
      </w:pPr>
      <w:r w:rsidRPr="00817D59">
        <w:rPr>
          <w:lang w:val="en"/>
        </w:rPr>
        <w:t xml:space="preserve">For </w:t>
      </w:r>
      <w:r w:rsidR="00817D59" w:rsidRPr="00817D59">
        <w:rPr>
          <w:lang w:val="en"/>
        </w:rPr>
        <w:t xml:space="preserve">development and </w:t>
      </w:r>
      <w:r w:rsidRPr="00817D59">
        <w:rPr>
          <w:lang w:val="en"/>
        </w:rPr>
        <w:t xml:space="preserve">larger </w:t>
      </w:r>
      <w:r w:rsidR="00C227B5" w:rsidRPr="00817D59">
        <w:rPr>
          <w:lang w:val="en"/>
        </w:rPr>
        <w:t>series of</w:t>
      </w:r>
      <w:r w:rsidR="00817D59" w:rsidRPr="00817D59">
        <w:rPr>
          <w:lang w:val="en"/>
        </w:rPr>
        <w:t xml:space="preserve"> internal</w:t>
      </w:r>
      <w:r w:rsidR="00C227B5" w:rsidRPr="00817D59">
        <w:rPr>
          <w:lang w:val="en"/>
        </w:rPr>
        <w:t xml:space="preserve"> tests the DE2-115 Development Board, also called INK-Board (Industrial Networking Kit), </w:t>
      </w:r>
      <w:r w:rsidR="00817D59" w:rsidRPr="00817D59">
        <w:rPr>
          <w:lang w:val="en"/>
        </w:rPr>
        <w:t>was</w:t>
      </w:r>
      <w:r w:rsidR="00C227B5" w:rsidRPr="00817D59">
        <w:rPr>
          <w:lang w:val="en"/>
        </w:rPr>
        <w:t xml:space="preserve"> used. It has an EP4CE115 with 432 M9Ks. With this amount of memory it is possible to record multiple POWERLINK cycles with SignalTap.</w:t>
      </w:r>
    </w:p>
    <w:p w:rsidR="00D868C1" w:rsidRPr="00C227B5" w:rsidRDefault="00C227B5" w:rsidP="00AF162B">
      <w:pPr>
        <w:pStyle w:val="FlietextEinzug"/>
        <w:jc w:val="both"/>
      </w:pPr>
      <w:r w:rsidRPr="00817D59">
        <w:t xml:space="preserve">It also has an expansion Header, where signals could be recorded with an external </w:t>
      </w:r>
      <w:r w:rsidR="00C95925" w:rsidRPr="00817D59">
        <w:t>oscilloscope</w:t>
      </w:r>
      <w:r w:rsidRPr="00817D59">
        <w:t xml:space="preserve">. </w:t>
      </w:r>
      <w:r w:rsidR="00D868C1" w:rsidRPr="00C227B5">
        <w:br w:type="page"/>
      </w:r>
    </w:p>
    <w:p w:rsidR="00283EAE" w:rsidRDefault="00393DDF" w:rsidP="00535587">
      <w:pPr>
        <w:pStyle w:val="berschrift1"/>
      </w:pPr>
      <w:bookmarkStart w:id="58" w:name="_Toc334109015"/>
      <w:r>
        <w:lastRenderedPageBreak/>
        <w:t>FPGA</w:t>
      </w:r>
      <w:r w:rsidR="00E2062E">
        <w:t xml:space="preserve"> </w:t>
      </w:r>
      <w:r w:rsidR="00B90106">
        <w:t>Implementation</w:t>
      </w:r>
      <w:bookmarkEnd w:id="58"/>
    </w:p>
    <w:p w:rsidR="00F024BB" w:rsidRPr="00F024BB" w:rsidRDefault="00F024BB" w:rsidP="00F024BB">
      <w:pPr>
        <w:pStyle w:val="FlietextEinzug"/>
        <w:jc w:val="both"/>
      </w:pPr>
    </w:p>
    <w:p w:rsidR="00F03A6C" w:rsidRDefault="00F03A6C" w:rsidP="00F024BB">
      <w:pPr>
        <w:pStyle w:val="FlietextEinzug"/>
        <w:jc w:val="both"/>
      </w:pPr>
      <w:r>
        <w:t xml:space="preserve">The Framemanipulator IP-Core is available in the </w:t>
      </w:r>
      <w:r w:rsidR="007336BC">
        <w:t>“</w:t>
      </w:r>
      <w:proofErr w:type="spellStart"/>
      <w:r w:rsidR="007336BC" w:rsidRPr="00FE76E7">
        <w:rPr>
          <w:i/>
        </w:rPr>
        <w:t>release_ip</w:t>
      </w:r>
      <w:proofErr w:type="spellEnd"/>
      <w:r w:rsidR="007336BC" w:rsidRPr="00FE76E7">
        <w:rPr>
          <w:i/>
        </w:rPr>
        <w:t>-core</w:t>
      </w:r>
      <w:r w:rsidR="007336BC">
        <w:t xml:space="preserve">” folder. It can be updated by using the </w:t>
      </w:r>
      <w:r w:rsidR="00DA1732">
        <w:t>“</w:t>
      </w:r>
      <w:r w:rsidR="00DA1732" w:rsidRPr="00FE76E7">
        <w:rPr>
          <w:i/>
        </w:rPr>
        <w:t>update_ip-core.bat</w:t>
      </w:r>
      <w:r w:rsidR="00DA1732">
        <w:rPr>
          <w:i/>
        </w:rPr>
        <w:t>”</w:t>
      </w:r>
      <w:r w:rsidR="00DA1732">
        <w:t xml:space="preserve"> </w:t>
      </w:r>
      <w:r w:rsidR="004D4ED2">
        <w:t xml:space="preserve">of </w:t>
      </w:r>
      <w:r w:rsidR="008E778F">
        <w:t>the main folder.</w:t>
      </w:r>
      <w:r w:rsidR="008F3654">
        <w:t xml:space="preserve"> It was designed for Altera FPGAs and contains the </w:t>
      </w:r>
      <w:r w:rsidR="008F3654" w:rsidRPr="00FE76E7">
        <w:rPr>
          <w:i/>
        </w:rPr>
        <w:t>_</w:t>
      </w:r>
      <w:proofErr w:type="spellStart"/>
      <w:r w:rsidR="008F3654" w:rsidRPr="00FE76E7">
        <w:rPr>
          <w:i/>
        </w:rPr>
        <w:t>hw.tcl</w:t>
      </w:r>
      <w:proofErr w:type="spellEnd"/>
      <w:r w:rsidR="008F3654">
        <w:t xml:space="preserve">-files for the SOPC-Builder and Qsys. </w:t>
      </w:r>
    </w:p>
    <w:p w:rsidR="00D66701" w:rsidRDefault="00D66701" w:rsidP="00D66701">
      <w:pPr>
        <w:pStyle w:val="FlietextEinzug"/>
        <w:jc w:val="both"/>
      </w:pPr>
      <w:r>
        <w:t>It is also possible to port this IP-Core to other FPGAs.</w:t>
      </w:r>
      <w:r w:rsidRPr="00D66701">
        <w:t xml:space="preserve"> </w:t>
      </w:r>
      <w:r>
        <w:t xml:space="preserve">The </w:t>
      </w:r>
      <w:proofErr w:type="spellStart"/>
      <w:r w:rsidRPr="00BF529F">
        <w:rPr>
          <w:i/>
        </w:rPr>
        <w:t>FrameManipulator.vhd</w:t>
      </w:r>
      <w:proofErr w:type="spellEnd"/>
      <w:r>
        <w:t xml:space="preserve"> can be used as a sep</w:t>
      </w:r>
      <w:r>
        <w:t>a</w:t>
      </w:r>
      <w:r>
        <w:t xml:space="preserve">rate component or as a source for other </w:t>
      </w:r>
      <w:proofErr w:type="spellStart"/>
      <w:r>
        <w:t>tcl</w:t>
      </w:r>
      <w:proofErr w:type="spellEnd"/>
      <w:r>
        <w:t>-files.</w:t>
      </w:r>
    </w:p>
    <w:p w:rsidR="00F03A6C" w:rsidRDefault="00F03A6C" w:rsidP="00FE76E7">
      <w:pPr>
        <w:pStyle w:val="FlietextEinzug"/>
        <w:ind w:left="0"/>
        <w:jc w:val="both"/>
      </w:pPr>
    </w:p>
    <w:p w:rsidR="00535587" w:rsidRDefault="008E778F" w:rsidP="00F024BB">
      <w:pPr>
        <w:pStyle w:val="FlietextEinzug"/>
        <w:jc w:val="both"/>
      </w:pPr>
      <w:r>
        <w:t xml:space="preserve">This </w:t>
      </w:r>
      <w:r w:rsidR="00F024BB">
        <w:t xml:space="preserve">Framemanipulator </w:t>
      </w:r>
      <w:r>
        <w:t>h</w:t>
      </w:r>
      <w:r w:rsidR="00F024BB">
        <w:t xml:space="preserve">ardware can be included </w:t>
      </w:r>
      <w:r w:rsidR="00822DE3">
        <w:t>to</w:t>
      </w:r>
      <w:r w:rsidR="00F024BB">
        <w:t xml:space="preserve"> </w:t>
      </w:r>
      <w:r w:rsidR="00322E86">
        <w:t xml:space="preserve">e.g. </w:t>
      </w:r>
      <w:r w:rsidR="00F024BB">
        <w:t>an existing design like the POWERLINK-CNDK (Controlled Node Development Kit) from B&amp;R. The Direct-IO design of the BeMicro RTE Stick is used with Quartus II 10.1 SP1 in the following example.</w:t>
      </w:r>
    </w:p>
    <w:p w:rsidR="003B3FDD" w:rsidRDefault="003B3FDD" w:rsidP="00F024BB">
      <w:pPr>
        <w:pStyle w:val="FlietextEinzug"/>
        <w:jc w:val="both"/>
      </w:pPr>
      <w:r>
        <w:t>T</w:t>
      </w:r>
      <w:r w:rsidR="008E613C">
        <w:t>his</w:t>
      </w:r>
      <w:r>
        <w:t xml:space="preserve"> project is also available in</w:t>
      </w:r>
      <w:r w:rsidR="004E5169">
        <w:t xml:space="preserve"> </w:t>
      </w:r>
      <w:r w:rsidR="004E5169" w:rsidRPr="00FE76E7">
        <w:rPr>
          <w:i/>
        </w:rPr>
        <w:t>“</w:t>
      </w:r>
      <w:proofErr w:type="spellStart"/>
      <w:r w:rsidR="004E5169" w:rsidRPr="00FE76E7">
        <w:rPr>
          <w:i/>
        </w:rPr>
        <w:t>example_CNDK</w:t>
      </w:r>
      <w:proofErr w:type="spellEnd"/>
      <w:r w:rsidR="004E5169" w:rsidRPr="00FE76E7">
        <w:rPr>
          <w:i/>
        </w:rPr>
        <w:t>\BeMicro_Q10</w:t>
      </w:r>
      <w:r w:rsidR="004E5169">
        <w:t>”</w:t>
      </w:r>
      <w:r>
        <w:t>.</w:t>
      </w:r>
    </w:p>
    <w:p w:rsidR="00F024BB" w:rsidRDefault="00F024BB" w:rsidP="00F024BB">
      <w:pPr>
        <w:pStyle w:val="FlietextEinzug"/>
        <w:jc w:val="both"/>
      </w:pPr>
    </w:p>
    <w:p w:rsidR="00F024BB" w:rsidRDefault="00F024BB" w:rsidP="00F024BB">
      <w:pPr>
        <w:pStyle w:val="FlietextEinzug"/>
        <w:jc w:val="both"/>
      </w:pPr>
      <w:r>
        <w:t xml:space="preserve">We start with the </w:t>
      </w:r>
      <w:r w:rsidR="00D44847">
        <w:t>modification of the SOPC-Design</w:t>
      </w:r>
      <w:r w:rsidR="00B22601">
        <w:t xml:space="preserve"> by adding the “</w:t>
      </w:r>
      <w:proofErr w:type="spellStart"/>
      <w:r w:rsidR="00B22601" w:rsidRPr="00B22601">
        <w:rPr>
          <w:i/>
        </w:rPr>
        <w:t>FrameManipulator_</w:t>
      </w:r>
      <w:r w:rsidR="008F3654">
        <w:rPr>
          <w:i/>
        </w:rPr>
        <w:t>sopc_</w:t>
      </w:r>
      <w:r w:rsidR="00B22601" w:rsidRPr="00B22601">
        <w:rPr>
          <w:i/>
        </w:rPr>
        <w:t>hw.tcl</w:t>
      </w:r>
      <w:proofErr w:type="spellEnd"/>
      <w:r w:rsidR="00B22601">
        <w:rPr>
          <w:i/>
        </w:rPr>
        <w:t>”</w:t>
      </w:r>
      <w:r w:rsidR="00D44847">
        <w:t>.</w:t>
      </w:r>
    </w:p>
    <w:p w:rsidR="00C558F7" w:rsidRDefault="00C558F7" w:rsidP="00F024BB">
      <w:pPr>
        <w:pStyle w:val="FlietextEinzug"/>
        <w:jc w:val="both"/>
      </w:pPr>
    </w:p>
    <w:p w:rsidR="00D32DBB" w:rsidRDefault="00D32DBB" w:rsidP="00F024BB">
      <w:pPr>
        <w:pStyle w:val="FlietextEinzug"/>
        <w:jc w:val="both"/>
      </w:pPr>
    </w:p>
    <w:p w:rsidR="006B04AE" w:rsidRDefault="006B04AE" w:rsidP="006B04AE">
      <w:pPr>
        <w:pStyle w:val="berschrift2"/>
        <w:rPr>
          <w:lang w:val="de-DE"/>
        </w:rPr>
      </w:pPr>
      <w:bookmarkStart w:id="59" w:name="_Ref332087800"/>
      <w:bookmarkStart w:id="60" w:name="_Ref332199861"/>
      <w:bookmarkStart w:id="61" w:name="_Toc334109016"/>
      <w:r>
        <w:rPr>
          <w:lang w:val="de-DE"/>
        </w:rPr>
        <w:t>SOPC-</w:t>
      </w:r>
      <w:proofErr w:type="spellStart"/>
      <w:r>
        <w:rPr>
          <w:lang w:val="de-DE"/>
        </w:rPr>
        <w:t>Builder</w:t>
      </w:r>
      <w:bookmarkEnd w:id="59"/>
      <w:bookmarkEnd w:id="60"/>
      <w:bookmarkEnd w:id="61"/>
      <w:proofErr w:type="spellEnd"/>
    </w:p>
    <w:p w:rsidR="006B04AE" w:rsidRDefault="006B04AE" w:rsidP="00F024BB">
      <w:pPr>
        <w:pStyle w:val="FlietextEinzug"/>
        <w:jc w:val="both"/>
      </w:pPr>
    </w:p>
    <w:p w:rsidR="006B04AE" w:rsidRDefault="009726DB" w:rsidP="006B04AE">
      <w:pPr>
        <w:pStyle w:val="FlietextEinzug"/>
      </w:pPr>
      <w:r w:rsidRPr="00FE76E7">
        <w:rPr>
          <w:b/>
        </w:rPr>
        <w:t>1.</w:t>
      </w:r>
      <w:r>
        <w:t xml:space="preserve"> C</w:t>
      </w:r>
      <w:r w:rsidR="006B04AE">
        <w:t xml:space="preserve">opy the Framemanipulator HW files into the </w:t>
      </w:r>
      <w:r w:rsidR="006B04AE" w:rsidRPr="00D44847">
        <w:rPr>
          <w:i/>
        </w:rPr>
        <w:t>IP_core</w:t>
      </w:r>
      <w:r w:rsidR="006B04AE">
        <w:t xml:space="preserve"> folder and start the </w:t>
      </w:r>
      <w:r w:rsidR="006B04AE" w:rsidRPr="006B04AE">
        <w:rPr>
          <w:i/>
        </w:rPr>
        <w:t>SOPC-Builder</w:t>
      </w:r>
      <w:r w:rsidR="006B04AE">
        <w:t xml:space="preserve"> of the Quartus project.</w:t>
      </w:r>
    </w:p>
    <w:p w:rsidR="00D44847" w:rsidRDefault="00D44847" w:rsidP="00F024BB">
      <w:pPr>
        <w:pStyle w:val="FlietextEinzug"/>
        <w:jc w:val="both"/>
      </w:pPr>
    </w:p>
    <w:p w:rsidR="00D44847" w:rsidRDefault="00D44847" w:rsidP="00D44847">
      <w:pPr>
        <w:pStyle w:val="FlietextEinzug"/>
        <w:keepNext/>
        <w:jc w:val="both"/>
      </w:pPr>
      <w:r>
        <w:rPr>
          <w:noProof/>
          <w:lang w:eastAsia="en-GB"/>
        </w:rPr>
        <w:drawing>
          <wp:inline distT="0" distB="0" distL="0" distR="0" wp14:anchorId="5B53F2EA" wp14:editId="3E9ACF27">
            <wp:extent cx="3609893" cy="1867120"/>
            <wp:effectExtent l="0" t="0" r="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610727" cy="1867551"/>
                    </a:xfrm>
                    <a:prstGeom prst="rect">
                      <a:avLst/>
                    </a:prstGeom>
                  </pic:spPr>
                </pic:pic>
              </a:graphicData>
            </a:graphic>
          </wp:inline>
        </w:drawing>
      </w:r>
    </w:p>
    <w:p w:rsidR="00D44847" w:rsidRDefault="00D44847" w:rsidP="00D44847">
      <w:pPr>
        <w:pStyle w:val="Beschriftung"/>
        <w:jc w:val="both"/>
      </w:pPr>
      <w:bookmarkStart w:id="62" w:name="_Toc334190333"/>
      <w:r>
        <w:t xml:space="preserve">Figure </w:t>
      </w:r>
      <w:r>
        <w:fldChar w:fldCharType="begin"/>
      </w:r>
      <w:r>
        <w:instrText xml:space="preserve"> SEQ Figure \* ARABIC </w:instrText>
      </w:r>
      <w:r>
        <w:fldChar w:fldCharType="separate"/>
      </w:r>
      <w:r w:rsidR="00B461E4">
        <w:rPr>
          <w:noProof/>
        </w:rPr>
        <w:t>10</w:t>
      </w:r>
      <w:r>
        <w:fldChar w:fldCharType="end"/>
      </w:r>
      <w:r>
        <w:t>: IP_core Folder</w:t>
      </w:r>
      <w:bookmarkEnd w:id="62"/>
    </w:p>
    <w:p w:rsidR="00D32DBB" w:rsidRDefault="00D32DBB" w:rsidP="00535587">
      <w:pPr>
        <w:pStyle w:val="FlietextEinzug"/>
        <w:rPr>
          <w:color w:val="FF0000"/>
        </w:rPr>
      </w:pPr>
    </w:p>
    <w:p w:rsidR="00D32DBB" w:rsidRPr="00F024BB" w:rsidRDefault="00D32DBB" w:rsidP="00535587">
      <w:pPr>
        <w:pStyle w:val="FlietextEinzug"/>
        <w:rPr>
          <w:color w:val="FF0000"/>
        </w:rPr>
      </w:pPr>
    </w:p>
    <w:p w:rsidR="006B04AE" w:rsidRDefault="005C5CE1" w:rsidP="006B04AE">
      <w:pPr>
        <w:pStyle w:val="FlietextEinzug"/>
      </w:pPr>
      <w:r w:rsidRPr="00FE76E7">
        <w:rPr>
          <w:b/>
        </w:rPr>
        <w:t>2.</w:t>
      </w:r>
      <w:r w:rsidR="00215610" w:rsidRPr="00215610">
        <w:t xml:space="preserve"> </w:t>
      </w:r>
      <w:r w:rsidR="005235FB">
        <w:t>S</w:t>
      </w:r>
      <w:r w:rsidR="00215610" w:rsidRPr="00215610">
        <w:t xml:space="preserve">elected </w:t>
      </w:r>
      <w:r w:rsidR="00215610">
        <w:t>for the</w:t>
      </w:r>
      <w:r w:rsidR="00215610" w:rsidRPr="00215610">
        <w:t xml:space="preserve"> „</w:t>
      </w:r>
      <w:r w:rsidR="00215610" w:rsidRPr="00215610">
        <w:rPr>
          <w:i/>
        </w:rPr>
        <w:t>IP Search Path</w:t>
      </w:r>
      <w:proofErr w:type="gramStart"/>
      <w:r w:rsidR="00215610" w:rsidRPr="00215610">
        <w:t>“</w:t>
      </w:r>
      <w:r w:rsidR="00215610">
        <w:t xml:space="preserve"> </w:t>
      </w:r>
      <w:r w:rsidR="005623E6">
        <w:t>by</w:t>
      </w:r>
      <w:proofErr w:type="gramEnd"/>
      <w:r w:rsidR="005623E6">
        <w:t xml:space="preserve"> opening</w:t>
      </w:r>
      <w:r w:rsidR="00215610">
        <w:t xml:space="preserve"> the </w:t>
      </w:r>
      <w:r w:rsidR="00215610" w:rsidRPr="00215610">
        <w:rPr>
          <w:i/>
        </w:rPr>
        <w:t>Options</w:t>
      </w:r>
      <w:r w:rsidR="00215610">
        <w:t xml:space="preserve"> window.</w:t>
      </w:r>
    </w:p>
    <w:p w:rsidR="00D32DBB" w:rsidRDefault="00D32DBB" w:rsidP="006B04AE">
      <w:pPr>
        <w:pStyle w:val="FlietextEinzug"/>
      </w:pPr>
    </w:p>
    <w:p w:rsidR="00D32DBB" w:rsidRDefault="00207E2C" w:rsidP="003B3FDD">
      <w:pPr>
        <w:pStyle w:val="FlietextEinzug"/>
      </w:pPr>
      <w:r>
        <w:rPr>
          <w:noProof/>
          <w:lang w:eastAsia="en-GB"/>
        </w:rPr>
        <mc:AlternateContent>
          <mc:Choice Requires="wps">
            <w:drawing>
              <wp:anchor distT="0" distB="0" distL="114300" distR="114300" simplePos="0" relativeHeight="251660288" behindDoc="0" locked="0" layoutInCell="1" allowOverlap="1" wp14:anchorId="5409E455" wp14:editId="1A897091">
                <wp:simplePos x="0" y="0"/>
                <wp:positionH relativeFrom="column">
                  <wp:posOffset>180340</wp:posOffset>
                </wp:positionH>
                <wp:positionV relativeFrom="paragraph">
                  <wp:posOffset>2129790</wp:posOffset>
                </wp:positionV>
                <wp:extent cx="2703195" cy="635"/>
                <wp:effectExtent l="0" t="0" r="0" b="0"/>
                <wp:wrapSquare wrapText="bothSides"/>
                <wp:docPr id="7" name="Textfeld 7"/>
                <wp:cNvGraphicFramePr/>
                <a:graphic xmlns:a="http://schemas.openxmlformats.org/drawingml/2006/main">
                  <a:graphicData uri="http://schemas.microsoft.com/office/word/2010/wordprocessingShape">
                    <wps:wsp>
                      <wps:cNvSpPr txBox="1"/>
                      <wps:spPr>
                        <a:xfrm>
                          <a:off x="0" y="0"/>
                          <a:ext cx="2703195" cy="635"/>
                        </a:xfrm>
                        <a:prstGeom prst="rect">
                          <a:avLst/>
                        </a:prstGeom>
                        <a:solidFill>
                          <a:prstClr val="white"/>
                        </a:solidFill>
                        <a:ln>
                          <a:noFill/>
                        </a:ln>
                        <a:effectLst/>
                      </wps:spPr>
                      <wps:txbx>
                        <w:txbxContent>
                          <w:p w:rsidR="0030301B" w:rsidRPr="003248E1" w:rsidRDefault="0030301B" w:rsidP="00207E2C">
                            <w:pPr>
                              <w:pStyle w:val="Beschriftung"/>
                              <w:rPr>
                                <w:noProof/>
                                <w:sz w:val="20"/>
                              </w:rPr>
                            </w:pPr>
                            <w:bookmarkStart w:id="63" w:name="_Toc334190334"/>
                            <w:r>
                              <w:t xml:space="preserve">Figure </w:t>
                            </w:r>
                            <w:r>
                              <w:fldChar w:fldCharType="begin"/>
                            </w:r>
                            <w:r>
                              <w:instrText xml:space="preserve"> SEQ Figure \* ARABIC </w:instrText>
                            </w:r>
                            <w:r>
                              <w:fldChar w:fldCharType="separate"/>
                            </w:r>
                            <w:r w:rsidR="00B461E4">
                              <w:rPr>
                                <w:noProof/>
                              </w:rPr>
                              <w:t>11</w:t>
                            </w:r>
                            <w:r>
                              <w:fldChar w:fldCharType="end"/>
                            </w:r>
                            <w:r>
                              <w:t>: IP Search Path of the SOPC-Builder</w:t>
                            </w:r>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feld 7" o:spid="_x0000_s1026" type="#_x0000_t202" style="position:absolute;left:0;text-align:left;margin-left:14.2pt;margin-top:167.7pt;width:212.8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" stroked="f">
                <v:textbox style="mso-fit-shape-to-text:t" inset="0,0,0,0">
                  <w:txbxContent>
                    <w:p w:rsidR="0030301B" w:rsidRPr="003248E1" w:rsidRDefault="0030301B" w:rsidP="00207E2C">
                      <w:pPr>
                        <w:pStyle w:val="Beschriftung"/>
                        <w:rPr>
                          <w:noProof/>
                          <w:sz w:val="20"/>
                        </w:rPr>
                      </w:pPr>
                      <w:bookmarkStart w:id="64" w:name="_Toc334190334"/>
                      <w:r>
                        <w:t xml:space="preserve">Figure </w:t>
                      </w:r>
                      <w:r>
                        <w:fldChar w:fldCharType="begin"/>
                      </w:r>
                      <w:r>
                        <w:instrText xml:space="preserve"> SEQ Figure \* ARABIC </w:instrText>
                      </w:r>
                      <w:r>
                        <w:fldChar w:fldCharType="separate"/>
                      </w:r>
                      <w:r w:rsidR="00B461E4">
                        <w:rPr>
                          <w:noProof/>
                        </w:rPr>
                        <w:t>11</w:t>
                      </w:r>
                      <w:r>
                        <w:fldChar w:fldCharType="end"/>
                      </w:r>
                      <w:r>
                        <w:t>: IP Search Path of the SOPC-Builder</w:t>
                      </w:r>
                      <w:bookmarkEnd w:id="64"/>
                    </w:p>
                  </w:txbxContent>
                </v:textbox>
                <w10:wrap type="square"/>
              </v:shape>
            </w:pict>
          </mc:Fallback>
        </mc:AlternateContent>
      </w:r>
      <w:r w:rsidR="00215610">
        <w:rPr>
          <w:noProof/>
          <w:lang w:eastAsia="en-GB"/>
        </w:rPr>
        <w:drawing>
          <wp:anchor distT="0" distB="0" distL="114300" distR="114300" simplePos="0" relativeHeight="251658240" behindDoc="0" locked="0" layoutInCell="1" allowOverlap="1" wp14:anchorId="25B01C6E" wp14:editId="703F72D0">
            <wp:simplePos x="0" y="0"/>
            <wp:positionH relativeFrom="column">
              <wp:align>left</wp:align>
            </wp:positionH>
            <wp:positionV relativeFrom="paragraph">
              <wp:align>top</wp:align>
            </wp:positionV>
            <wp:extent cx="2703195" cy="2072640"/>
            <wp:effectExtent l="0" t="0" r="1905" b="3810"/>
            <wp:wrapSquare wrapText="bothSides"/>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2703195" cy="2072640"/>
                    </a:xfrm>
                    <a:prstGeom prst="rect">
                      <a:avLst/>
                    </a:prstGeom>
                  </pic:spPr>
                </pic:pic>
              </a:graphicData>
            </a:graphic>
          </wp:anchor>
        </w:drawing>
      </w:r>
      <w:r w:rsidR="00D32DBB">
        <w:br w:type="page"/>
      </w:r>
    </w:p>
    <w:p w:rsidR="006B04AE" w:rsidRDefault="005235FB" w:rsidP="00424AD4">
      <w:pPr>
        <w:pStyle w:val="FlietextEinzug"/>
        <w:jc w:val="both"/>
      </w:pPr>
      <w:r w:rsidRPr="00FE76E7">
        <w:rPr>
          <w:b/>
        </w:rPr>
        <w:lastRenderedPageBreak/>
        <w:t>3.</w:t>
      </w:r>
      <w:r>
        <w:t xml:space="preserve"> A</w:t>
      </w:r>
      <w:r w:rsidR="00D32DBB">
        <w:t>dd a new Framemanipulator-component with “</w:t>
      </w:r>
      <w:proofErr w:type="spellStart"/>
      <w:r w:rsidR="00D32DBB" w:rsidRPr="00B23DC5">
        <w:rPr>
          <w:i/>
        </w:rPr>
        <w:t>TaskCount</w:t>
      </w:r>
      <w:proofErr w:type="spellEnd"/>
      <w:r w:rsidR="00D32DBB">
        <w:t>=32”. This variable is for the maximal nu</w:t>
      </w:r>
      <w:r w:rsidR="00D32DBB">
        <w:t>m</w:t>
      </w:r>
      <w:r w:rsidR="00D32DBB">
        <w:t xml:space="preserve">ber of tasks/manipulations per test. (Normally a </w:t>
      </w:r>
      <w:r w:rsidR="00D4168B">
        <w:t>test doesn’t require</w:t>
      </w:r>
      <w:r w:rsidR="00D32DBB">
        <w:t xml:space="preserve"> more than ten manipulations)</w:t>
      </w:r>
    </w:p>
    <w:p w:rsidR="001F5E95" w:rsidRDefault="001F5E95" w:rsidP="00424AD4">
      <w:pPr>
        <w:pStyle w:val="FlietextEinzug"/>
        <w:jc w:val="both"/>
      </w:pPr>
    </w:p>
    <w:p w:rsidR="001F5E95" w:rsidRDefault="001F5E95" w:rsidP="00424AD4">
      <w:pPr>
        <w:pStyle w:val="FlietextEinzug"/>
        <w:jc w:val="both"/>
      </w:pPr>
      <w:r>
        <w:t xml:space="preserve">The size of the frame data storage is defined by the generic </w:t>
      </w:r>
      <w:r w:rsidRPr="004638EE">
        <w:rPr>
          <w:i/>
        </w:rPr>
        <w:t>gBytesOfTheFrameBuffer</w:t>
      </w:r>
      <w:r>
        <w:t>.</w:t>
      </w:r>
      <w:r w:rsidR="00097D7E">
        <w:t xml:space="preserve"> A value of e.g. 1600 is converted with the two’s compl</w:t>
      </w:r>
      <w:r w:rsidR="003120B4">
        <w:t>e</w:t>
      </w:r>
      <w:r w:rsidR="00097D7E">
        <w:t xml:space="preserve">ment to a memory of 2048 bytes. This space is usable for </w:t>
      </w:r>
      <w:r w:rsidR="00031AA1">
        <w:t>saving</w:t>
      </w:r>
      <w:r w:rsidR="00097D7E">
        <w:t xml:space="preserve"> about 34 different frames</w:t>
      </w:r>
      <w:r w:rsidR="001C064E">
        <w:t xml:space="preserve"> with a payload of 60 Bytes</w:t>
      </w:r>
      <w:r w:rsidR="00097D7E">
        <w:t>.</w:t>
      </w:r>
    </w:p>
    <w:p w:rsidR="00D32DBB" w:rsidRDefault="00D32DBB" w:rsidP="006B04AE">
      <w:pPr>
        <w:pStyle w:val="FlietextEinzug"/>
      </w:pPr>
    </w:p>
    <w:p w:rsidR="0060023A" w:rsidRDefault="0060023A" w:rsidP="004638EE">
      <w:pPr>
        <w:pStyle w:val="FlietextEinzug"/>
        <w:keepNext/>
      </w:pPr>
    </w:p>
    <w:p w:rsidR="001A5291" w:rsidRDefault="001A5291" w:rsidP="004638EE">
      <w:pPr>
        <w:pStyle w:val="FlietextEinzug"/>
        <w:keepNext/>
      </w:pPr>
      <w:r>
        <w:rPr>
          <w:noProof/>
          <w:lang w:eastAsia="en-GB"/>
        </w:rPr>
        <w:drawing>
          <wp:inline distT="0" distB="0" distL="0" distR="0" wp14:anchorId="4D248102" wp14:editId="0C7615B4">
            <wp:extent cx="2247654" cy="2878373"/>
            <wp:effectExtent l="0" t="0" r="635" b="0"/>
            <wp:docPr id="1000454" name="Grafik 1000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248978" cy="2880069"/>
                    </a:xfrm>
                    <a:prstGeom prst="rect">
                      <a:avLst/>
                    </a:prstGeom>
                  </pic:spPr>
                </pic:pic>
              </a:graphicData>
            </a:graphic>
          </wp:inline>
        </w:drawing>
      </w:r>
    </w:p>
    <w:p w:rsidR="00331360" w:rsidRDefault="001A5291" w:rsidP="004638EE">
      <w:pPr>
        <w:pStyle w:val="Beschriftung"/>
      </w:pPr>
      <w:bookmarkStart w:id="65" w:name="_Toc334190335"/>
      <w:r>
        <w:t xml:space="preserve">Figure </w:t>
      </w:r>
      <w:r>
        <w:fldChar w:fldCharType="begin"/>
      </w:r>
      <w:r>
        <w:instrText xml:space="preserve"> SEQ Figure \* ARABIC </w:instrText>
      </w:r>
      <w:r>
        <w:fldChar w:fldCharType="separate"/>
      </w:r>
      <w:r w:rsidR="00B461E4">
        <w:rPr>
          <w:noProof/>
        </w:rPr>
        <w:t>12</w:t>
      </w:r>
      <w:r>
        <w:fldChar w:fldCharType="end"/>
      </w:r>
      <w:r>
        <w:t xml:space="preserve">: </w:t>
      </w:r>
      <w:r w:rsidRPr="00FB6552">
        <w:t>Adding a new Framemanipulator</w:t>
      </w:r>
      <w:bookmarkEnd w:id="65"/>
    </w:p>
    <w:p w:rsidR="001A17D4" w:rsidRDefault="001A17D4" w:rsidP="00B22601">
      <w:pPr>
        <w:pStyle w:val="FlietextEinzug"/>
        <w:jc w:val="both"/>
      </w:pPr>
    </w:p>
    <w:p w:rsidR="001A17D4" w:rsidRDefault="005235FB" w:rsidP="00B22601">
      <w:pPr>
        <w:pStyle w:val="FlietextEinzug"/>
        <w:jc w:val="both"/>
      </w:pPr>
      <w:r w:rsidRPr="00FE76E7">
        <w:rPr>
          <w:b/>
        </w:rPr>
        <w:t>4.</w:t>
      </w:r>
      <w:r>
        <w:t xml:space="preserve"> C</w:t>
      </w:r>
      <w:r w:rsidR="001A17D4">
        <w:t xml:space="preserve">onnect the two Avalon-Slaves to the </w:t>
      </w:r>
      <w:proofErr w:type="spellStart"/>
      <w:r w:rsidR="001A17D4" w:rsidRPr="001A17D4">
        <w:rPr>
          <w:i/>
        </w:rPr>
        <w:t>pcp_cpu</w:t>
      </w:r>
      <w:proofErr w:type="spellEnd"/>
      <w:r w:rsidR="001A17D4" w:rsidRPr="001A17D4">
        <w:rPr>
          <w:i/>
        </w:rPr>
        <w:t xml:space="preserve"> </w:t>
      </w:r>
      <w:proofErr w:type="spellStart"/>
      <w:r w:rsidR="001A17D4" w:rsidRPr="001A17D4">
        <w:rPr>
          <w:i/>
        </w:rPr>
        <w:t>data_master</w:t>
      </w:r>
      <w:proofErr w:type="spellEnd"/>
      <w:r w:rsidR="001A17D4">
        <w:t xml:space="preserve"> and assign their clock to the </w:t>
      </w:r>
      <w:r w:rsidR="00D4168B">
        <w:t>one</w:t>
      </w:r>
      <w:r w:rsidR="001A17D4">
        <w:t xml:space="preserve"> of the processor. </w:t>
      </w:r>
      <w:r w:rsidR="00F21E20">
        <w:t>The Framemanipula</w:t>
      </w:r>
      <w:r w:rsidR="00CF28AC">
        <w:t>tor itself uses the 50MHz clock:</w:t>
      </w:r>
    </w:p>
    <w:p w:rsidR="001A17D4" w:rsidRDefault="001A17D4" w:rsidP="006B04AE">
      <w:pPr>
        <w:pStyle w:val="FlietextEinzug"/>
      </w:pPr>
    </w:p>
    <w:p w:rsidR="001A17D4" w:rsidRDefault="00AA1485" w:rsidP="001A17D4">
      <w:pPr>
        <w:pStyle w:val="FlietextEinzug"/>
        <w:keepNext/>
      </w:pPr>
      <w:r>
        <w:rPr>
          <w:noProof/>
          <w:lang w:eastAsia="en-GB"/>
        </w:rPr>
        <w:drawing>
          <wp:inline distT="0" distB="0" distL="0" distR="0" wp14:anchorId="292B440D" wp14:editId="7BDE8042">
            <wp:extent cx="5951577" cy="572494"/>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l="15846" t="63247" r="17709" b="28764"/>
                    <a:stretch/>
                  </pic:blipFill>
                  <pic:spPr bwMode="auto">
                    <a:xfrm>
                      <a:off x="0" y="0"/>
                      <a:ext cx="5952953" cy="572626"/>
                    </a:xfrm>
                    <a:prstGeom prst="rect">
                      <a:avLst/>
                    </a:prstGeom>
                    <a:ln>
                      <a:noFill/>
                    </a:ln>
                    <a:extLst>
                      <a:ext uri="{53640926-AAD7-44D8-BBD7-CCE9431645EC}">
                        <a14:shadowObscured xmlns:a14="http://schemas.microsoft.com/office/drawing/2010/main"/>
                      </a:ext>
                    </a:extLst>
                  </pic:spPr>
                </pic:pic>
              </a:graphicData>
            </a:graphic>
          </wp:inline>
        </w:drawing>
      </w:r>
    </w:p>
    <w:p w:rsidR="00D32DBB" w:rsidRDefault="001A17D4" w:rsidP="001A17D4">
      <w:pPr>
        <w:pStyle w:val="Beschriftung"/>
      </w:pPr>
      <w:bookmarkStart w:id="66" w:name="_Toc334190336"/>
      <w:r>
        <w:t xml:space="preserve">Figure </w:t>
      </w:r>
      <w:r>
        <w:fldChar w:fldCharType="begin"/>
      </w:r>
      <w:r>
        <w:instrText xml:space="preserve"> SEQ Figure \* ARABIC </w:instrText>
      </w:r>
      <w:r>
        <w:fldChar w:fldCharType="separate"/>
      </w:r>
      <w:r w:rsidR="00B461E4">
        <w:rPr>
          <w:noProof/>
        </w:rPr>
        <w:t>13</w:t>
      </w:r>
      <w:r>
        <w:fldChar w:fldCharType="end"/>
      </w:r>
      <w:r>
        <w:t>: Framemanipulator</w:t>
      </w:r>
      <w:r>
        <w:rPr>
          <w:noProof/>
        </w:rPr>
        <w:t xml:space="preserve"> SOPC Connection</w:t>
      </w:r>
      <w:bookmarkEnd w:id="66"/>
    </w:p>
    <w:p w:rsidR="00D32DBB" w:rsidRDefault="00D32DBB" w:rsidP="006B04AE">
      <w:pPr>
        <w:pStyle w:val="FlietextEinzug"/>
      </w:pPr>
    </w:p>
    <w:p w:rsidR="00331360" w:rsidRDefault="00331360" w:rsidP="00B22601">
      <w:pPr>
        <w:pStyle w:val="FlietextEinzug"/>
        <w:jc w:val="both"/>
      </w:pPr>
    </w:p>
    <w:p w:rsidR="00CF28AC" w:rsidRDefault="00CF28AC" w:rsidP="00B22601">
      <w:pPr>
        <w:pStyle w:val="FlietextEinzug"/>
        <w:jc w:val="both"/>
      </w:pPr>
      <w:proofErr w:type="spellStart"/>
      <w:r w:rsidRPr="00B23DC5">
        <w:rPr>
          <w:i/>
        </w:rPr>
        <w:t>Av_slave_tasks</w:t>
      </w:r>
      <w:proofErr w:type="spellEnd"/>
      <w:r>
        <w:t xml:space="preserve"> is </w:t>
      </w:r>
      <w:r w:rsidR="00B23DC5">
        <w:t xml:space="preserve">an internal memory for the different manipulations of the frames. </w:t>
      </w:r>
      <w:proofErr w:type="spellStart"/>
      <w:r w:rsidR="00B23DC5" w:rsidRPr="00B23DC5">
        <w:rPr>
          <w:i/>
        </w:rPr>
        <w:t>Av_slave_</w:t>
      </w:r>
      <w:r w:rsidR="005B72C2">
        <w:rPr>
          <w:i/>
        </w:rPr>
        <w:t>control</w:t>
      </w:r>
      <w:proofErr w:type="spellEnd"/>
      <w:r w:rsidR="00B23DC5">
        <w:t xml:space="preserve"> is a register for different operations like starting the test.</w:t>
      </w:r>
    </w:p>
    <w:p w:rsidR="00331360" w:rsidRDefault="00331360" w:rsidP="00B22601">
      <w:pPr>
        <w:pStyle w:val="FlietextEinzug"/>
        <w:jc w:val="both"/>
      </w:pPr>
    </w:p>
    <w:p w:rsidR="00F21E20" w:rsidRDefault="005235FB" w:rsidP="00B22601">
      <w:pPr>
        <w:pStyle w:val="FlietextEinzug"/>
        <w:jc w:val="both"/>
      </w:pPr>
      <w:r w:rsidRPr="00FE76E7">
        <w:rPr>
          <w:b/>
        </w:rPr>
        <w:t>5.</w:t>
      </w:r>
      <w:r>
        <w:t xml:space="preserve"> </w:t>
      </w:r>
      <w:r w:rsidR="00F21E20">
        <w:t>The SOPC-Project can be generated after hitting “</w:t>
      </w:r>
      <w:r w:rsidR="00F21E20" w:rsidRPr="00F21E20">
        <w:rPr>
          <w:i/>
        </w:rPr>
        <w:t>System/Auto-Assign Base Addresses</w:t>
      </w:r>
      <w:r w:rsidR="00F21E20">
        <w:t>”.</w:t>
      </w:r>
    </w:p>
    <w:p w:rsidR="00B22601" w:rsidRDefault="00B22601" w:rsidP="00B22601">
      <w:pPr>
        <w:pStyle w:val="FlietextEinzug"/>
        <w:ind w:left="0"/>
        <w:jc w:val="both"/>
      </w:pPr>
    </w:p>
    <w:p w:rsidR="00B22601" w:rsidRDefault="00B22601" w:rsidP="006B04AE">
      <w:pPr>
        <w:pStyle w:val="FlietextEinzug"/>
      </w:pPr>
    </w:p>
    <w:p w:rsidR="00B22601" w:rsidRDefault="00B22601" w:rsidP="006B04AE">
      <w:pPr>
        <w:pStyle w:val="FlietextEinzug"/>
      </w:pPr>
    </w:p>
    <w:p w:rsidR="00B22601" w:rsidRDefault="00B22601" w:rsidP="006B04AE">
      <w:pPr>
        <w:pStyle w:val="FlietextEinzug"/>
      </w:pPr>
    </w:p>
    <w:p w:rsidR="00F21E20" w:rsidRDefault="00F21E20">
      <w:r>
        <w:br w:type="page"/>
      </w:r>
    </w:p>
    <w:p w:rsidR="00BB136B" w:rsidRDefault="008717CA" w:rsidP="00BB136B">
      <w:pPr>
        <w:pStyle w:val="berschrift2"/>
      </w:pPr>
      <w:bookmarkStart w:id="67" w:name="_Toc334109017"/>
      <w:r>
        <w:lastRenderedPageBreak/>
        <w:t>Modification</w:t>
      </w:r>
      <w:r w:rsidRPr="00BB136B">
        <w:t xml:space="preserve"> </w:t>
      </w:r>
      <w:r w:rsidR="00BB136B" w:rsidRPr="00BB136B">
        <w:t xml:space="preserve">of the </w:t>
      </w:r>
      <w:r w:rsidR="00B478DC" w:rsidRPr="00BB136B">
        <w:t>Schematic</w:t>
      </w:r>
      <w:r w:rsidR="00BB136B" w:rsidRPr="00BB136B">
        <w:t xml:space="preserve"> File</w:t>
      </w:r>
      <w:bookmarkEnd w:id="67"/>
    </w:p>
    <w:p w:rsidR="00B21DE0" w:rsidRPr="00B21DE0" w:rsidRDefault="00B21DE0" w:rsidP="00FE76E7">
      <w:pPr>
        <w:pStyle w:val="FlietextEinzug"/>
        <w:jc w:val="both"/>
      </w:pPr>
    </w:p>
    <w:p w:rsidR="00BB136B" w:rsidRDefault="00976C2D" w:rsidP="00FE76E7">
      <w:pPr>
        <w:pStyle w:val="FlietextEinzug"/>
        <w:jc w:val="both"/>
      </w:pPr>
      <w:r>
        <w:t>U</w:t>
      </w:r>
      <w:r w:rsidR="00B21DE0" w:rsidRPr="00B21DE0">
        <w:t xml:space="preserve">pdate the SOPC-Block </w:t>
      </w:r>
      <w:r w:rsidR="00B21DE0">
        <w:t>by doing a right click on it.</w:t>
      </w:r>
    </w:p>
    <w:p w:rsidR="000C4ED1" w:rsidRPr="00B21DE0" w:rsidRDefault="000C4ED1" w:rsidP="00FE76E7">
      <w:pPr>
        <w:pStyle w:val="FlietextEinzug"/>
        <w:jc w:val="both"/>
      </w:pPr>
    </w:p>
    <w:p w:rsidR="00B21DE0" w:rsidRPr="00B21DE0" w:rsidRDefault="00B21DE0" w:rsidP="00BB136B">
      <w:pPr>
        <w:pStyle w:val="FlietextEinzug"/>
      </w:pPr>
    </w:p>
    <w:p w:rsidR="00B21DE0" w:rsidRDefault="000135B2" w:rsidP="00B21DE0">
      <w:pPr>
        <w:pStyle w:val="FlietextEinzug"/>
        <w:keepNext/>
      </w:pPr>
      <w:r>
        <w:rPr>
          <w:noProof/>
          <w:lang w:eastAsia="en-GB"/>
        </w:rPr>
        <mc:AlternateContent>
          <mc:Choice Requires="wps">
            <w:drawing>
              <wp:anchor distT="0" distB="0" distL="114300" distR="114300" simplePos="0" relativeHeight="251661312" behindDoc="0" locked="0" layoutInCell="1" allowOverlap="1" wp14:anchorId="21EB6681" wp14:editId="5EC8265F">
                <wp:simplePos x="0" y="0"/>
                <wp:positionH relativeFrom="column">
                  <wp:posOffset>2333211</wp:posOffset>
                </wp:positionH>
                <wp:positionV relativeFrom="paragraph">
                  <wp:posOffset>840823</wp:posOffset>
                </wp:positionV>
                <wp:extent cx="572494" cy="127221"/>
                <wp:effectExtent l="0" t="0" r="18415" b="25400"/>
                <wp:wrapNone/>
                <wp:docPr id="12" name="Rechteck 12"/>
                <wp:cNvGraphicFramePr/>
                <a:graphic xmlns:a="http://schemas.openxmlformats.org/drawingml/2006/main">
                  <a:graphicData uri="http://schemas.microsoft.com/office/word/2010/wordprocessingShape">
                    <wps:wsp>
                      <wps:cNvSpPr/>
                      <wps:spPr>
                        <a:xfrm>
                          <a:off x="0" y="0"/>
                          <a:ext cx="572494" cy="12722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hteck 12" o:spid="_x0000_s1026" style="position:absolute;margin-left:183.7pt;margin-top:66.2pt;width:45.1pt;height:10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" filled="f" strokecolor="red" strokeweight="2pt"/>
            </w:pict>
          </mc:Fallback>
        </mc:AlternateContent>
      </w:r>
      <w:r w:rsidR="00B21DE0">
        <w:rPr>
          <w:noProof/>
          <w:lang w:eastAsia="en-GB"/>
        </w:rPr>
        <w:drawing>
          <wp:inline distT="0" distB="0" distL="0" distR="0" wp14:anchorId="3F74FD9A" wp14:editId="0631D6CA">
            <wp:extent cx="3800724" cy="1677725"/>
            <wp:effectExtent l="0" t="0" r="9525"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l="5706" r="57396" b="59277"/>
                    <a:stretch/>
                  </pic:blipFill>
                  <pic:spPr bwMode="auto">
                    <a:xfrm>
                      <a:off x="0" y="0"/>
                      <a:ext cx="3813812" cy="1683502"/>
                    </a:xfrm>
                    <a:prstGeom prst="rect">
                      <a:avLst/>
                    </a:prstGeom>
                    <a:ln>
                      <a:noFill/>
                    </a:ln>
                    <a:extLst>
                      <a:ext uri="{53640926-AAD7-44D8-BBD7-CCE9431645EC}">
                        <a14:shadowObscured xmlns:a14="http://schemas.microsoft.com/office/drawing/2010/main"/>
                      </a:ext>
                    </a:extLst>
                  </pic:spPr>
                </pic:pic>
              </a:graphicData>
            </a:graphic>
          </wp:inline>
        </w:drawing>
      </w:r>
    </w:p>
    <w:p w:rsidR="00B21DE0" w:rsidRDefault="00B21DE0" w:rsidP="00B21DE0">
      <w:pPr>
        <w:pStyle w:val="Beschriftung"/>
      </w:pPr>
      <w:bookmarkStart w:id="68" w:name="_Toc334190337"/>
      <w:r>
        <w:t xml:space="preserve">Figure </w:t>
      </w:r>
      <w:r>
        <w:fldChar w:fldCharType="begin"/>
      </w:r>
      <w:r>
        <w:instrText xml:space="preserve"> SEQ Figure \* ARABIC </w:instrText>
      </w:r>
      <w:r>
        <w:fldChar w:fldCharType="separate"/>
      </w:r>
      <w:r w:rsidR="00B461E4">
        <w:rPr>
          <w:noProof/>
        </w:rPr>
        <w:t>14</w:t>
      </w:r>
      <w:r>
        <w:fldChar w:fldCharType="end"/>
      </w:r>
      <w:r>
        <w:t>: Update SOPC-Block in the Schematic File</w:t>
      </w:r>
      <w:bookmarkEnd w:id="68"/>
    </w:p>
    <w:p w:rsidR="00FF173B" w:rsidRDefault="00FF173B" w:rsidP="00FE76E7">
      <w:pPr>
        <w:pStyle w:val="FlietextEinzug"/>
        <w:jc w:val="both"/>
      </w:pPr>
    </w:p>
    <w:p w:rsidR="00FF173B" w:rsidRDefault="00FF173B" w:rsidP="00FE76E7">
      <w:pPr>
        <w:pStyle w:val="FlietextEinzug"/>
        <w:jc w:val="both"/>
      </w:pPr>
      <w:r>
        <w:t>The component will increase and could cause some errors in the current wiring, which has to be fixed at first.</w:t>
      </w:r>
    </w:p>
    <w:p w:rsidR="00B21DE0" w:rsidRDefault="00B21DE0" w:rsidP="00FE76E7">
      <w:pPr>
        <w:pStyle w:val="FlietextEinzug"/>
        <w:jc w:val="both"/>
      </w:pPr>
    </w:p>
    <w:p w:rsidR="00FF173B" w:rsidRDefault="00FF173B" w:rsidP="00FE76E7">
      <w:pPr>
        <w:pStyle w:val="FlietextEinzug"/>
        <w:jc w:val="both"/>
      </w:pPr>
    </w:p>
    <w:p w:rsidR="003B1501" w:rsidRDefault="003B1501" w:rsidP="00FE76E7">
      <w:pPr>
        <w:pStyle w:val="FlietextEinzug"/>
        <w:jc w:val="both"/>
      </w:pPr>
      <w:r>
        <w:t xml:space="preserve">The following rewiring depends on the used </w:t>
      </w:r>
      <w:r w:rsidR="00424AD4">
        <w:t>PHYs</w:t>
      </w:r>
      <w:r>
        <w:t>.</w:t>
      </w:r>
    </w:p>
    <w:p w:rsidR="00F83E07" w:rsidRDefault="00F83E07">
      <w:pPr>
        <w:pStyle w:val="FlietextEinzug"/>
        <w:jc w:val="both"/>
      </w:pPr>
    </w:p>
    <w:p w:rsidR="00921F85" w:rsidRDefault="00C558F7">
      <w:pPr>
        <w:pStyle w:val="FlietextEinzug"/>
        <w:jc w:val="both"/>
      </w:pPr>
      <w:r>
        <w:t>RMII PHYs</w:t>
      </w:r>
      <w:r w:rsidR="00F83E07">
        <w:t xml:space="preserve"> have an internal FIFO for synchronization and use a data width of two with a clock rate of 50MHz. </w:t>
      </w:r>
    </w:p>
    <w:p w:rsidR="0058526F" w:rsidRDefault="00921F85" w:rsidP="00F83E07">
      <w:pPr>
        <w:pStyle w:val="FlietextEinzug"/>
        <w:jc w:val="both"/>
      </w:pPr>
      <w:r>
        <w:t>MIIs have a data width of four with a clock rate of 25MHz. The FIFO for synchronization has to be impl</w:t>
      </w:r>
      <w:r>
        <w:t>e</w:t>
      </w:r>
      <w:r>
        <w:t>mented on the FPGA</w:t>
      </w:r>
      <w:r w:rsidR="0058526F">
        <w:t>.</w:t>
      </w:r>
    </w:p>
    <w:p w:rsidR="00EB61ED" w:rsidRDefault="00EB61ED" w:rsidP="00F83E07">
      <w:pPr>
        <w:pStyle w:val="FlietextEinzug"/>
        <w:jc w:val="both"/>
      </w:pPr>
    </w:p>
    <w:p w:rsidR="00F83E07" w:rsidRDefault="00F83E07" w:rsidP="00F83E07">
      <w:pPr>
        <w:pStyle w:val="FlietextEinzug"/>
        <w:jc w:val="both"/>
      </w:pPr>
      <w:r>
        <w:t>The Framemanipulator is built for development boards with RMII</w:t>
      </w:r>
      <w:r w:rsidR="00EB61ED">
        <w:t xml:space="preserve"> PHYs</w:t>
      </w:r>
      <w:r>
        <w:t xml:space="preserve">, like the BeMicro RTE. </w:t>
      </w:r>
      <w:r w:rsidR="00921F85">
        <w:t>Thus, o</w:t>
      </w:r>
      <w:r>
        <w:t>t</w:t>
      </w:r>
      <w:r>
        <w:t>h</w:t>
      </w:r>
      <w:r>
        <w:t xml:space="preserve">er boards with MIIs need a </w:t>
      </w:r>
      <w:r w:rsidR="008717CA">
        <w:t xml:space="preserve">small </w:t>
      </w:r>
      <w:r>
        <w:t>workaround</w:t>
      </w:r>
      <w:r w:rsidR="008717CA">
        <w:t xml:space="preserve"> like in </w:t>
      </w:r>
      <w:r w:rsidR="008717CA" w:rsidRPr="00FE76E7">
        <w:rPr>
          <w:i/>
        </w:rPr>
        <w:t xml:space="preserve">chapter </w:t>
      </w:r>
      <w:r w:rsidR="008717CA" w:rsidRPr="00FE76E7">
        <w:rPr>
          <w:i/>
        </w:rPr>
        <w:fldChar w:fldCharType="begin"/>
      </w:r>
      <w:r w:rsidR="008717CA" w:rsidRPr="00FE76E7">
        <w:rPr>
          <w:i/>
        </w:rPr>
        <w:instrText xml:space="preserve"> REF _Ref334077106 \r \h </w:instrText>
      </w:r>
      <w:r w:rsidR="008717CA">
        <w:rPr>
          <w:i/>
        </w:rPr>
        <w:instrText xml:space="preserve"> \* MERGEFORMAT </w:instrText>
      </w:r>
      <w:r w:rsidR="008717CA" w:rsidRPr="00FE76E7">
        <w:rPr>
          <w:i/>
        </w:rPr>
      </w:r>
      <w:r w:rsidR="008717CA" w:rsidRPr="00FE76E7">
        <w:rPr>
          <w:i/>
        </w:rPr>
        <w:fldChar w:fldCharType="separate"/>
      </w:r>
      <w:r w:rsidR="00B461E4">
        <w:rPr>
          <w:i/>
        </w:rPr>
        <w:t>5.2.2</w:t>
      </w:r>
      <w:r w:rsidR="008717CA" w:rsidRPr="00FE76E7">
        <w:rPr>
          <w:i/>
        </w:rPr>
        <w:fldChar w:fldCharType="end"/>
      </w:r>
      <w:r>
        <w:t>.</w:t>
      </w:r>
    </w:p>
    <w:p w:rsidR="00277CB1" w:rsidRDefault="00277CB1" w:rsidP="00F83E07">
      <w:pPr>
        <w:pStyle w:val="FlietextEinzug"/>
        <w:jc w:val="both"/>
      </w:pPr>
    </w:p>
    <w:p w:rsidR="00277CB1" w:rsidRDefault="00277CB1" w:rsidP="00F83E07">
      <w:pPr>
        <w:pStyle w:val="FlietextEinzug"/>
        <w:jc w:val="both"/>
      </w:pPr>
    </w:p>
    <w:p w:rsidR="00277CB1" w:rsidRDefault="00277CB1" w:rsidP="00F83E07">
      <w:pPr>
        <w:pStyle w:val="FlietextEinzug"/>
        <w:jc w:val="both"/>
      </w:pPr>
      <w:r>
        <w:t>After these changes, the project can be compiled and uploaded to the FPGA.</w:t>
      </w:r>
    </w:p>
    <w:p w:rsidR="000C4ED1" w:rsidRDefault="000C4ED1"/>
    <w:p w:rsidR="009A6406" w:rsidRDefault="009A6406"/>
    <w:p w:rsidR="00E83A6E" w:rsidRDefault="00E83A6E">
      <w:r>
        <w:br w:type="page"/>
      </w:r>
    </w:p>
    <w:p w:rsidR="00D66B37" w:rsidRDefault="00D66B37" w:rsidP="00BB136B">
      <w:pPr>
        <w:pStyle w:val="berschrift3"/>
        <w:rPr>
          <w:lang w:val="de-DE"/>
        </w:rPr>
      </w:pPr>
      <w:bookmarkStart w:id="69" w:name="_Toc332203137"/>
      <w:bookmarkStart w:id="70" w:name="_Toc333470469"/>
      <w:bookmarkStart w:id="71" w:name="_Toc334109018"/>
      <w:bookmarkEnd w:id="69"/>
      <w:bookmarkEnd w:id="70"/>
      <w:r w:rsidRPr="00B478DC">
        <w:lastRenderedPageBreak/>
        <w:t>Example</w:t>
      </w:r>
      <w:r w:rsidRPr="00BB136B">
        <w:rPr>
          <w:lang w:val="de-DE"/>
        </w:rPr>
        <w:t xml:space="preserve"> </w:t>
      </w:r>
      <w:r w:rsidR="003B1501">
        <w:rPr>
          <w:lang w:val="de-DE"/>
        </w:rPr>
        <w:t xml:space="preserve">RMII: </w:t>
      </w:r>
      <w:r w:rsidRPr="00BB136B">
        <w:rPr>
          <w:lang w:val="de-DE"/>
        </w:rPr>
        <w:t>BeMicro</w:t>
      </w:r>
      <w:bookmarkEnd w:id="71"/>
    </w:p>
    <w:p w:rsidR="00E83A6E" w:rsidRPr="00EA5F57" w:rsidRDefault="00E83A6E" w:rsidP="004638EE">
      <w:pPr>
        <w:pStyle w:val="FlietextEinzug"/>
        <w:rPr>
          <w:lang w:val="de-DE"/>
        </w:rPr>
      </w:pPr>
    </w:p>
    <w:p w:rsidR="00E83A6E" w:rsidRDefault="00E83A6E" w:rsidP="004638EE">
      <w:pPr>
        <w:pStyle w:val="FlietextEinzug"/>
        <w:keepNext/>
      </w:pPr>
      <w:r>
        <w:rPr>
          <w:noProof/>
          <w:lang w:eastAsia="en-GB"/>
        </w:rPr>
        <w:drawing>
          <wp:inline distT="0" distB="0" distL="0" distR="0" wp14:anchorId="4109AEB1" wp14:editId="2B7F95B1">
            <wp:extent cx="2775006" cy="1270353"/>
            <wp:effectExtent l="0" t="0" r="6350" b="6350"/>
            <wp:docPr id="1000473" name="Grafik 1000473" descr="C:\Users\muelhausens\Desktop\FM_DOKU\aufbau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uelhausens\Desktop\FM_DOKU\aufbau2.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777876" cy="1271667"/>
                    </a:xfrm>
                    <a:prstGeom prst="rect">
                      <a:avLst/>
                    </a:prstGeom>
                    <a:noFill/>
                    <a:ln>
                      <a:noFill/>
                    </a:ln>
                  </pic:spPr>
                </pic:pic>
              </a:graphicData>
            </a:graphic>
          </wp:inline>
        </w:drawing>
      </w:r>
    </w:p>
    <w:p w:rsidR="00E83A6E" w:rsidRPr="004638EE" w:rsidRDefault="00E83A6E" w:rsidP="004638EE">
      <w:pPr>
        <w:pStyle w:val="Beschriftung"/>
      </w:pPr>
      <w:bookmarkStart w:id="72" w:name="_Ref332202829"/>
      <w:bookmarkStart w:id="73" w:name="_Toc334190338"/>
      <w:r>
        <w:t xml:space="preserve">Figure </w:t>
      </w:r>
      <w:r>
        <w:fldChar w:fldCharType="begin"/>
      </w:r>
      <w:r>
        <w:instrText xml:space="preserve"> SEQ Figure \* ARABIC </w:instrText>
      </w:r>
      <w:r>
        <w:fldChar w:fldCharType="separate"/>
      </w:r>
      <w:r w:rsidR="00B461E4">
        <w:rPr>
          <w:noProof/>
        </w:rPr>
        <w:t>15</w:t>
      </w:r>
      <w:r>
        <w:fldChar w:fldCharType="end"/>
      </w:r>
      <w:bookmarkEnd w:id="72"/>
      <w:r>
        <w:t xml:space="preserve">: </w:t>
      </w:r>
      <w:r w:rsidR="00AD1054">
        <w:t>Connection</w:t>
      </w:r>
      <w:r>
        <w:t xml:space="preserve"> of the BeMicro Stick</w:t>
      </w:r>
      <w:bookmarkEnd w:id="73"/>
    </w:p>
    <w:p w:rsidR="00F35102" w:rsidRPr="004638EE" w:rsidRDefault="00F35102" w:rsidP="00F35102">
      <w:pPr>
        <w:pStyle w:val="FlietextEinzug"/>
      </w:pPr>
    </w:p>
    <w:p w:rsidR="00F35102" w:rsidRDefault="00F35102" w:rsidP="00F35102">
      <w:pPr>
        <w:pStyle w:val="FlietextEinzug"/>
        <w:keepNext/>
        <w:jc w:val="both"/>
      </w:pPr>
      <w:r>
        <w:rPr>
          <w:noProof/>
          <w:lang w:eastAsia="en-GB"/>
        </w:rPr>
        <w:drawing>
          <wp:inline distT="0" distB="0" distL="0" distR="0" wp14:anchorId="589E7586" wp14:editId="520F87CB">
            <wp:extent cx="3705308" cy="715618"/>
            <wp:effectExtent l="0" t="0" r="0" b="8890"/>
            <wp:docPr id="13" name="Grafik 13" descr="C:\Users\muelhausens\Desktop\RMI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uelhausens\Desktop\RMII.png"/>
                    <pic:cNvPicPr>
                      <a:picLocks noChangeAspect="1" noChangeArrowheads="1"/>
                    </pic:cNvPicPr>
                  </pic:nvPicPr>
                  <pic:blipFill rotWithShape="1">
                    <a:blip r:embed="rId24">
                      <a:extLst>
                        <a:ext uri="{28A0092B-C50C-407E-A947-70E740481C1C}">
                          <a14:useLocalDpi xmlns:a14="http://schemas.microsoft.com/office/drawing/2010/main" val="0"/>
                        </a:ext>
                      </a:extLst>
                    </a:blip>
                    <a:srcRect t="11669" b="13314"/>
                    <a:stretch/>
                  </pic:blipFill>
                  <pic:spPr bwMode="auto">
                    <a:xfrm>
                      <a:off x="0" y="0"/>
                      <a:ext cx="3705224" cy="715602"/>
                    </a:xfrm>
                    <a:prstGeom prst="rect">
                      <a:avLst/>
                    </a:prstGeom>
                    <a:noFill/>
                    <a:ln>
                      <a:noFill/>
                    </a:ln>
                    <a:extLst>
                      <a:ext uri="{53640926-AAD7-44D8-BBD7-CCE9431645EC}">
                        <a14:shadowObscured xmlns:a14="http://schemas.microsoft.com/office/drawing/2010/main"/>
                      </a:ext>
                    </a:extLst>
                  </pic:spPr>
                </pic:pic>
              </a:graphicData>
            </a:graphic>
          </wp:inline>
        </w:drawing>
      </w:r>
    </w:p>
    <w:p w:rsidR="0008422B" w:rsidRDefault="00F35102" w:rsidP="00F35102">
      <w:pPr>
        <w:pStyle w:val="Beschriftung"/>
        <w:jc w:val="both"/>
      </w:pPr>
      <w:bookmarkStart w:id="74" w:name="_Ref330192114"/>
      <w:bookmarkStart w:id="75" w:name="_Toc334190339"/>
      <w:r>
        <w:t xml:space="preserve">Figure </w:t>
      </w:r>
      <w:r>
        <w:fldChar w:fldCharType="begin"/>
      </w:r>
      <w:r>
        <w:instrText xml:space="preserve"> SEQ Figure \* ARABIC </w:instrText>
      </w:r>
      <w:r>
        <w:fldChar w:fldCharType="separate"/>
      </w:r>
      <w:r w:rsidR="00B461E4">
        <w:rPr>
          <w:noProof/>
        </w:rPr>
        <w:t>16</w:t>
      </w:r>
      <w:r>
        <w:fldChar w:fldCharType="end"/>
      </w:r>
      <w:bookmarkEnd w:id="74"/>
      <w:r>
        <w:t>: RMII Workflow of PL Frames from MN to DUT</w:t>
      </w:r>
      <w:bookmarkEnd w:id="75"/>
    </w:p>
    <w:p w:rsidR="000C4ED1" w:rsidRPr="000C4ED1" w:rsidRDefault="000C4ED1" w:rsidP="000C4ED1">
      <w:pPr>
        <w:pStyle w:val="FlietextEinzug"/>
      </w:pPr>
    </w:p>
    <w:p w:rsidR="00F35102" w:rsidRPr="00F35102" w:rsidRDefault="00F35102" w:rsidP="00F35102">
      <w:pPr>
        <w:pStyle w:val="FlietextEinzug"/>
      </w:pPr>
    </w:p>
    <w:p w:rsidR="00517D2E" w:rsidRDefault="0008422B" w:rsidP="0008422B">
      <w:pPr>
        <w:pStyle w:val="FlietextEinzug"/>
        <w:jc w:val="both"/>
      </w:pPr>
      <w:r>
        <w:t xml:space="preserve">Like shown </w:t>
      </w:r>
      <w:r w:rsidRPr="0008422B">
        <w:t>in</w:t>
      </w:r>
      <w:r w:rsidR="00E83A6E">
        <w:t xml:space="preserve"> </w:t>
      </w:r>
      <w:r w:rsidR="00E83A6E" w:rsidRPr="004638EE">
        <w:rPr>
          <w:i/>
        </w:rPr>
        <w:fldChar w:fldCharType="begin"/>
      </w:r>
      <w:r w:rsidR="00E83A6E" w:rsidRPr="004638EE">
        <w:rPr>
          <w:i/>
        </w:rPr>
        <w:instrText xml:space="preserve"> REF _Ref332202829 \h </w:instrText>
      </w:r>
      <w:r w:rsidR="00E83A6E">
        <w:rPr>
          <w:i/>
        </w:rPr>
        <w:instrText xml:space="preserve"> \* MERGEFORMAT </w:instrText>
      </w:r>
      <w:r w:rsidR="00E83A6E" w:rsidRPr="004638EE">
        <w:rPr>
          <w:i/>
        </w:rPr>
      </w:r>
      <w:r w:rsidR="00E83A6E" w:rsidRPr="004638EE">
        <w:rPr>
          <w:i/>
        </w:rPr>
        <w:fldChar w:fldCharType="separate"/>
      </w:r>
      <w:ins w:id="76" w:author="Sebastian Muelhausen" w:date="2012-08-31T15:31:00Z">
        <w:r w:rsidR="00B461E4" w:rsidRPr="00B461E4">
          <w:rPr>
            <w:i/>
            <w:rPrChange w:id="77" w:author="Sebastian Muelhausen" w:date="2012-08-31T15:31:00Z">
              <w:rPr/>
            </w:rPrChange>
          </w:rPr>
          <w:t xml:space="preserve">Figure </w:t>
        </w:r>
        <w:r w:rsidR="00B461E4" w:rsidRPr="00B461E4">
          <w:rPr>
            <w:i/>
            <w:noProof/>
            <w:rPrChange w:id="78" w:author="Sebastian Muelhausen" w:date="2012-08-31T15:31:00Z">
              <w:rPr>
                <w:noProof/>
              </w:rPr>
            </w:rPrChange>
          </w:rPr>
          <w:t>15</w:t>
        </w:r>
      </w:ins>
      <w:del w:id="79" w:author="Sebastian Muelhausen" w:date="2012-08-31T15:31:00Z">
        <w:r w:rsidR="00BB7D24" w:rsidRPr="00E72D3F" w:rsidDel="00B461E4">
          <w:rPr>
            <w:i/>
          </w:rPr>
          <w:delText xml:space="preserve">Figure </w:delText>
        </w:r>
        <w:r w:rsidR="00BB7D24" w:rsidRPr="00E72D3F" w:rsidDel="00B461E4">
          <w:rPr>
            <w:i/>
            <w:noProof/>
          </w:rPr>
          <w:delText>15</w:delText>
        </w:r>
      </w:del>
      <w:r w:rsidR="00E83A6E" w:rsidRPr="004638EE">
        <w:rPr>
          <w:i/>
        </w:rPr>
        <w:fldChar w:fldCharType="end"/>
      </w:r>
      <w:r w:rsidRPr="004638EE">
        <w:rPr>
          <w:i/>
        </w:rPr>
        <w:t xml:space="preserve"> </w:t>
      </w:r>
      <w:r w:rsidR="00F35102">
        <w:t xml:space="preserve">and </w:t>
      </w:r>
      <w:r w:rsidR="00F35102" w:rsidRPr="00F35102">
        <w:rPr>
          <w:i/>
        </w:rPr>
        <w:fldChar w:fldCharType="begin"/>
      </w:r>
      <w:r w:rsidR="00F35102" w:rsidRPr="00F35102">
        <w:rPr>
          <w:i/>
        </w:rPr>
        <w:instrText xml:space="preserve"> REF _Ref330192114 \h </w:instrText>
      </w:r>
      <w:r w:rsidR="00F35102">
        <w:rPr>
          <w:i/>
        </w:rPr>
        <w:instrText xml:space="preserve"> \* MERGEFORMAT </w:instrText>
      </w:r>
      <w:r w:rsidR="00F35102" w:rsidRPr="00F35102">
        <w:rPr>
          <w:i/>
        </w:rPr>
      </w:r>
      <w:r w:rsidR="00F35102" w:rsidRPr="00F35102">
        <w:rPr>
          <w:i/>
        </w:rPr>
        <w:fldChar w:fldCharType="separate"/>
      </w:r>
      <w:ins w:id="80" w:author="Sebastian Muelhausen" w:date="2012-08-31T15:31:00Z">
        <w:r w:rsidR="00B461E4" w:rsidRPr="00B461E4">
          <w:rPr>
            <w:i/>
            <w:rPrChange w:id="81" w:author="Sebastian Muelhausen" w:date="2012-08-31T15:31:00Z">
              <w:rPr/>
            </w:rPrChange>
          </w:rPr>
          <w:t xml:space="preserve">Figure </w:t>
        </w:r>
        <w:r w:rsidR="00B461E4" w:rsidRPr="00B461E4">
          <w:rPr>
            <w:i/>
            <w:noProof/>
            <w:rPrChange w:id="82" w:author="Sebastian Muelhausen" w:date="2012-08-31T15:31:00Z">
              <w:rPr>
                <w:noProof/>
              </w:rPr>
            </w:rPrChange>
          </w:rPr>
          <w:t>16</w:t>
        </w:r>
      </w:ins>
      <w:del w:id="83" w:author="Sebastian Muelhausen" w:date="2012-08-31T15:31:00Z">
        <w:r w:rsidR="00BB7D24" w:rsidRPr="00E72D3F" w:rsidDel="00B461E4">
          <w:rPr>
            <w:i/>
          </w:rPr>
          <w:delText xml:space="preserve">Figure </w:delText>
        </w:r>
        <w:r w:rsidR="00BB7D24" w:rsidRPr="00E72D3F" w:rsidDel="00B461E4">
          <w:rPr>
            <w:i/>
            <w:noProof/>
          </w:rPr>
          <w:delText>16</w:delText>
        </w:r>
      </w:del>
      <w:r w:rsidR="00F35102" w:rsidRPr="00F35102">
        <w:rPr>
          <w:i/>
        </w:rPr>
        <w:fldChar w:fldCharType="end"/>
      </w:r>
      <w:r w:rsidR="00F35102">
        <w:rPr>
          <w:i/>
        </w:rPr>
        <w:t>,</w:t>
      </w:r>
      <w:r w:rsidR="00F35102">
        <w:t xml:space="preserve"> </w:t>
      </w:r>
      <w:r w:rsidRPr="0008422B">
        <w:t>the Framema</w:t>
      </w:r>
      <w:r>
        <w:t xml:space="preserve">nipulator is connected in series to the outgoing </w:t>
      </w:r>
      <w:proofErr w:type="spellStart"/>
      <w:r w:rsidR="004E6045">
        <w:t>Tx</w:t>
      </w:r>
      <w:proofErr w:type="spellEnd"/>
      <w:r w:rsidR="004E6045">
        <w:t>-</w:t>
      </w:r>
      <w:r w:rsidR="00EB61ED">
        <w:t>Frames of the POWERLINK s</w:t>
      </w:r>
      <w:r>
        <w:t xml:space="preserve">lave and PHY1 with the DUT. Therefore we have to cut the </w:t>
      </w:r>
      <w:proofErr w:type="spellStart"/>
      <w:r w:rsidRPr="0008422B">
        <w:rPr>
          <w:i/>
        </w:rPr>
        <w:t>TxData</w:t>
      </w:r>
      <w:proofErr w:type="spellEnd"/>
      <w:r>
        <w:t xml:space="preserve"> and the </w:t>
      </w:r>
      <w:proofErr w:type="spellStart"/>
      <w:r w:rsidRPr="0008422B">
        <w:rPr>
          <w:i/>
        </w:rPr>
        <w:t>TxDataEnable</w:t>
      </w:r>
      <w:proofErr w:type="spellEnd"/>
      <w:r>
        <w:t xml:space="preserve"> signal from the CN and connect it to the Framemanipulator output.</w:t>
      </w:r>
    </w:p>
    <w:p w:rsidR="0008422B" w:rsidRDefault="00C32857" w:rsidP="0008422B">
      <w:pPr>
        <w:pStyle w:val="FlietextEinzug"/>
        <w:jc w:val="both"/>
      </w:pPr>
      <w:r>
        <w:t xml:space="preserve">D-FF can also be added with a </w:t>
      </w:r>
      <w:r w:rsidR="00B23FE5">
        <w:t xml:space="preserve">falling </w:t>
      </w:r>
      <w:r>
        <w:t>edge of a 100MHz clock for better timing results of the RMII.</w:t>
      </w:r>
    </w:p>
    <w:p w:rsidR="009A6406" w:rsidRDefault="009A6406" w:rsidP="0062740B">
      <w:pPr>
        <w:pStyle w:val="FlietextEinzug"/>
        <w:ind w:left="0"/>
        <w:jc w:val="both"/>
      </w:pPr>
    </w:p>
    <w:p w:rsidR="00AF584B" w:rsidRDefault="0008422B" w:rsidP="00AF584B">
      <w:pPr>
        <w:pStyle w:val="FlietextEinzug"/>
      </w:pPr>
      <w:r>
        <w:t xml:space="preserve">The rewiring is </w:t>
      </w:r>
      <w:r w:rsidR="0058526F">
        <w:t>depicted</w:t>
      </w:r>
      <w:r>
        <w:t xml:space="preserve"> in </w:t>
      </w:r>
      <w:r w:rsidRPr="0008422B">
        <w:rPr>
          <w:i/>
        </w:rPr>
        <w:fldChar w:fldCharType="begin"/>
      </w:r>
      <w:r w:rsidRPr="0008422B">
        <w:rPr>
          <w:i/>
        </w:rPr>
        <w:instrText xml:space="preserve"> REF _Ref329959295 \h </w:instrText>
      </w:r>
      <w:r>
        <w:rPr>
          <w:i/>
        </w:rPr>
        <w:instrText xml:space="preserve"> \* MERGEFORMAT </w:instrText>
      </w:r>
      <w:r w:rsidRPr="0008422B">
        <w:rPr>
          <w:i/>
        </w:rPr>
      </w:r>
      <w:r w:rsidRPr="0008422B">
        <w:rPr>
          <w:i/>
        </w:rPr>
        <w:fldChar w:fldCharType="separate"/>
      </w:r>
      <w:ins w:id="84" w:author="Sebastian Muelhausen" w:date="2012-08-31T15:31:00Z">
        <w:r w:rsidR="00B461E4" w:rsidRPr="00B461E4">
          <w:rPr>
            <w:i/>
            <w:rPrChange w:id="85" w:author="Sebastian Muelhausen" w:date="2012-08-31T15:31:00Z">
              <w:rPr/>
            </w:rPrChange>
          </w:rPr>
          <w:t xml:space="preserve">Figure </w:t>
        </w:r>
        <w:r w:rsidR="00B461E4" w:rsidRPr="00B461E4">
          <w:rPr>
            <w:i/>
            <w:noProof/>
            <w:rPrChange w:id="86" w:author="Sebastian Muelhausen" w:date="2012-08-31T15:31:00Z">
              <w:rPr>
                <w:noProof/>
              </w:rPr>
            </w:rPrChange>
          </w:rPr>
          <w:t>17</w:t>
        </w:r>
      </w:ins>
      <w:del w:id="87" w:author="Sebastian Muelhausen" w:date="2012-08-31T15:31:00Z">
        <w:r w:rsidR="00BB7D24" w:rsidRPr="00E72D3F" w:rsidDel="00B461E4">
          <w:rPr>
            <w:i/>
          </w:rPr>
          <w:delText xml:space="preserve">Figure </w:delText>
        </w:r>
        <w:r w:rsidR="00BB7D24" w:rsidRPr="00E72D3F" w:rsidDel="00B461E4">
          <w:rPr>
            <w:i/>
            <w:noProof/>
          </w:rPr>
          <w:delText>17</w:delText>
        </w:r>
      </w:del>
      <w:r w:rsidRPr="0008422B">
        <w:rPr>
          <w:i/>
        </w:rPr>
        <w:fldChar w:fldCharType="end"/>
      </w:r>
      <w:r w:rsidR="0062740B">
        <w:t>:</w:t>
      </w:r>
    </w:p>
    <w:p w:rsidR="0008422B" w:rsidRPr="0008422B" w:rsidRDefault="0008422B" w:rsidP="00AF584B">
      <w:pPr>
        <w:pStyle w:val="FlietextEinzug"/>
      </w:pPr>
    </w:p>
    <w:p w:rsidR="0071251F" w:rsidRDefault="0071251F" w:rsidP="0071251F">
      <w:pPr>
        <w:pStyle w:val="FlietextEinzug"/>
        <w:keepNext/>
      </w:pPr>
      <w:r>
        <w:rPr>
          <w:noProof/>
          <w:lang w:eastAsia="en-GB"/>
        </w:rPr>
        <w:drawing>
          <wp:inline distT="0" distB="0" distL="0" distR="0" wp14:anchorId="0B4D74EA" wp14:editId="358AE7CF">
            <wp:extent cx="6121181" cy="2369489"/>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uelhausens\Desktop\FM_DOKU\Einbindung\rewireing_rmii.png"/>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6117677" cy="2368133"/>
                    </a:xfrm>
                    <a:prstGeom prst="rect">
                      <a:avLst/>
                    </a:prstGeom>
                    <a:noFill/>
                    <a:ln>
                      <a:noFill/>
                    </a:ln>
                  </pic:spPr>
                </pic:pic>
              </a:graphicData>
            </a:graphic>
          </wp:inline>
        </w:drawing>
      </w:r>
    </w:p>
    <w:p w:rsidR="00AF584B" w:rsidRDefault="0071251F" w:rsidP="0071251F">
      <w:pPr>
        <w:pStyle w:val="Beschriftung"/>
      </w:pPr>
      <w:bookmarkStart w:id="88" w:name="_Ref329959295"/>
      <w:bookmarkStart w:id="89" w:name="_Toc334190340"/>
      <w:r>
        <w:t xml:space="preserve">Figure </w:t>
      </w:r>
      <w:r>
        <w:fldChar w:fldCharType="begin"/>
      </w:r>
      <w:r>
        <w:instrText xml:space="preserve"> SEQ Figure \* ARABIC </w:instrText>
      </w:r>
      <w:r>
        <w:fldChar w:fldCharType="separate"/>
      </w:r>
      <w:r w:rsidR="00B461E4">
        <w:rPr>
          <w:noProof/>
        </w:rPr>
        <w:t>17</w:t>
      </w:r>
      <w:r>
        <w:fldChar w:fldCharType="end"/>
      </w:r>
      <w:bookmarkEnd w:id="88"/>
      <w:r>
        <w:t>: Rewiring RMII</w:t>
      </w:r>
      <w:bookmarkEnd w:id="89"/>
    </w:p>
    <w:p w:rsidR="003460A1" w:rsidRDefault="003460A1" w:rsidP="003460A1">
      <w:pPr>
        <w:pStyle w:val="FlietextEinzug"/>
      </w:pPr>
    </w:p>
    <w:p w:rsidR="00B23FE5" w:rsidRDefault="00B23FE5" w:rsidP="003460A1">
      <w:pPr>
        <w:pStyle w:val="FlietextEinzug"/>
      </w:pPr>
    </w:p>
    <w:p w:rsidR="00517D2E" w:rsidRPr="00FE76E7" w:rsidRDefault="00B23FE5" w:rsidP="00FE76E7">
      <w:pPr>
        <w:pStyle w:val="FlietextEinzug"/>
        <w:jc w:val="both"/>
        <w:rPr>
          <w:b/>
        </w:rPr>
      </w:pPr>
      <w:r w:rsidRPr="00FE76E7">
        <w:rPr>
          <w:b/>
        </w:rPr>
        <w:t>Rewiring steps</w:t>
      </w:r>
      <w:r w:rsidR="00517D2E" w:rsidRPr="00FE76E7">
        <w:rPr>
          <w:b/>
        </w:rPr>
        <w:t>:</w:t>
      </w:r>
    </w:p>
    <w:p w:rsidR="00517D2E" w:rsidRDefault="00517D2E" w:rsidP="00FE76E7">
      <w:pPr>
        <w:pStyle w:val="FlietextEinzug"/>
        <w:jc w:val="both"/>
      </w:pPr>
    </w:p>
    <w:p w:rsidR="00B23FE5" w:rsidRDefault="00B23FE5" w:rsidP="00FE76E7">
      <w:pPr>
        <w:pStyle w:val="FlietextEinzug"/>
        <w:numPr>
          <w:ilvl w:val="0"/>
          <w:numId w:val="32"/>
        </w:numPr>
        <w:jc w:val="both"/>
      </w:pPr>
      <w:r>
        <w:t>Remove TX-Data and TX-Data-Valid from PHY1 and connect them to the Framemanipulator ou</w:t>
      </w:r>
      <w:r>
        <w:t>t</w:t>
      </w:r>
      <w:r>
        <w:t>put.</w:t>
      </w:r>
    </w:p>
    <w:p w:rsidR="00B23FE5" w:rsidRDefault="00B23FE5" w:rsidP="00FE76E7">
      <w:pPr>
        <w:pStyle w:val="FlietextEinzug"/>
        <w:ind w:left="1004"/>
        <w:jc w:val="both"/>
      </w:pPr>
    </w:p>
    <w:p w:rsidR="00B23FE5" w:rsidRDefault="00B23FE5" w:rsidP="00FE76E7">
      <w:pPr>
        <w:pStyle w:val="FlietextEinzug"/>
        <w:numPr>
          <w:ilvl w:val="0"/>
          <w:numId w:val="32"/>
        </w:numPr>
        <w:jc w:val="both"/>
      </w:pPr>
      <w:r>
        <w:t>Connect the opened output of the PL-Slave to the Framemanipulator input</w:t>
      </w:r>
    </w:p>
    <w:p w:rsidR="00B23FE5" w:rsidRDefault="00B23FE5" w:rsidP="00FE76E7">
      <w:pPr>
        <w:pStyle w:val="FlietextEinzug"/>
        <w:ind w:left="1004"/>
        <w:jc w:val="both"/>
      </w:pPr>
    </w:p>
    <w:p w:rsidR="009A6406" w:rsidRDefault="00B23FE5" w:rsidP="00FE76E7">
      <w:pPr>
        <w:pStyle w:val="FlietextEinzug"/>
        <w:numPr>
          <w:ilvl w:val="0"/>
          <w:numId w:val="32"/>
        </w:numPr>
        <w:jc w:val="both"/>
      </w:pPr>
      <w:r>
        <w:t>Add D-FF triggered on the falling edge of a 100MHz clock</w:t>
      </w:r>
      <w:r w:rsidR="009A6406">
        <w:br w:type="page"/>
      </w:r>
    </w:p>
    <w:p w:rsidR="00D66B37" w:rsidRDefault="00D66B37" w:rsidP="000C4ED1">
      <w:pPr>
        <w:pStyle w:val="berschrift3"/>
        <w:rPr>
          <w:lang w:val="de-DE"/>
        </w:rPr>
      </w:pPr>
      <w:bookmarkStart w:id="90" w:name="_Ref334077106"/>
      <w:bookmarkStart w:id="91" w:name="_Toc334109019"/>
      <w:r w:rsidRPr="000C4ED1">
        <w:rPr>
          <w:lang w:val="de-DE"/>
        </w:rPr>
        <w:lastRenderedPageBreak/>
        <w:t xml:space="preserve">Workaround </w:t>
      </w:r>
      <w:r w:rsidR="003B1501" w:rsidRPr="000C4ED1">
        <w:rPr>
          <w:lang w:val="de-DE"/>
        </w:rPr>
        <w:t xml:space="preserve">MII: </w:t>
      </w:r>
      <w:r w:rsidRPr="000C4ED1">
        <w:rPr>
          <w:lang w:val="de-DE"/>
        </w:rPr>
        <w:t>INK</w:t>
      </w:r>
      <w:r w:rsidR="008B390B">
        <w:rPr>
          <w:lang w:val="de-DE"/>
        </w:rPr>
        <w:t>-Bord</w:t>
      </w:r>
      <w:bookmarkEnd w:id="90"/>
      <w:bookmarkEnd w:id="91"/>
    </w:p>
    <w:p w:rsidR="003460A1" w:rsidRDefault="003460A1" w:rsidP="003460A1">
      <w:pPr>
        <w:pStyle w:val="FlietextEinzug"/>
        <w:rPr>
          <w:lang w:val="de-DE"/>
        </w:rPr>
      </w:pPr>
    </w:p>
    <w:p w:rsidR="003460A1" w:rsidRDefault="003460A1" w:rsidP="003460A1">
      <w:pPr>
        <w:pStyle w:val="FlietextEinzug"/>
        <w:keepNext/>
      </w:pPr>
      <w:r>
        <w:rPr>
          <w:noProof/>
          <w:lang w:eastAsia="en-GB"/>
        </w:rPr>
        <w:drawing>
          <wp:inline distT="0" distB="0" distL="0" distR="0" wp14:anchorId="2CEBCFE2" wp14:editId="6D92E937">
            <wp:extent cx="5978174" cy="1015340"/>
            <wp:effectExtent l="0" t="0" r="381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uelhausens\Desktop\MII.png"/>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5977004" cy="1015141"/>
                    </a:xfrm>
                    <a:prstGeom prst="rect">
                      <a:avLst/>
                    </a:prstGeom>
                    <a:noFill/>
                    <a:ln>
                      <a:noFill/>
                    </a:ln>
                    <a:extLst>
                      <a:ext uri="{53640926-AAD7-44D8-BBD7-CCE9431645EC}">
                        <a14:shadowObscured xmlns:a14="http://schemas.microsoft.com/office/drawing/2010/main"/>
                      </a:ext>
                    </a:extLst>
                  </pic:spPr>
                </pic:pic>
              </a:graphicData>
            </a:graphic>
          </wp:inline>
        </w:drawing>
      </w:r>
    </w:p>
    <w:p w:rsidR="003460A1" w:rsidRDefault="003460A1" w:rsidP="003460A1">
      <w:pPr>
        <w:pStyle w:val="Beschriftung"/>
      </w:pPr>
      <w:bookmarkStart w:id="92" w:name="_Toc334190341"/>
      <w:r>
        <w:t xml:space="preserve">Figure </w:t>
      </w:r>
      <w:r>
        <w:fldChar w:fldCharType="begin"/>
      </w:r>
      <w:r>
        <w:instrText xml:space="preserve"> SEQ Figure \* ARABIC </w:instrText>
      </w:r>
      <w:r>
        <w:fldChar w:fldCharType="separate"/>
      </w:r>
      <w:r w:rsidR="00B461E4">
        <w:rPr>
          <w:noProof/>
        </w:rPr>
        <w:t>18</w:t>
      </w:r>
      <w:r>
        <w:fldChar w:fldCharType="end"/>
      </w:r>
      <w:r>
        <w:t xml:space="preserve">: </w:t>
      </w:r>
      <w:r w:rsidRPr="00C85352">
        <w:t>MII Workflow of PL Frames from MN to DUT</w:t>
      </w:r>
      <w:r>
        <w:t xml:space="preserve"> with Workaround</w:t>
      </w:r>
      <w:bookmarkEnd w:id="92"/>
    </w:p>
    <w:p w:rsidR="003460A1" w:rsidRDefault="003460A1" w:rsidP="003460A1">
      <w:pPr>
        <w:pStyle w:val="FlietextEinzug"/>
      </w:pPr>
    </w:p>
    <w:p w:rsidR="009C53FB" w:rsidRDefault="009C53FB" w:rsidP="003460A1">
      <w:pPr>
        <w:pStyle w:val="FlietextEinzug"/>
      </w:pPr>
    </w:p>
    <w:p w:rsidR="003460A1" w:rsidRDefault="009C53FB" w:rsidP="002E2F61">
      <w:pPr>
        <w:pStyle w:val="FlietextEinzug"/>
        <w:jc w:val="both"/>
      </w:pPr>
      <w:r>
        <w:t>The Workaround</w:t>
      </w:r>
      <w:r w:rsidR="003B0FA3">
        <w:t xml:space="preserve"> for </w:t>
      </w:r>
      <w:r w:rsidR="008B390B">
        <w:t xml:space="preserve">Development-Boards with </w:t>
      </w:r>
      <w:r w:rsidR="003B0FA3">
        <w:t>MII PHYs</w:t>
      </w:r>
      <w:r w:rsidR="008B390B">
        <w:t xml:space="preserve"> (like the INK-Board)</w:t>
      </w:r>
      <w:r w:rsidR="003B0FA3">
        <w:t xml:space="preserve"> is done by converting </w:t>
      </w:r>
      <w:r w:rsidR="00E32139">
        <w:t>and synchronizing the f</w:t>
      </w:r>
      <w:r w:rsidR="003B0FA3">
        <w:t>rame</w:t>
      </w:r>
      <w:r w:rsidR="00E32139">
        <w:t xml:space="preserve"> to the 50MHz clock domain and back to the 25MHz </w:t>
      </w:r>
      <w:r w:rsidR="0081179B">
        <w:t>of the MII PHYs</w:t>
      </w:r>
      <w:r w:rsidR="00E32139">
        <w:t>. The wor</w:t>
      </w:r>
      <w:r w:rsidR="00E32139">
        <w:t>k</w:t>
      </w:r>
      <w:r w:rsidR="00E32139">
        <w:t>flow with the different components is depicted above.</w:t>
      </w:r>
    </w:p>
    <w:p w:rsidR="003460A1" w:rsidRDefault="003460A1" w:rsidP="002E2F61">
      <w:pPr>
        <w:pStyle w:val="FlietextEinzug"/>
        <w:jc w:val="both"/>
      </w:pPr>
    </w:p>
    <w:p w:rsidR="009A6406" w:rsidRDefault="009A6406" w:rsidP="002E2F61">
      <w:pPr>
        <w:pStyle w:val="FlietextEinzug"/>
        <w:jc w:val="both"/>
      </w:pPr>
    </w:p>
    <w:p w:rsidR="003460A1" w:rsidRDefault="00333F20" w:rsidP="002E2F61">
      <w:pPr>
        <w:pStyle w:val="FlietextEinzug"/>
        <w:jc w:val="both"/>
      </w:pPr>
      <w:r>
        <w:t>I</w:t>
      </w:r>
      <w:r w:rsidR="002E2F61">
        <w:t xml:space="preserve">mplement the </w:t>
      </w:r>
      <w:r w:rsidR="002E2F61" w:rsidRPr="002E2F61">
        <w:rPr>
          <w:i/>
        </w:rPr>
        <w:t>rmii2mii.vhd</w:t>
      </w:r>
      <w:r w:rsidR="002E2F61">
        <w:t xml:space="preserve"> converter of the POWERLINK IP-core and rewire the s</w:t>
      </w:r>
      <w:r w:rsidR="009A6406">
        <w:t>c</w:t>
      </w:r>
      <w:r w:rsidR="002E2F61">
        <w:t>hematic:</w:t>
      </w:r>
    </w:p>
    <w:p w:rsidR="0091044D" w:rsidRDefault="0091044D" w:rsidP="002E2F61">
      <w:pPr>
        <w:pStyle w:val="FlietextEinzug"/>
        <w:jc w:val="both"/>
      </w:pPr>
    </w:p>
    <w:p w:rsidR="009A6406" w:rsidRDefault="009A6406" w:rsidP="009A6406">
      <w:pPr>
        <w:pStyle w:val="FlietextEinzug"/>
        <w:keepNext/>
        <w:jc w:val="both"/>
      </w:pPr>
      <w:r>
        <w:rPr>
          <w:noProof/>
          <w:lang w:eastAsia="en-GB"/>
        </w:rPr>
        <w:drawing>
          <wp:inline distT="0" distB="0" distL="0" distR="0" wp14:anchorId="3809D433" wp14:editId="6C1E6DAF">
            <wp:extent cx="5873312" cy="4116035"/>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uelhausens\Desktop\MII_workaround.png"/>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5873312" cy="4116035"/>
                    </a:xfrm>
                    <a:prstGeom prst="rect">
                      <a:avLst/>
                    </a:prstGeom>
                    <a:noFill/>
                    <a:ln>
                      <a:noFill/>
                    </a:ln>
                  </pic:spPr>
                </pic:pic>
              </a:graphicData>
            </a:graphic>
          </wp:inline>
        </w:drawing>
      </w:r>
    </w:p>
    <w:p w:rsidR="007343CC" w:rsidRPr="007343CC" w:rsidRDefault="009A6406" w:rsidP="007343CC">
      <w:pPr>
        <w:pStyle w:val="Beschriftung"/>
        <w:jc w:val="both"/>
      </w:pPr>
      <w:bookmarkStart w:id="93" w:name="_Toc334190342"/>
      <w:r>
        <w:t xml:space="preserve">Figure </w:t>
      </w:r>
      <w:r>
        <w:fldChar w:fldCharType="begin"/>
      </w:r>
      <w:r>
        <w:instrText xml:space="preserve"> SEQ Figure \* ARABIC </w:instrText>
      </w:r>
      <w:r>
        <w:fldChar w:fldCharType="separate"/>
      </w:r>
      <w:r w:rsidR="00B461E4">
        <w:rPr>
          <w:noProof/>
        </w:rPr>
        <w:t>19</w:t>
      </w:r>
      <w:r>
        <w:fldChar w:fldCharType="end"/>
      </w:r>
      <w:r>
        <w:t xml:space="preserve">: Rewiring the </w:t>
      </w:r>
      <w:r w:rsidR="00333F20">
        <w:t>S</w:t>
      </w:r>
      <w:r>
        <w:t xml:space="preserve">chematic with </w:t>
      </w:r>
      <w:r w:rsidR="007343CC">
        <w:t xml:space="preserve">rmii2mii </w:t>
      </w:r>
      <w:r w:rsidR="00333F20">
        <w:t>C</w:t>
      </w:r>
      <w:r w:rsidR="007343CC">
        <w:t>onverter - 1</w:t>
      </w:r>
      <w:bookmarkEnd w:id="93"/>
    </w:p>
    <w:p w:rsidR="00E77B41" w:rsidRDefault="00E77B41">
      <w:r>
        <w:br w:type="page"/>
      </w:r>
    </w:p>
    <w:p w:rsidR="00B23FE5" w:rsidRPr="003B5601" w:rsidRDefault="00B23FE5">
      <w:pPr>
        <w:pStyle w:val="FlietextEinzug"/>
        <w:jc w:val="both"/>
        <w:rPr>
          <w:b/>
        </w:rPr>
      </w:pPr>
      <w:r w:rsidRPr="003B5601">
        <w:rPr>
          <w:b/>
        </w:rPr>
        <w:lastRenderedPageBreak/>
        <w:t>Rewiring steps:</w:t>
      </w:r>
    </w:p>
    <w:p w:rsidR="002E2F61" w:rsidRDefault="002E2F61" w:rsidP="00FE76E7">
      <w:pPr>
        <w:pStyle w:val="FlietextEinzug"/>
        <w:jc w:val="both"/>
      </w:pPr>
    </w:p>
    <w:p w:rsidR="00E77B41" w:rsidRDefault="00E77B41" w:rsidP="00FE76E7">
      <w:pPr>
        <w:pStyle w:val="FlietextEinzug"/>
        <w:numPr>
          <w:ilvl w:val="0"/>
          <w:numId w:val="33"/>
        </w:numPr>
        <w:jc w:val="both"/>
      </w:pPr>
      <w:r>
        <w:t>Connect TX-Data and TX-Data-Valid signal of PHY1 to the corresponding rmii2mii output</w:t>
      </w:r>
    </w:p>
    <w:p w:rsidR="00E77B41" w:rsidRDefault="00E77B41" w:rsidP="00FE76E7">
      <w:pPr>
        <w:pStyle w:val="FlietextEinzug"/>
        <w:ind w:left="1004"/>
        <w:jc w:val="both"/>
      </w:pPr>
    </w:p>
    <w:p w:rsidR="00E77B41" w:rsidRDefault="00E77B41" w:rsidP="00FE76E7">
      <w:pPr>
        <w:pStyle w:val="FlietextEinzug"/>
        <w:numPr>
          <w:ilvl w:val="0"/>
          <w:numId w:val="33"/>
        </w:numPr>
        <w:jc w:val="both"/>
      </w:pPr>
      <w:r>
        <w:t>Rewire the PL-Slave output to the mRxDat and mRxDv input of the rmii2mii-component</w:t>
      </w:r>
    </w:p>
    <w:p w:rsidR="00E77B41" w:rsidRDefault="00E77B41" w:rsidP="00FE76E7">
      <w:pPr>
        <w:pStyle w:val="FlietextEinzug"/>
        <w:ind w:left="1004"/>
        <w:jc w:val="both"/>
      </w:pPr>
    </w:p>
    <w:p w:rsidR="00E77B41" w:rsidRDefault="00EE0889" w:rsidP="00FE76E7">
      <w:pPr>
        <w:pStyle w:val="FlietextEinzug"/>
        <w:numPr>
          <w:ilvl w:val="0"/>
          <w:numId w:val="33"/>
        </w:numPr>
        <w:jc w:val="both"/>
      </w:pPr>
      <w:r>
        <w:t xml:space="preserve">Connect the FM-output to the </w:t>
      </w:r>
      <w:proofErr w:type="spellStart"/>
      <w:r w:rsidR="00176FD9">
        <w:t>rTxDat</w:t>
      </w:r>
      <w:proofErr w:type="spellEnd"/>
      <w:r w:rsidR="00176FD9">
        <w:t xml:space="preserve"> and </w:t>
      </w:r>
      <w:proofErr w:type="spellStart"/>
      <w:r w:rsidR="00176FD9">
        <w:t>rTxEn</w:t>
      </w:r>
      <w:proofErr w:type="spellEnd"/>
      <w:r>
        <w:t xml:space="preserve"> input of the rmii2mii converter</w:t>
      </w:r>
    </w:p>
    <w:p w:rsidR="00E77B41" w:rsidRDefault="00E77B41" w:rsidP="00FE76E7">
      <w:pPr>
        <w:pStyle w:val="FlietextEinzug"/>
        <w:ind w:left="1004"/>
        <w:jc w:val="both"/>
      </w:pPr>
    </w:p>
    <w:p w:rsidR="00E77B41" w:rsidRDefault="00176FD9" w:rsidP="00FE76E7">
      <w:pPr>
        <w:pStyle w:val="FlietextEinzug"/>
        <w:numPr>
          <w:ilvl w:val="0"/>
          <w:numId w:val="33"/>
        </w:numPr>
        <w:jc w:val="both"/>
      </w:pPr>
      <w:r>
        <w:t>Wire the remaining data output of the rmii2mii to the FM input</w:t>
      </w:r>
    </w:p>
    <w:p w:rsidR="00E77B41" w:rsidRDefault="00E77B41" w:rsidP="00FE76E7">
      <w:pPr>
        <w:pStyle w:val="FlietextEinzug"/>
        <w:ind w:left="1004"/>
        <w:jc w:val="both"/>
      </w:pPr>
    </w:p>
    <w:p w:rsidR="00E77B41" w:rsidRDefault="00176FD9" w:rsidP="00FE76E7">
      <w:pPr>
        <w:pStyle w:val="FlietextEinzug"/>
        <w:numPr>
          <w:ilvl w:val="0"/>
          <w:numId w:val="33"/>
        </w:numPr>
        <w:jc w:val="both"/>
      </w:pPr>
      <w:r>
        <w:t>Support the converter with the PHY1 clock and a 50MHz clock source</w:t>
      </w:r>
    </w:p>
    <w:p w:rsidR="00E77B41" w:rsidRDefault="00E77B41" w:rsidP="00FE76E7">
      <w:pPr>
        <w:pStyle w:val="FlietextEinzug"/>
        <w:ind w:left="1004"/>
        <w:jc w:val="both"/>
      </w:pPr>
    </w:p>
    <w:p w:rsidR="00E77B41" w:rsidRDefault="00176FD9" w:rsidP="00FE76E7">
      <w:pPr>
        <w:pStyle w:val="FlietextEinzug"/>
        <w:numPr>
          <w:ilvl w:val="0"/>
          <w:numId w:val="33"/>
        </w:numPr>
        <w:jc w:val="both"/>
      </w:pPr>
      <w:r>
        <w:t xml:space="preserve">Connect it to the reset (or like shown to an inverted </w:t>
      </w:r>
      <w:proofErr w:type="spellStart"/>
      <w:r>
        <w:t>reset_n</w:t>
      </w:r>
      <w:proofErr w:type="spellEnd"/>
      <w:r>
        <w:t>)</w:t>
      </w:r>
    </w:p>
    <w:p w:rsidR="00E77B41" w:rsidRDefault="00E77B41">
      <w:pPr>
        <w:pStyle w:val="FlietextEinzug"/>
      </w:pPr>
    </w:p>
    <w:p w:rsidR="00CB7314" w:rsidRDefault="00CB7314" w:rsidP="00CB7314">
      <w:pPr>
        <w:pStyle w:val="FlietextEinzug"/>
        <w:keepNext/>
      </w:pPr>
      <w:r>
        <w:rPr>
          <w:noProof/>
          <w:lang w:eastAsia="en-GB"/>
        </w:rPr>
        <w:drawing>
          <wp:inline distT="0" distB="0" distL="0" distR="0" wp14:anchorId="6662C583" wp14:editId="764024DA">
            <wp:extent cx="6115685" cy="4718050"/>
            <wp:effectExtent l="0" t="0" r="0" b="6350"/>
            <wp:docPr id="17" name="Grafik 17" descr="C:\Users\muelhausens\Desktop\MII_workaroun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uelhausens\Desktop\MII_workaround2.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15685" cy="4718050"/>
                    </a:xfrm>
                    <a:prstGeom prst="rect">
                      <a:avLst/>
                    </a:prstGeom>
                    <a:noFill/>
                    <a:ln>
                      <a:noFill/>
                    </a:ln>
                  </pic:spPr>
                </pic:pic>
              </a:graphicData>
            </a:graphic>
          </wp:inline>
        </w:drawing>
      </w:r>
    </w:p>
    <w:p w:rsidR="002E2F61" w:rsidRDefault="00CB7314" w:rsidP="00CB7314">
      <w:pPr>
        <w:pStyle w:val="Beschriftung"/>
      </w:pPr>
      <w:bookmarkStart w:id="94" w:name="_Toc334190343"/>
      <w:r>
        <w:t xml:space="preserve">Figure </w:t>
      </w:r>
      <w:r>
        <w:fldChar w:fldCharType="begin"/>
      </w:r>
      <w:r>
        <w:instrText xml:space="preserve"> SEQ Figure \* ARABIC </w:instrText>
      </w:r>
      <w:r>
        <w:fldChar w:fldCharType="separate"/>
      </w:r>
      <w:r w:rsidR="00B461E4">
        <w:rPr>
          <w:noProof/>
        </w:rPr>
        <w:t>20</w:t>
      </w:r>
      <w:r>
        <w:fldChar w:fldCharType="end"/>
      </w:r>
      <w:r w:rsidRPr="00EC67A2">
        <w:t>: Rewiring the schem</w:t>
      </w:r>
      <w:r>
        <w:t>atic with rmii2mii converter - 2</w:t>
      </w:r>
      <w:bookmarkEnd w:id="94"/>
    </w:p>
    <w:p w:rsidR="00CB7314" w:rsidRDefault="00CB7314" w:rsidP="003460A1">
      <w:pPr>
        <w:pStyle w:val="FlietextEinzug"/>
      </w:pPr>
    </w:p>
    <w:p w:rsidR="00CB7314" w:rsidRDefault="00CB7314" w:rsidP="003460A1">
      <w:pPr>
        <w:pStyle w:val="FlietextEinzug"/>
      </w:pPr>
    </w:p>
    <w:p w:rsidR="00CB7314" w:rsidRPr="003460A1" w:rsidRDefault="00CB7314" w:rsidP="00CB7314">
      <w:r>
        <w:br w:type="page"/>
      </w:r>
    </w:p>
    <w:p w:rsidR="002168AE" w:rsidRPr="00FE76E7" w:rsidRDefault="00333F20" w:rsidP="00C10CEF">
      <w:pPr>
        <w:pStyle w:val="berschrift2"/>
        <w:jc w:val="both"/>
        <w:rPr>
          <w:lang w:val="en-US"/>
        </w:rPr>
      </w:pPr>
      <w:bookmarkStart w:id="95" w:name="_Toc334109020"/>
      <w:r>
        <w:lastRenderedPageBreak/>
        <w:t>Modification</w:t>
      </w:r>
      <w:r w:rsidRPr="00BB136B">
        <w:t xml:space="preserve"> </w:t>
      </w:r>
      <w:r w:rsidR="00FB0DF7">
        <w:t xml:space="preserve">of the POWERLINK </w:t>
      </w:r>
      <w:r w:rsidR="002168AE" w:rsidRPr="00FE76E7">
        <w:rPr>
          <w:lang w:val="en-US"/>
        </w:rPr>
        <w:t>Software</w:t>
      </w:r>
      <w:bookmarkEnd w:id="95"/>
    </w:p>
    <w:p w:rsidR="00EB382C" w:rsidRPr="00FE76E7" w:rsidRDefault="00EB382C" w:rsidP="00C10CEF">
      <w:pPr>
        <w:pStyle w:val="FlietextEinzug"/>
        <w:jc w:val="both"/>
        <w:rPr>
          <w:lang w:val="en-US"/>
        </w:rPr>
      </w:pPr>
    </w:p>
    <w:p w:rsidR="00EB382C" w:rsidRDefault="00333F20" w:rsidP="00C10CEF">
      <w:pPr>
        <w:pStyle w:val="FlietextEinzug"/>
        <w:jc w:val="both"/>
      </w:pPr>
      <w:r>
        <w:t xml:space="preserve">The Framemanipulator will be configured with the POWERLINK software. Therefore some changes are necessary. </w:t>
      </w:r>
    </w:p>
    <w:p w:rsidR="005200B3" w:rsidRPr="00FB0DF7" w:rsidRDefault="0081179B" w:rsidP="00C10CEF">
      <w:pPr>
        <w:pStyle w:val="FlietextEinzug"/>
        <w:jc w:val="both"/>
      </w:pPr>
      <w:r>
        <w:t>The Framemanipulator h</w:t>
      </w:r>
      <w:r w:rsidR="005200B3">
        <w:t>eader- and c</w:t>
      </w:r>
      <w:r w:rsidR="00893A46">
        <w:t>-source</w:t>
      </w:r>
      <w:r w:rsidR="005200B3">
        <w:t>-file</w:t>
      </w:r>
      <w:r w:rsidR="00893A46">
        <w:t>s</w:t>
      </w:r>
      <w:r w:rsidR="005200B3">
        <w:t xml:space="preserve"> should also be copied to the project directory</w:t>
      </w:r>
      <w:r w:rsidR="00893A46">
        <w:t xml:space="preserve"> (here: </w:t>
      </w:r>
      <w:r w:rsidR="0028430A">
        <w:t>“</w:t>
      </w:r>
      <w:r w:rsidR="00893A46" w:rsidRPr="00893A46">
        <w:rPr>
          <w:i/>
        </w:rPr>
        <w:t>\</w:t>
      </w:r>
      <w:proofErr w:type="spellStart"/>
      <w:r w:rsidR="00893A46" w:rsidRPr="00893A46">
        <w:rPr>
          <w:i/>
        </w:rPr>
        <w:t>powerlink</w:t>
      </w:r>
      <w:proofErr w:type="spellEnd"/>
      <w:r w:rsidR="00893A46" w:rsidRPr="00893A46">
        <w:rPr>
          <w:i/>
        </w:rPr>
        <w:t>\</w:t>
      </w:r>
      <w:proofErr w:type="spellStart"/>
      <w:r w:rsidR="00893A46" w:rsidRPr="00893A46">
        <w:rPr>
          <w:i/>
        </w:rPr>
        <w:t>pcp_DirectIO</w:t>
      </w:r>
      <w:proofErr w:type="spellEnd"/>
      <w:r w:rsidR="0028430A">
        <w:rPr>
          <w:i/>
        </w:rPr>
        <w:t>”</w:t>
      </w:r>
      <w:r w:rsidR="00893A46">
        <w:rPr>
          <w:i/>
        </w:rPr>
        <w:t>)</w:t>
      </w:r>
      <w:r w:rsidR="005200B3">
        <w:t>.</w:t>
      </w:r>
    </w:p>
    <w:p w:rsidR="00FB0DF7" w:rsidRDefault="00FB0DF7" w:rsidP="00C10CEF">
      <w:pPr>
        <w:pStyle w:val="FlietextEinzug"/>
        <w:jc w:val="both"/>
      </w:pPr>
    </w:p>
    <w:p w:rsidR="00F068A0" w:rsidRPr="00FB0DF7" w:rsidRDefault="00F068A0" w:rsidP="00C10CEF">
      <w:pPr>
        <w:pStyle w:val="FlietextEinzug"/>
        <w:jc w:val="both"/>
      </w:pPr>
    </w:p>
    <w:p w:rsidR="00FB0DF7" w:rsidRDefault="005200B3" w:rsidP="00C10CEF">
      <w:pPr>
        <w:pStyle w:val="berschrift3"/>
        <w:jc w:val="both"/>
      </w:pPr>
      <w:bookmarkStart w:id="96" w:name="_Toc334109021"/>
      <w:r>
        <w:t>Integration of the Framemanipulator Sources</w:t>
      </w:r>
      <w:bookmarkEnd w:id="96"/>
    </w:p>
    <w:p w:rsidR="005200B3" w:rsidRDefault="005200B3" w:rsidP="00C10CEF">
      <w:pPr>
        <w:pStyle w:val="FlietextEinzug"/>
        <w:jc w:val="both"/>
      </w:pPr>
    </w:p>
    <w:p w:rsidR="00C10CEF" w:rsidRDefault="00C10CEF" w:rsidP="00893A46">
      <w:pPr>
        <w:pStyle w:val="FlietextEinzug"/>
      </w:pPr>
      <w:r>
        <w:t xml:space="preserve">The integration of the </w:t>
      </w:r>
      <w:r w:rsidR="0028430A">
        <w:t>Framemanipulator.c</w:t>
      </w:r>
      <w:r>
        <w:t xml:space="preserve"> </w:t>
      </w:r>
      <w:r w:rsidR="00B6090B">
        <w:t>to</w:t>
      </w:r>
      <w:r>
        <w:t xml:space="preserve"> the </w:t>
      </w:r>
      <w:r w:rsidR="00893A46">
        <w:t>BeMicro</w:t>
      </w:r>
      <w:r>
        <w:t xml:space="preserve"> has to be done in the create-this-app of the </w:t>
      </w:r>
      <w:r w:rsidR="00B6090B">
        <w:t>D</w:t>
      </w:r>
      <w:r w:rsidR="00B6090B">
        <w:t>i</w:t>
      </w:r>
      <w:r w:rsidR="00B6090B">
        <w:t xml:space="preserve">rect-IO </w:t>
      </w:r>
      <w:r>
        <w:t>project directory</w:t>
      </w:r>
      <w:r w:rsidR="003A55DC">
        <w:t>.</w:t>
      </w:r>
      <w:r w:rsidR="005C44A9">
        <w:t xml:space="preserve"> It has to be added next to the other source files:</w:t>
      </w:r>
    </w:p>
    <w:p w:rsidR="005C44A9" w:rsidRDefault="005C44A9" w:rsidP="00C10CEF">
      <w:pPr>
        <w:pStyle w:val="FlietextEinzug"/>
        <w:jc w:val="both"/>
      </w:pPr>
    </w:p>
    <w:tbl>
      <w:tblPr>
        <w:tblStyle w:val="Tabellenraster"/>
        <w:tblW w:w="0" w:type="auto"/>
        <w:tblInd w:w="1511" w:type="dxa"/>
        <w:tblLook w:val="04A0" w:firstRow="1" w:lastRow="0" w:firstColumn="1" w:lastColumn="0" w:noHBand="0" w:noVBand="1"/>
      </w:tblPr>
      <w:tblGrid>
        <w:gridCol w:w="6628"/>
      </w:tblGrid>
      <w:tr w:rsidR="00B6090B" w:rsidTr="00E53B4F">
        <w:tc>
          <w:tcPr>
            <w:tcW w:w="6628" w:type="dxa"/>
          </w:tcPr>
          <w:p w:rsidR="00B6090B" w:rsidRPr="00B6090B" w:rsidRDefault="00B6090B" w:rsidP="00B6090B">
            <w:pPr>
              <w:autoSpaceDE w:val="0"/>
              <w:autoSpaceDN w:val="0"/>
              <w:adjustRightInd w:val="0"/>
              <w:rPr>
                <w:rFonts w:asciiTheme="minorHAnsi" w:eastAsia="Times New Roman" w:hAnsiTheme="minorHAnsi" w:cstheme="minorHAnsi"/>
                <w:sz w:val="16"/>
                <w:szCs w:val="16"/>
                <w:lang w:eastAsia="de-DE"/>
              </w:rPr>
            </w:pPr>
            <w:r w:rsidRPr="00B6090B">
              <w:rPr>
                <w:rFonts w:asciiTheme="minorHAnsi" w:eastAsia="Times New Roman" w:hAnsiTheme="minorHAnsi" w:cstheme="minorHAnsi"/>
                <w:sz w:val="16"/>
                <w:szCs w:val="16"/>
                <w:lang w:eastAsia="de-DE"/>
              </w:rPr>
              <w:t>…</w:t>
            </w:r>
          </w:p>
          <w:p w:rsidR="00B6090B" w:rsidRPr="00B6090B" w:rsidRDefault="00B6090B" w:rsidP="00B6090B">
            <w:pPr>
              <w:autoSpaceDE w:val="0"/>
              <w:autoSpaceDN w:val="0"/>
              <w:adjustRightInd w:val="0"/>
              <w:rPr>
                <w:rFonts w:asciiTheme="minorHAnsi" w:eastAsia="Times New Roman" w:hAnsiTheme="minorHAnsi" w:cstheme="minorHAnsi"/>
                <w:sz w:val="16"/>
                <w:szCs w:val="16"/>
                <w:lang w:eastAsia="de-DE"/>
              </w:rPr>
            </w:pPr>
          </w:p>
          <w:p w:rsidR="00B6090B" w:rsidRPr="00B6090B" w:rsidRDefault="00B6090B" w:rsidP="00B6090B">
            <w:pPr>
              <w:autoSpaceDE w:val="0"/>
              <w:autoSpaceDN w:val="0"/>
              <w:adjustRightInd w:val="0"/>
              <w:rPr>
                <w:rFonts w:asciiTheme="minorHAnsi" w:eastAsia="Times New Roman" w:hAnsiTheme="minorHAnsi" w:cstheme="minorHAnsi"/>
                <w:sz w:val="16"/>
                <w:szCs w:val="16"/>
                <w:lang w:eastAsia="de-DE"/>
              </w:rPr>
            </w:pPr>
            <w:r w:rsidRPr="00B6090B">
              <w:rPr>
                <w:rFonts w:asciiTheme="minorHAnsi" w:eastAsia="Times New Roman" w:hAnsiTheme="minorHAnsi" w:cstheme="minorHAnsi"/>
                <w:sz w:val="16"/>
                <w:szCs w:val="16"/>
                <w:lang w:eastAsia="de-DE"/>
              </w:rPr>
              <w:t>###############################################################################</w:t>
            </w:r>
          </w:p>
          <w:p w:rsidR="00B6090B" w:rsidRPr="00B6090B" w:rsidRDefault="00B6090B" w:rsidP="00B6090B">
            <w:pPr>
              <w:autoSpaceDE w:val="0"/>
              <w:autoSpaceDN w:val="0"/>
              <w:adjustRightInd w:val="0"/>
              <w:rPr>
                <w:rFonts w:asciiTheme="minorHAnsi" w:eastAsia="Times New Roman" w:hAnsiTheme="minorHAnsi" w:cstheme="minorHAnsi"/>
                <w:sz w:val="16"/>
                <w:szCs w:val="16"/>
                <w:lang w:eastAsia="de-DE"/>
              </w:rPr>
            </w:pPr>
            <w:r w:rsidRPr="00B6090B">
              <w:rPr>
                <w:rFonts w:asciiTheme="minorHAnsi" w:eastAsia="Times New Roman" w:hAnsiTheme="minorHAnsi" w:cstheme="minorHAnsi"/>
                <w:sz w:val="16"/>
                <w:szCs w:val="16"/>
                <w:lang w:eastAsia="de-DE"/>
              </w:rPr>
              <w:t># source files</w:t>
            </w:r>
          </w:p>
          <w:p w:rsidR="00B6090B" w:rsidRPr="00B6090B" w:rsidRDefault="00B6090B" w:rsidP="00B6090B">
            <w:pPr>
              <w:autoSpaceDE w:val="0"/>
              <w:autoSpaceDN w:val="0"/>
              <w:adjustRightInd w:val="0"/>
              <w:rPr>
                <w:rFonts w:asciiTheme="minorHAnsi" w:eastAsia="Times New Roman" w:hAnsiTheme="minorHAnsi" w:cstheme="minorHAnsi"/>
                <w:sz w:val="16"/>
                <w:szCs w:val="16"/>
                <w:lang w:eastAsia="de-DE"/>
              </w:rPr>
            </w:pPr>
            <w:r w:rsidRPr="00B6090B">
              <w:rPr>
                <w:rFonts w:asciiTheme="minorHAnsi" w:eastAsia="Times New Roman" w:hAnsiTheme="minorHAnsi" w:cstheme="minorHAnsi"/>
                <w:sz w:val="16"/>
                <w:szCs w:val="16"/>
                <w:lang w:eastAsia="de-DE"/>
              </w:rPr>
              <w:t>SRCFILES="main.c \</w:t>
            </w:r>
          </w:p>
          <w:p w:rsidR="00B6090B" w:rsidRPr="00B6090B" w:rsidRDefault="00B6090B" w:rsidP="00B6090B">
            <w:pPr>
              <w:autoSpaceDE w:val="0"/>
              <w:autoSpaceDN w:val="0"/>
              <w:adjustRightInd w:val="0"/>
              <w:rPr>
                <w:rFonts w:asciiTheme="minorHAnsi" w:eastAsia="Times New Roman" w:hAnsiTheme="minorHAnsi" w:cstheme="minorHAnsi"/>
                <w:sz w:val="16"/>
                <w:szCs w:val="16"/>
                <w:lang w:eastAsia="de-DE"/>
              </w:rPr>
            </w:pPr>
            <w:proofErr w:type="spellStart"/>
            <w:r w:rsidRPr="00B6090B">
              <w:rPr>
                <w:rFonts w:asciiTheme="minorHAnsi" w:eastAsia="Times New Roman" w:hAnsiTheme="minorHAnsi" w:cstheme="minorHAnsi"/>
                <w:sz w:val="16"/>
                <w:szCs w:val="16"/>
                <w:lang w:eastAsia="de-DE"/>
              </w:rPr>
              <w:t>lcd.c</w:t>
            </w:r>
            <w:proofErr w:type="spellEnd"/>
            <w:r w:rsidRPr="00B6090B">
              <w:rPr>
                <w:rFonts w:asciiTheme="minorHAnsi" w:eastAsia="Times New Roman" w:hAnsiTheme="minorHAnsi" w:cstheme="minorHAnsi"/>
                <w:sz w:val="16"/>
                <w:szCs w:val="16"/>
                <w:lang w:eastAsia="de-DE"/>
              </w:rPr>
              <w:t xml:space="preserve"> \</w:t>
            </w:r>
          </w:p>
          <w:p w:rsidR="00B6090B" w:rsidRPr="00B6090B" w:rsidRDefault="00B6090B" w:rsidP="00B6090B">
            <w:pPr>
              <w:autoSpaceDE w:val="0"/>
              <w:autoSpaceDN w:val="0"/>
              <w:adjustRightInd w:val="0"/>
              <w:rPr>
                <w:rFonts w:asciiTheme="minorHAnsi" w:eastAsia="Times New Roman" w:hAnsiTheme="minorHAnsi" w:cstheme="minorHAnsi"/>
                <w:color w:val="FF0000"/>
                <w:sz w:val="16"/>
                <w:szCs w:val="16"/>
                <w:lang w:eastAsia="de-DE"/>
              </w:rPr>
            </w:pPr>
            <w:r w:rsidRPr="00B6090B">
              <w:rPr>
                <w:rFonts w:asciiTheme="minorHAnsi" w:eastAsia="Times New Roman" w:hAnsiTheme="minorHAnsi" w:cstheme="minorHAnsi"/>
                <w:color w:val="FF0000"/>
                <w:sz w:val="16"/>
                <w:szCs w:val="16"/>
                <w:lang w:eastAsia="de-DE"/>
              </w:rPr>
              <w:t>Framemanipulator.c \</w:t>
            </w:r>
          </w:p>
          <w:p w:rsidR="00B6090B" w:rsidRPr="00B6090B" w:rsidRDefault="00B6090B" w:rsidP="00B6090B">
            <w:pPr>
              <w:autoSpaceDE w:val="0"/>
              <w:autoSpaceDN w:val="0"/>
              <w:adjustRightInd w:val="0"/>
              <w:rPr>
                <w:rFonts w:asciiTheme="minorHAnsi" w:eastAsia="Times New Roman" w:hAnsiTheme="minorHAnsi" w:cstheme="minorHAnsi"/>
                <w:sz w:val="16"/>
                <w:szCs w:val="16"/>
                <w:lang w:eastAsia="de-DE"/>
              </w:rPr>
            </w:pPr>
            <w:r w:rsidRPr="00B6090B">
              <w:rPr>
                <w:rFonts w:asciiTheme="minorHAnsi" w:eastAsia="Times New Roman" w:hAnsiTheme="minorHAnsi" w:cstheme="minorHAnsi"/>
                <w:sz w:val="16"/>
                <w:szCs w:val="16"/>
                <w:lang w:eastAsia="de-DE"/>
              </w:rPr>
              <w:t>${GENERIC_DIR}/target/altera/</w:t>
            </w:r>
            <w:proofErr w:type="spellStart"/>
            <w:r w:rsidRPr="00B6090B">
              <w:rPr>
                <w:rFonts w:asciiTheme="minorHAnsi" w:eastAsia="Times New Roman" w:hAnsiTheme="minorHAnsi" w:cstheme="minorHAnsi"/>
                <w:sz w:val="16"/>
                <w:szCs w:val="16"/>
                <w:lang w:eastAsia="de-DE"/>
              </w:rPr>
              <w:t>fpgaCfg.c</w:t>
            </w:r>
            <w:proofErr w:type="spellEnd"/>
            <w:r w:rsidRPr="00B6090B">
              <w:rPr>
                <w:rFonts w:asciiTheme="minorHAnsi" w:eastAsia="Times New Roman" w:hAnsiTheme="minorHAnsi" w:cstheme="minorHAnsi"/>
                <w:sz w:val="16"/>
                <w:szCs w:val="16"/>
                <w:lang w:eastAsia="de-DE"/>
              </w:rPr>
              <w:t xml:space="preserve"> \</w:t>
            </w:r>
          </w:p>
          <w:p w:rsidR="00B6090B" w:rsidRPr="00B6090B" w:rsidRDefault="00B6090B" w:rsidP="00B6090B">
            <w:pPr>
              <w:autoSpaceDE w:val="0"/>
              <w:autoSpaceDN w:val="0"/>
              <w:adjustRightInd w:val="0"/>
              <w:rPr>
                <w:rFonts w:asciiTheme="minorHAnsi" w:eastAsia="Times New Roman" w:hAnsiTheme="minorHAnsi" w:cstheme="minorHAnsi"/>
                <w:sz w:val="16"/>
                <w:szCs w:val="16"/>
                <w:lang w:eastAsia="de-DE"/>
              </w:rPr>
            </w:pPr>
            <w:r w:rsidRPr="00B6090B">
              <w:rPr>
                <w:rFonts w:asciiTheme="minorHAnsi" w:eastAsia="Times New Roman" w:hAnsiTheme="minorHAnsi" w:cstheme="minorHAnsi"/>
                <w:sz w:val="16"/>
                <w:szCs w:val="16"/>
                <w:lang w:eastAsia="de-DE"/>
              </w:rPr>
              <w:t>${GENERIC_DIR}/target/altera/</w:t>
            </w:r>
            <w:proofErr w:type="spellStart"/>
            <w:r w:rsidRPr="00B6090B">
              <w:rPr>
                <w:rFonts w:asciiTheme="minorHAnsi" w:eastAsia="Times New Roman" w:hAnsiTheme="minorHAnsi" w:cstheme="minorHAnsi"/>
                <w:sz w:val="16"/>
                <w:szCs w:val="16"/>
                <w:lang w:eastAsia="de-DE"/>
              </w:rPr>
              <w:t>fwUpdate.c</w:t>
            </w:r>
            <w:proofErr w:type="spellEnd"/>
            <w:r w:rsidRPr="00B6090B">
              <w:rPr>
                <w:rFonts w:asciiTheme="minorHAnsi" w:eastAsia="Times New Roman" w:hAnsiTheme="minorHAnsi" w:cstheme="minorHAnsi"/>
                <w:sz w:val="16"/>
                <w:szCs w:val="16"/>
                <w:lang w:eastAsia="de-DE"/>
              </w:rPr>
              <w:t xml:space="preserve"> \</w:t>
            </w:r>
          </w:p>
          <w:p w:rsidR="00B6090B" w:rsidRPr="00B6090B" w:rsidRDefault="00B6090B" w:rsidP="00B6090B">
            <w:pPr>
              <w:autoSpaceDE w:val="0"/>
              <w:autoSpaceDN w:val="0"/>
              <w:adjustRightInd w:val="0"/>
              <w:rPr>
                <w:rFonts w:asciiTheme="minorHAnsi" w:eastAsia="Times New Roman" w:hAnsiTheme="minorHAnsi" w:cstheme="minorHAnsi"/>
                <w:sz w:val="16"/>
                <w:szCs w:val="16"/>
                <w:lang w:eastAsia="de-DE"/>
              </w:rPr>
            </w:pPr>
            <w:r w:rsidRPr="00B6090B">
              <w:rPr>
                <w:rFonts w:asciiTheme="minorHAnsi" w:eastAsia="Times New Roman" w:hAnsiTheme="minorHAnsi" w:cstheme="minorHAnsi"/>
                <w:sz w:val="16"/>
                <w:szCs w:val="16"/>
                <w:lang w:eastAsia="de-DE"/>
              </w:rPr>
              <w:t>${GENERIC_DIR}/target/altera/</w:t>
            </w:r>
            <w:proofErr w:type="spellStart"/>
            <w:r w:rsidRPr="00B6090B">
              <w:rPr>
                <w:rFonts w:asciiTheme="minorHAnsi" w:eastAsia="Times New Roman" w:hAnsiTheme="minorHAnsi" w:cstheme="minorHAnsi"/>
                <w:sz w:val="16"/>
                <w:szCs w:val="16"/>
                <w:lang w:eastAsia="de-DE"/>
              </w:rPr>
              <w:t>boot.c</w:t>
            </w:r>
            <w:proofErr w:type="spellEnd"/>
            <w:r w:rsidRPr="00B6090B">
              <w:rPr>
                <w:rFonts w:asciiTheme="minorHAnsi" w:eastAsia="Times New Roman" w:hAnsiTheme="minorHAnsi" w:cstheme="minorHAnsi"/>
                <w:sz w:val="16"/>
                <w:szCs w:val="16"/>
                <w:lang w:eastAsia="de-DE"/>
              </w:rPr>
              <w:t xml:space="preserve"> \</w:t>
            </w:r>
          </w:p>
          <w:p w:rsidR="00B6090B" w:rsidRPr="00B6090B" w:rsidRDefault="00B6090B" w:rsidP="00B6090B">
            <w:pPr>
              <w:autoSpaceDE w:val="0"/>
              <w:autoSpaceDN w:val="0"/>
              <w:adjustRightInd w:val="0"/>
              <w:rPr>
                <w:rFonts w:asciiTheme="minorHAnsi" w:eastAsia="Times New Roman" w:hAnsiTheme="minorHAnsi" w:cstheme="minorHAnsi"/>
                <w:sz w:val="16"/>
                <w:szCs w:val="16"/>
                <w:lang w:eastAsia="de-DE"/>
              </w:rPr>
            </w:pPr>
            <w:r w:rsidRPr="00B6090B">
              <w:rPr>
                <w:rFonts w:asciiTheme="minorHAnsi" w:eastAsia="Times New Roman" w:hAnsiTheme="minorHAnsi" w:cstheme="minorHAnsi"/>
                <w:sz w:val="16"/>
                <w:szCs w:val="16"/>
                <w:lang w:eastAsia="de-DE"/>
              </w:rPr>
              <w:t>${GENERIC_DIR}/</w:t>
            </w:r>
            <w:proofErr w:type="spellStart"/>
            <w:r w:rsidRPr="00B6090B">
              <w:rPr>
                <w:rFonts w:asciiTheme="minorHAnsi" w:eastAsia="Times New Roman" w:hAnsiTheme="minorHAnsi" w:cstheme="minorHAnsi"/>
                <w:sz w:val="16"/>
                <w:szCs w:val="16"/>
                <w:lang w:eastAsia="de-DE"/>
              </w:rPr>
              <w:t>utils</w:t>
            </w:r>
            <w:proofErr w:type="spellEnd"/>
            <w:r w:rsidRPr="00B6090B">
              <w:rPr>
                <w:rFonts w:asciiTheme="minorHAnsi" w:eastAsia="Times New Roman" w:hAnsiTheme="minorHAnsi" w:cstheme="minorHAnsi"/>
                <w:sz w:val="16"/>
                <w:szCs w:val="16"/>
                <w:lang w:eastAsia="de-DE"/>
              </w:rPr>
              <w:t>/crc32.c \</w:t>
            </w:r>
          </w:p>
          <w:p w:rsidR="00B6090B" w:rsidRPr="00B6090B" w:rsidRDefault="00B6090B" w:rsidP="00B6090B">
            <w:pPr>
              <w:autoSpaceDE w:val="0"/>
              <w:autoSpaceDN w:val="0"/>
              <w:adjustRightInd w:val="0"/>
              <w:rPr>
                <w:rFonts w:asciiTheme="minorHAnsi" w:eastAsia="Times New Roman" w:hAnsiTheme="minorHAnsi" w:cstheme="minorHAnsi"/>
                <w:sz w:val="16"/>
                <w:szCs w:val="16"/>
                <w:lang w:eastAsia="de-DE"/>
              </w:rPr>
            </w:pPr>
            <w:r w:rsidRPr="00B6090B">
              <w:rPr>
                <w:rFonts w:asciiTheme="minorHAnsi" w:eastAsia="Times New Roman" w:hAnsiTheme="minorHAnsi" w:cstheme="minorHAnsi"/>
                <w:sz w:val="16"/>
                <w:szCs w:val="16"/>
                <w:lang w:eastAsia="de-DE"/>
              </w:rPr>
              <w:t>${OBJDICTDIR}/</w:t>
            </w:r>
            <w:proofErr w:type="spellStart"/>
            <w:r w:rsidRPr="00B6090B">
              <w:rPr>
                <w:rFonts w:asciiTheme="minorHAnsi" w:eastAsia="Times New Roman" w:hAnsiTheme="minorHAnsi" w:cstheme="minorHAnsi"/>
                <w:sz w:val="16"/>
                <w:szCs w:val="16"/>
                <w:lang w:eastAsia="de-DE"/>
              </w:rPr>
              <w:t>Objdict.c</w:t>
            </w:r>
            <w:proofErr w:type="spellEnd"/>
            <w:r w:rsidRPr="00B6090B">
              <w:rPr>
                <w:rFonts w:asciiTheme="minorHAnsi" w:eastAsia="Times New Roman" w:hAnsiTheme="minorHAnsi" w:cstheme="minorHAnsi"/>
                <w:sz w:val="16"/>
                <w:szCs w:val="16"/>
                <w:lang w:eastAsia="de-DE"/>
              </w:rPr>
              <w:t xml:space="preserve"> \</w:t>
            </w:r>
          </w:p>
          <w:p w:rsidR="00B6090B" w:rsidRPr="00B6090B" w:rsidRDefault="00B6090B" w:rsidP="00B6090B">
            <w:pPr>
              <w:autoSpaceDE w:val="0"/>
              <w:autoSpaceDN w:val="0"/>
              <w:adjustRightInd w:val="0"/>
              <w:rPr>
                <w:rFonts w:asciiTheme="minorHAnsi" w:eastAsia="Times New Roman" w:hAnsiTheme="minorHAnsi" w:cstheme="minorHAnsi"/>
                <w:sz w:val="16"/>
                <w:szCs w:val="16"/>
                <w:lang w:eastAsia="de-DE"/>
              </w:rPr>
            </w:pPr>
            <w:r w:rsidRPr="00B6090B">
              <w:rPr>
                <w:rFonts w:asciiTheme="minorHAnsi" w:eastAsia="Times New Roman" w:hAnsiTheme="minorHAnsi" w:cstheme="minorHAnsi"/>
                <w:sz w:val="16"/>
                <w:szCs w:val="16"/>
                <w:lang w:eastAsia="de-DE"/>
              </w:rPr>
              <w:t>${EDRV_DIR}/openmac/source/</w:t>
            </w:r>
            <w:proofErr w:type="spellStart"/>
            <w:r w:rsidRPr="00B6090B">
              <w:rPr>
                <w:rFonts w:asciiTheme="minorHAnsi" w:eastAsia="Times New Roman" w:hAnsiTheme="minorHAnsi" w:cstheme="minorHAnsi"/>
                <w:sz w:val="16"/>
                <w:szCs w:val="16"/>
                <w:lang w:eastAsia="de-DE"/>
              </w:rPr>
              <w:t>EdrvOpenMac.c</w:t>
            </w:r>
            <w:proofErr w:type="spellEnd"/>
            <w:r w:rsidRPr="00B6090B">
              <w:rPr>
                <w:rFonts w:asciiTheme="minorHAnsi" w:eastAsia="Times New Roman" w:hAnsiTheme="minorHAnsi" w:cstheme="minorHAnsi"/>
                <w:sz w:val="16"/>
                <w:szCs w:val="16"/>
                <w:lang w:eastAsia="de-DE"/>
              </w:rPr>
              <w:t xml:space="preserve"> \</w:t>
            </w:r>
          </w:p>
          <w:p w:rsidR="00B6090B" w:rsidRPr="00B6090B" w:rsidRDefault="00B6090B" w:rsidP="00B6090B">
            <w:pPr>
              <w:autoSpaceDE w:val="0"/>
              <w:autoSpaceDN w:val="0"/>
              <w:adjustRightInd w:val="0"/>
              <w:rPr>
                <w:rFonts w:asciiTheme="minorHAnsi" w:eastAsia="Times New Roman" w:hAnsiTheme="minorHAnsi" w:cstheme="minorHAnsi"/>
                <w:sz w:val="16"/>
                <w:szCs w:val="16"/>
                <w:lang w:eastAsia="de-DE"/>
              </w:rPr>
            </w:pPr>
            <w:r w:rsidRPr="00B6090B">
              <w:rPr>
                <w:rFonts w:asciiTheme="minorHAnsi" w:eastAsia="Times New Roman" w:hAnsiTheme="minorHAnsi" w:cstheme="minorHAnsi"/>
                <w:sz w:val="16"/>
                <w:szCs w:val="16"/>
                <w:lang w:eastAsia="de-DE"/>
              </w:rPr>
              <w:t>${EDRV_DIR}/openmac/source/</w:t>
            </w:r>
            <w:proofErr w:type="spellStart"/>
            <w:r w:rsidRPr="00B6090B">
              <w:rPr>
                <w:rFonts w:asciiTheme="minorHAnsi" w:eastAsia="Times New Roman" w:hAnsiTheme="minorHAnsi" w:cstheme="minorHAnsi"/>
                <w:sz w:val="16"/>
                <w:szCs w:val="16"/>
                <w:lang w:eastAsia="de-DE"/>
              </w:rPr>
              <w:t>EplTimerSynck_OpenMac.c</w:t>
            </w:r>
            <w:proofErr w:type="spellEnd"/>
            <w:r w:rsidRPr="00B6090B">
              <w:rPr>
                <w:rFonts w:asciiTheme="minorHAnsi" w:eastAsia="Times New Roman" w:hAnsiTheme="minorHAnsi" w:cstheme="minorHAnsi"/>
                <w:sz w:val="16"/>
                <w:szCs w:val="16"/>
                <w:lang w:eastAsia="de-DE"/>
              </w:rPr>
              <w:t xml:space="preserve"> \</w:t>
            </w:r>
          </w:p>
          <w:p w:rsidR="00B6090B" w:rsidRPr="00B6090B" w:rsidRDefault="00B6090B" w:rsidP="00B6090B">
            <w:pPr>
              <w:autoSpaceDE w:val="0"/>
              <w:autoSpaceDN w:val="0"/>
              <w:adjustRightInd w:val="0"/>
              <w:rPr>
                <w:rFonts w:asciiTheme="minorHAnsi" w:eastAsia="Times New Roman" w:hAnsiTheme="minorHAnsi" w:cstheme="minorHAnsi"/>
                <w:sz w:val="16"/>
                <w:szCs w:val="16"/>
                <w:lang w:eastAsia="de-DE"/>
              </w:rPr>
            </w:pPr>
            <w:r w:rsidRPr="00B6090B">
              <w:rPr>
                <w:rFonts w:asciiTheme="minorHAnsi" w:eastAsia="Times New Roman" w:hAnsiTheme="minorHAnsi" w:cstheme="minorHAnsi"/>
                <w:sz w:val="16"/>
                <w:szCs w:val="16"/>
                <w:lang w:eastAsia="de-DE"/>
              </w:rPr>
              <w:t>${EDRV_DIR}/openmac/source/</w:t>
            </w:r>
            <w:proofErr w:type="spellStart"/>
            <w:r w:rsidRPr="00B6090B">
              <w:rPr>
                <w:rFonts w:asciiTheme="minorHAnsi" w:eastAsia="Times New Roman" w:hAnsiTheme="minorHAnsi" w:cstheme="minorHAnsi"/>
                <w:sz w:val="16"/>
                <w:szCs w:val="16"/>
                <w:lang w:eastAsia="de-DE"/>
              </w:rPr>
              <w:t>EplTgtTimeStamp_OpenMac.c</w:t>
            </w:r>
            <w:proofErr w:type="spellEnd"/>
            <w:r w:rsidRPr="00B6090B">
              <w:rPr>
                <w:rFonts w:asciiTheme="minorHAnsi" w:eastAsia="Times New Roman" w:hAnsiTheme="minorHAnsi" w:cstheme="minorHAnsi"/>
                <w:sz w:val="16"/>
                <w:szCs w:val="16"/>
                <w:lang w:eastAsia="de-DE"/>
              </w:rPr>
              <w:t xml:space="preserve"> \</w:t>
            </w:r>
          </w:p>
          <w:p w:rsidR="00B6090B" w:rsidRPr="00B6090B" w:rsidRDefault="00B6090B" w:rsidP="00B6090B">
            <w:pPr>
              <w:autoSpaceDE w:val="0"/>
              <w:autoSpaceDN w:val="0"/>
              <w:adjustRightInd w:val="0"/>
              <w:rPr>
                <w:rFonts w:asciiTheme="minorHAnsi" w:eastAsia="Times New Roman" w:hAnsiTheme="minorHAnsi" w:cstheme="minorHAnsi"/>
                <w:sz w:val="16"/>
                <w:szCs w:val="16"/>
                <w:lang w:eastAsia="de-DE"/>
              </w:rPr>
            </w:pPr>
            <w:r w:rsidRPr="00B6090B">
              <w:rPr>
                <w:rFonts w:asciiTheme="minorHAnsi" w:eastAsia="Times New Roman" w:hAnsiTheme="minorHAnsi" w:cstheme="minorHAnsi"/>
                <w:sz w:val="16"/>
                <w:szCs w:val="16"/>
                <w:lang w:eastAsia="de-DE"/>
              </w:rPr>
              <w:t>${EDRV_DIR}/openmac/source/</w:t>
            </w:r>
            <w:proofErr w:type="spellStart"/>
            <w:r w:rsidRPr="00B6090B">
              <w:rPr>
                <w:rFonts w:asciiTheme="minorHAnsi" w:eastAsia="Times New Roman" w:hAnsiTheme="minorHAnsi" w:cstheme="minorHAnsi"/>
                <w:sz w:val="16"/>
                <w:szCs w:val="16"/>
                <w:lang w:eastAsia="de-DE"/>
              </w:rPr>
              <w:t>omethlib.c</w:t>
            </w:r>
            <w:proofErr w:type="spellEnd"/>
            <w:r w:rsidRPr="00B6090B">
              <w:rPr>
                <w:rFonts w:asciiTheme="minorHAnsi" w:eastAsia="Times New Roman" w:hAnsiTheme="minorHAnsi" w:cstheme="minorHAnsi"/>
                <w:sz w:val="16"/>
                <w:szCs w:val="16"/>
                <w:lang w:eastAsia="de-DE"/>
              </w:rPr>
              <w:t xml:space="preserve"> \</w:t>
            </w:r>
          </w:p>
          <w:p w:rsidR="00B6090B" w:rsidRPr="00B6090B" w:rsidRDefault="00B6090B" w:rsidP="00B6090B">
            <w:pPr>
              <w:autoSpaceDE w:val="0"/>
              <w:autoSpaceDN w:val="0"/>
              <w:adjustRightInd w:val="0"/>
              <w:rPr>
                <w:rFonts w:asciiTheme="minorHAnsi" w:eastAsia="Times New Roman" w:hAnsiTheme="minorHAnsi" w:cstheme="minorHAnsi"/>
                <w:sz w:val="16"/>
                <w:szCs w:val="16"/>
                <w:lang w:eastAsia="de-DE"/>
              </w:rPr>
            </w:pPr>
            <w:r w:rsidRPr="00B6090B">
              <w:rPr>
                <w:rFonts w:asciiTheme="minorHAnsi" w:eastAsia="Times New Roman" w:hAnsiTheme="minorHAnsi" w:cstheme="minorHAnsi"/>
                <w:sz w:val="16"/>
                <w:szCs w:val="16"/>
                <w:lang w:eastAsia="de-DE"/>
              </w:rPr>
              <w:t>${EDRV_DIR}/openmac/source/</w:t>
            </w:r>
            <w:proofErr w:type="spellStart"/>
            <w:r w:rsidRPr="00B6090B">
              <w:rPr>
                <w:rFonts w:asciiTheme="minorHAnsi" w:eastAsia="Times New Roman" w:hAnsiTheme="minorHAnsi" w:cstheme="minorHAnsi"/>
                <w:sz w:val="16"/>
                <w:szCs w:val="16"/>
                <w:lang w:eastAsia="de-DE"/>
              </w:rPr>
              <w:t>omethlibint.c</w:t>
            </w:r>
            <w:proofErr w:type="spellEnd"/>
            <w:r w:rsidRPr="00B6090B">
              <w:rPr>
                <w:rFonts w:asciiTheme="minorHAnsi" w:eastAsia="Times New Roman" w:hAnsiTheme="minorHAnsi" w:cstheme="minorHAnsi"/>
                <w:sz w:val="16"/>
                <w:szCs w:val="16"/>
                <w:lang w:eastAsia="de-DE"/>
              </w:rPr>
              <w:t xml:space="preserve"> \</w:t>
            </w:r>
          </w:p>
          <w:p w:rsidR="00B6090B" w:rsidRPr="00B6090B" w:rsidRDefault="00B6090B" w:rsidP="00B6090B">
            <w:pPr>
              <w:autoSpaceDE w:val="0"/>
              <w:autoSpaceDN w:val="0"/>
              <w:adjustRightInd w:val="0"/>
              <w:rPr>
                <w:rFonts w:asciiTheme="minorHAnsi" w:eastAsia="Times New Roman" w:hAnsiTheme="minorHAnsi" w:cstheme="minorHAnsi"/>
                <w:sz w:val="16"/>
                <w:szCs w:val="16"/>
                <w:lang w:eastAsia="de-DE"/>
              </w:rPr>
            </w:pPr>
            <w:r w:rsidRPr="00B6090B">
              <w:rPr>
                <w:rFonts w:asciiTheme="minorHAnsi" w:eastAsia="Times New Roman" w:hAnsiTheme="minorHAnsi" w:cstheme="minorHAnsi"/>
                <w:sz w:val="16"/>
                <w:szCs w:val="16"/>
                <w:lang w:eastAsia="de-DE"/>
              </w:rPr>
              <w:t>${POWERLINKDIR}/EplStack/</w:t>
            </w:r>
            <w:proofErr w:type="spellStart"/>
            <w:r w:rsidRPr="00B6090B">
              <w:rPr>
                <w:rFonts w:asciiTheme="minorHAnsi" w:eastAsia="Times New Roman" w:hAnsiTheme="minorHAnsi" w:cstheme="minorHAnsi"/>
                <w:sz w:val="16"/>
                <w:szCs w:val="16"/>
                <w:lang w:eastAsia="de-DE"/>
              </w:rPr>
              <w:t>EplDllk.c</w:t>
            </w:r>
            <w:proofErr w:type="spellEnd"/>
            <w:r w:rsidRPr="00B6090B">
              <w:rPr>
                <w:rFonts w:asciiTheme="minorHAnsi" w:eastAsia="Times New Roman" w:hAnsiTheme="minorHAnsi" w:cstheme="minorHAnsi"/>
                <w:sz w:val="16"/>
                <w:szCs w:val="16"/>
                <w:lang w:eastAsia="de-DE"/>
              </w:rPr>
              <w:t xml:space="preserve"> \</w:t>
            </w:r>
          </w:p>
          <w:p w:rsidR="00B6090B" w:rsidRPr="00B6090B" w:rsidRDefault="00B6090B" w:rsidP="00B6090B">
            <w:pPr>
              <w:autoSpaceDE w:val="0"/>
              <w:autoSpaceDN w:val="0"/>
              <w:adjustRightInd w:val="0"/>
              <w:rPr>
                <w:rFonts w:asciiTheme="minorHAnsi" w:eastAsia="Times New Roman" w:hAnsiTheme="minorHAnsi" w:cstheme="minorHAnsi"/>
                <w:sz w:val="16"/>
                <w:szCs w:val="16"/>
                <w:lang w:eastAsia="de-DE"/>
              </w:rPr>
            </w:pPr>
            <w:r w:rsidRPr="00B6090B">
              <w:rPr>
                <w:rFonts w:asciiTheme="minorHAnsi" w:eastAsia="Times New Roman" w:hAnsiTheme="minorHAnsi" w:cstheme="minorHAnsi"/>
                <w:sz w:val="16"/>
                <w:szCs w:val="16"/>
                <w:lang w:eastAsia="de-DE"/>
              </w:rPr>
              <w:t>${POWERLINKDIR}/EplStack/</w:t>
            </w:r>
            <w:proofErr w:type="spellStart"/>
            <w:r w:rsidRPr="00B6090B">
              <w:rPr>
                <w:rFonts w:asciiTheme="minorHAnsi" w:eastAsia="Times New Roman" w:hAnsiTheme="minorHAnsi" w:cstheme="minorHAnsi"/>
                <w:sz w:val="16"/>
                <w:szCs w:val="16"/>
                <w:lang w:eastAsia="de-DE"/>
              </w:rPr>
              <w:t>EplDllkCal.c</w:t>
            </w:r>
            <w:proofErr w:type="spellEnd"/>
            <w:r w:rsidRPr="00B6090B">
              <w:rPr>
                <w:rFonts w:asciiTheme="minorHAnsi" w:eastAsia="Times New Roman" w:hAnsiTheme="minorHAnsi" w:cstheme="minorHAnsi"/>
                <w:sz w:val="16"/>
                <w:szCs w:val="16"/>
                <w:lang w:eastAsia="de-DE"/>
              </w:rPr>
              <w:t xml:space="preserve"> \</w:t>
            </w:r>
          </w:p>
          <w:p w:rsidR="00B6090B" w:rsidRPr="00B6090B" w:rsidRDefault="00B6090B" w:rsidP="00B6090B">
            <w:pPr>
              <w:autoSpaceDE w:val="0"/>
              <w:autoSpaceDN w:val="0"/>
              <w:adjustRightInd w:val="0"/>
              <w:rPr>
                <w:rFonts w:asciiTheme="minorHAnsi" w:eastAsia="Times New Roman" w:hAnsiTheme="minorHAnsi" w:cstheme="minorHAnsi"/>
                <w:sz w:val="16"/>
                <w:szCs w:val="16"/>
                <w:lang w:eastAsia="de-DE"/>
              </w:rPr>
            </w:pPr>
            <w:r w:rsidRPr="00B6090B">
              <w:rPr>
                <w:rFonts w:asciiTheme="minorHAnsi" w:eastAsia="Times New Roman" w:hAnsiTheme="minorHAnsi" w:cstheme="minorHAnsi"/>
                <w:sz w:val="16"/>
                <w:szCs w:val="16"/>
                <w:lang w:eastAsia="de-DE"/>
              </w:rPr>
              <w:t>${POWERLINKDIR}/EplStack/</w:t>
            </w:r>
            <w:proofErr w:type="spellStart"/>
            <w:r w:rsidRPr="00B6090B">
              <w:rPr>
                <w:rFonts w:asciiTheme="minorHAnsi" w:eastAsia="Times New Roman" w:hAnsiTheme="minorHAnsi" w:cstheme="minorHAnsi"/>
                <w:sz w:val="16"/>
                <w:szCs w:val="16"/>
                <w:lang w:eastAsia="de-DE"/>
              </w:rPr>
              <w:t>EplDlluCal.c</w:t>
            </w:r>
            <w:proofErr w:type="spellEnd"/>
            <w:r w:rsidRPr="00B6090B">
              <w:rPr>
                <w:rFonts w:asciiTheme="minorHAnsi" w:eastAsia="Times New Roman" w:hAnsiTheme="minorHAnsi" w:cstheme="minorHAnsi"/>
                <w:sz w:val="16"/>
                <w:szCs w:val="16"/>
                <w:lang w:eastAsia="de-DE"/>
              </w:rPr>
              <w:t xml:space="preserve"> \</w:t>
            </w:r>
          </w:p>
          <w:p w:rsidR="00B6090B" w:rsidRPr="00B6090B" w:rsidRDefault="00B6090B" w:rsidP="00B6090B">
            <w:pPr>
              <w:autoSpaceDE w:val="0"/>
              <w:autoSpaceDN w:val="0"/>
              <w:adjustRightInd w:val="0"/>
              <w:rPr>
                <w:rFonts w:asciiTheme="minorHAnsi" w:eastAsia="Times New Roman" w:hAnsiTheme="minorHAnsi" w:cstheme="minorHAnsi"/>
                <w:sz w:val="16"/>
                <w:szCs w:val="16"/>
                <w:lang w:eastAsia="de-DE"/>
              </w:rPr>
            </w:pPr>
            <w:r w:rsidRPr="00B6090B">
              <w:rPr>
                <w:rFonts w:asciiTheme="minorHAnsi" w:eastAsia="Times New Roman" w:hAnsiTheme="minorHAnsi" w:cstheme="minorHAnsi"/>
                <w:sz w:val="16"/>
                <w:szCs w:val="16"/>
                <w:lang w:eastAsia="de-DE"/>
              </w:rPr>
              <w:t>${POWERLINKDIR}/EplStack/</w:t>
            </w:r>
            <w:proofErr w:type="spellStart"/>
            <w:r w:rsidRPr="00B6090B">
              <w:rPr>
                <w:rFonts w:asciiTheme="minorHAnsi" w:eastAsia="Times New Roman" w:hAnsiTheme="minorHAnsi" w:cstheme="minorHAnsi"/>
                <w:sz w:val="16"/>
                <w:szCs w:val="16"/>
                <w:lang w:eastAsia="de-DE"/>
              </w:rPr>
              <w:t>EplLedu.c</w:t>
            </w:r>
            <w:proofErr w:type="spellEnd"/>
            <w:r w:rsidRPr="00B6090B">
              <w:rPr>
                <w:rFonts w:asciiTheme="minorHAnsi" w:eastAsia="Times New Roman" w:hAnsiTheme="minorHAnsi" w:cstheme="minorHAnsi"/>
                <w:sz w:val="16"/>
                <w:szCs w:val="16"/>
                <w:lang w:eastAsia="de-DE"/>
              </w:rPr>
              <w:t xml:space="preserve"> \</w:t>
            </w:r>
          </w:p>
          <w:p w:rsidR="00B6090B" w:rsidRPr="00B6090B" w:rsidRDefault="00B6090B" w:rsidP="00B6090B">
            <w:pPr>
              <w:autoSpaceDE w:val="0"/>
              <w:autoSpaceDN w:val="0"/>
              <w:adjustRightInd w:val="0"/>
              <w:rPr>
                <w:rFonts w:asciiTheme="minorHAnsi" w:eastAsia="Times New Roman" w:hAnsiTheme="minorHAnsi" w:cstheme="minorHAnsi"/>
                <w:sz w:val="16"/>
                <w:szCs w:val="16"/>
                <w:lang w:eastAsia="de-DE"/>
              </w:rPr>
            </w:pPr>
            <w:r w:rsidRPr="00B6090B">
              <w:rPr>
                <w:rFonts w:asciiTheme="minorHAnsi" w:eastAsia="Times New Roman" w:hAnsiTheme="minorHAnsi" w:cstheme="minorHAnsi"/>
                <w:sz w:val="16"/>
                <w:szCs w:val="16"/>
                <w:lang w:eastAsia="de-DE"/>
              </w:rPr>
              <w:t>${POWERLINKDIR}/EplStack/</w:t>
            </w:r>
            <w:proofErr w:type="spellStart"/>
            <w:r w:rsidRPr="00B6090B">
              <w:rPr>
                <w:rFonts w:asciiTheme="minorHAnsi" w:eastAsia="Times New Roman" w:hAnsiTheme="minorHAnsi" w:cstheme="minorHAnsi"/>
                <w:sz w:val="16"/>
                <w:szCs w:val="16"/>
                <w:lang w:eastAsia="de-DE"/>
              </w:rPr>
              <w:t>EplEventk.c</w:t>
            </w:r>
            <w:proofErr w:type="spellEnd"/>
            <w:r w:rsidRPr="00B6090B">
              <w:rPr>
                <w:rFonts w:asciiTheme="minorHAnsi" w:eastAsia="Times New Roman" w:hAnsiTheme="minorHAnsi" w:cstheme="minorHAnsi"/>
                <w:sz w:val="16"/>
                <w:szCs w:val="16"/>
                <w:lang w:eastAsia="de-DE"/>
              </w:rPr>
              <w:t xml:space="preserve"> \</w:t>
            </w:r>
          </w:p>
          <w:p w:rsidR="00B6090B" w:rsidRPr="00B6090B" w:rsidRDefault="00B6090B" w:rsidP="00B6090B">
            <w:pPr>
              <w:autoSpaceDE w:val="0"/>
              <w:autoSpaceDN w:val="0"/>
              <w:adjustRightInd w:val="0"/>
              <w:rPr>
                <w:rFonts w:asciiTheme="minorHAnsi" w:eastAsia="Times New Roman" w:hAnsiTheme="minorHAnsi" w:cstheme="minorHAnsi"/>
                <w:sz w:val="16"/>
                <w:szCs w:val="16"/>
                <w:lang w:eastAsia="de-DE"/>
              </w:rPr>
            </w:pPr>
            <w:r w:rsidRPr="00B6090B">
              <w:rPr>
                <w:rFonts w:asciiTheme="minorHAnsi" w:eastAsia="Times New Roman" w:hAnsiTheme="minorHAnsi" w:cstheme="minorHAnsi"/>
                <w:sz w:val="16"/>
                <w:szCs w:val="16"/>
                <w:lang w:eastAsia="de-DE"/>
              </w:rPr>
              <w:t>${POWERLINKDIR}/EplStack/</w:t>
            </w:r>
            <w:proofErr w:type="spellStart"/>
            <w:r w:rsidRPr="00B6090B">
              <w:rPr>
                <w:rFonts w:asciiTheme="minorHAnsi" w:eastAsia="Times New Roman" w:hAnsiTheme="minorHAnsi" w:cstheme="minorHAnsi"/>
                <w:sz w:val="16"/>
                <w:szCs w:val="16"/>
                <w:lang w:eastAsia="de-DE"/>
              </w:rPr>
              <w:t>EplEventu.c</w:t>
            </w:r>
            <w:proofErr w:type="spellEnd"/>
            <w:r w:rsidRPr="00B6090B">
              <w:rPr>
                <w:rFonts w:asciiTheme="minorHAnsi" w:eastAsia="Times New Roman" w:hAnsiTheme="minorHAnsi" w:cstheme="minorHAnsi"/>
                <w:sz w:val="16"/>
                <w:szCs w:val="16"/>
                <w:lang w:eastAsia="de-DE"/>
              </w:rPr>
              <w:t xml:space="preserve"> \</w:t>
            </w:r>
          </w:p>
          <w:p w:rsidR="00B6090B" w:rsidRPr="00B6090B" w:rsidRDefault="00B6090B" w:rsidP="00B6090B">
            <w:pPr>
              <w:autoSpaceDE w:val="0"/>
              <w:autoSpaceDN w:val="0"/>
              <w:adjustRightInd w:val="0"/>
              <w:rPr>
                <w:rFonts w:asciiTheme="minorHAnsi" w:eastAsia="Times New Roman" w:hAnsiTheme="minorHAnsi" w:cstheme="minorHAnsi"/>
                <w:sz w:val="16"/>
                <w:szCs w:val="16"/>
                <w:lang w:eastAsia="de-DE"/>
              </w:rPr>
            </w:pPr>
            <w:r w:rsidRPr="00B6090B">
              <w:rPr>
                <w:rFonts w:asciiTheme="minorHAnsi" w:eastAsia="Times New Roman" w:hAnsiTheme="minorHAnsi" w:cstheme="minorHAnsi"/>
                <w:sz w:val="16"/>
                <w:szCs w:val="16"/>
                <w:lang w:eastAsia="de-DE"/>
              </w:rPr>
              <w:t>${POWERLINKDIR}/EplStack/</w:t>
            </w:r>
            <w:proofErr w:type="spellStart"/>
            <w:r w:rsidRPr="00B6090B">
              <w:rPr>
                <w:rFonts w:asciiTheme="minorHAnsi" w:eastAsia="Times New Roman" w:hAnsiTheme="minorHAnsi" w:cstheme="minorHAnsi"/>
                <w:sz w:val="16"/>
                <w:szCs w:val="16"/>
                <w:lang w:eastAsia="de-DE"/>
              </w:rPr>
              <w:t>EplNmtk.c</w:t>
            </w:r>
            <w:proofErr w:type="spellEnd"/>
            <w:r w:rsidRPr="00B6090B">
              <w:rPr>
                <w:rFonts w:asciiTheme="minorHAnsi" w:eastAsia="Times New Roman" w:hAnsiTheme="minorHAnsi" w:cstheme="minorHAnsi"/>
                <w:sz w:val="16"/>
                <w:szCs w:val="16"/>
                <w:lang w:eastAsia="de-DE"/>
              </w:rPr>
              <w:t xml:space="preserve"> \</w:t>
            </w:r>
          </w:p>
          <w:p w:rsidR="00B6090B" w:rsidRPr="00B6090B" w:rsidRDefault="00B6090B" w:rsidP="00B6090B">
            <w:pPr>
              <w:autoSpaceDE w:val="0"/>
              <w:autoSpaceDN w:val="0"/>
              <w:adjustRightInd w:val="0"/>
              <w:rPr>
                <w:rFonts w:asciiTheme="minorHAnsi" w:eastAsia="Times New Roman" w:hAnsiTheme="minorHAnsi" w:cstheme="minorHAnsi"/>
                <w:sz w:val="16"/>
                <w:szCs w:val="16"/>
                <w:lang w:eastAsia="de-DE"/>
              </w:rPr>
            </w:pPr>
            <w:r w:rsidRPr="00B6090B">
              <w:rPr>
                <w:rFonts w:asciiTheme="minorHAnsi" w:eastAsia="Times New Roman" w:hAnsiTheme="minorHAnsi" w:cstheme="minorHAnsi"/>
                <w:sz w:val="16"/>
                <w:szCs w:val="16"/>
                <w:lang w:eastAsia="de-DE"/>
              </w:rPr>
              <w:t>${POWERLINKDIR}/EplStack/</w:t>
            </w:r>
            <w:proofErr w:type="spellStart"/>
            <w:r w:rsidRPr="00B6090B">
              <w:rPr>
                <w:rFonts w:asciiTheme="minorHAnsi" w:eastAsia="Times New Roman" w:hAnsiTheme="minorHAnsi" w:cstheme="minorHAnsi"/>
                <w:sz w:val="16"/>
                <w:szCs w:val="16"/>
                <w:lang w:eastAsia="de-DE"/>
              </w:rPr>
              <w:t>EplNmtu.c</w:t>
            </w:r>
            <w:proofErr w:type="spellEnd"/>
            <w:r w:rsidRPr="00B6090B">
              <w:rPr>
                <w:rFonts w:asciiTheme="minorHAnsi" w:eastAsia="Times New Roman" w:hAnsiTheme="minorHAnsi" w:cstheme="minorHAnsi"/>
                <w:sz w:val="16"/>
                <w:szCs w:val="16"/>
                <w:lang w:eastAsia="de-DE"/>
              </w:rPr>
              <w:t xml:space="preserve"> \</w:t>
            </w:r>
          </w:p>
          <w:p w:rsidR="00B6090B" w:rsidRPr="00B6090B" w:rsidRDefault="00B6090B" w:rsidP="00B6090B">
            <w:pPr>
              <w:autoSpaceDE w:val="0"/>
              <w:autoSpaceDN w:val="0"/>
              <w:adjustRightInd w:val="0"/>
              <w:rPr>
                <w:rFonts w:asciiTheme="minorHAnsi" w:eastAsia="Times New Roman" w:hAnsiTheme="minorHAnsi" w:cstheme="minorHAnsi"/>
                <w:sz w:val="16"/>
                <w:szCs w:val="16"/>
                <w:lang w:eastAsia="de-DE"/>
              </w:rPr>
            </w:pPr>
            <w:r w:rsidRPr="00B6090B">
              <w:rPr>
                <w:rFonts w:asciiTheme="minorHAnsi" w:eastAsia="Times New Roman" w:hAnsiTheme="minorHAnsi" w:cstheme="minorHAnsi"/>
                <w:sz w:val="16"/>
                <w:szCs w:val="16"/>
                <w:lang w:eastAsia="de-DE"/>
              </w:rPr>
              <w:t>${POWERLINKDIR}/EplStack/</w:t>
            </w:r>
            <w:proofErr w:type="spellStart"/>
            <w:r w:rsidRPr="00B6090B">
              <w:rPr>
                <w:rFonts w:asciiTheme="minorHAnsi" w:eastAsia="Times New Roman" w:hAnsiTheme="minorHAnsi" w:cstheme="minorHAnsi"/>
                <w:sz w:val="16"/>
                <w:szCs w:val="16"/>
                <w:lang w:eastAsia="de-DE"/>
              </w:rPr>
              <w:t>EplNmtCnu.c</w:t>
            </w:r>
            <w:proofErr w:type="spellEnd"/>
            <w:r w:rsidRPr="00B6090B">
              <w:rPr>
                <w:rFonts w:asciiTheme="minorHAnsi" w:eastAsia="Times New Roman" w:hAnsiTheme="minorHAnsi" w:cstheme="minorHAnsi"/>
                <w:sz w:val="16"/>
                <w:szCs w:val="16"/>
                <w:lang w:eastAsia="de-DE"/>
              </w:rPr>
              <w:t xml:space="preserve"> \</w:t>
            </w:r>
          </w:p>
          <w:p w:rsidR="00B6090B" w:rsidRPr="00B6090B" w:rsidRDefault="00B6090B" w:rsidP="00B6090B">
            <w:pPr>
              <w:autoSpaceDE w:val="0"/>
              <w:autoSpaceDN w:val="0"/>
              <w:adjustRightInd w:val="0"/>
              <w:rPr>
                <w:rFonts w:asciiTheme="minorHAnsi" w:eastAsia="Times New Roman" w:hAnsiTheme="minorHAnsi" w:cstheme="minorHAnsi"/>
                <w:sz w:val="16"/>
                <w:szCs w:val="16"/>
                <w:lang w:eastAsia="de-DE"/>
              </w:rPr>
            </w:pPr>
            <w:r w:rsidRPr="00B6090B">
              <w:rPr>
                <w:rFonts w:asciiTheme="minorHAnsi" w:eastAsia="Times New Roman" w:hAnsiTheme="minorHAnsi" w:cstheme="minorHAnsi"/>
                <w:sz w:val="16"/>
                <w:szCs w:val="16"/>
                <w:lang w:eastAsia="de-DE"/>
              </w:rPr>
              <w:t>${POWERLINKDIR}/EplStack/</w:t>
            </w:r>
            <w:proofErr w:type="spellStart"/>
            <w:r w:rsidRPr="00B6090B">
              <w:rPr>
                <w:rFonts w:asciiTheme="minorHAnsi" w:eastAsia="Times New Roman" w:hAnsiTheme="minorHAnsi" w:cstheme="minorHAnsi"/>
                <w:sz w:val="16"/>
                <w:szCs w:val="16"/>
                <w:lang w:eastAsia="de-DE"/>
              </w:rPr>
              <w:t>EplPdok.c</w:t>
            </w:r>
            <w:proofErr w:type="spellEnd"/>
            <w:r w:rsidRPr="00B6090B">
              <w:rPr>
                <w:rFonts w:asciiTheme="minorHAnsi" w:eastAsia="Times New Roman" w:hAnsiTheme="minorHAnsi" w:cstheme="minorHAnsi"/>
                <w:sz w:val="16"/>
                <w:szCs w:val="16"/>
                <w:lang w:eastAsia="de-DE"/>
              </w:rPr>
              <w:t xml:space="preserve"> \</w:t>
            </w:r>
          </w:p>
          <w:p w:rsidR="00B6090B" w:rsidRPr="00B6090B" w:rsidRDefault="00B6090B" w:rsidP="00B6090B">
            <w:pPr>
              <w:autoSpaceDE w:val="0"/>
              <w:autoSpaceDN w:val="0"/>
              <w:adjustRightInd w:val="0"/>
              <w:rPr>
                <w:rFonts w:asciiTheme="minorHAnsi" w:eastAsia="Times New Roman" w:hAnsiTheme="minorHAnsi" w:cstheme="minorHAnsi"/>
                <w:sz w:val="16"/>
                <w:szCs w:val="16"/>
                <w:lang w:eastAsia="de-DE"/>
              </w:rPr>
            </w:pPr>
            <w:r w:rsidRPr="00B6090B">
              <w:rPr>
                <w:rFonts w:asciiTheme="minorHAnsi" w:eastAsia="Times New Roman" w:hAnsiTheme="minorHAnsi" w:cstheme="minorHAnsi"/>
                <w:sz w:val="16"/>
                <w:szCs w:val="16"/>
                <w:lang w:eastAsia="de-DE"/>
              </w:rPr>
              <w:t>${POWERLINKDIR}/EplStack/</w:t>
            </w:r>
            <w:proofErr w:type="spellStart"/>
            <w:r w:rsidRPr="00B6090B">
              <w:rPr>
                <w:rFonts w:asciiTheme="minorHAnsi" w:eastAsia="Times New Roman" w:hAnsiTheme="minorHAnsi" w:cstheme="minorHAnsi"/>
                <w:sz w:val="16"/>
                <w:szCs w:val="16"/>
                <w:lang w:eastAsia="de-DE"/>
              </w:rPr>
              <w:t>EplPdokCal.c</w:t>
            </w:r>
            <w:proofErr w:type="spellEnd"/>
            <w:r w:rsidRPr="00B6090B">
              <w:rPr>
                <w:rFonts w:asciiTheme="minorHAnsi" w:eastAsia="Times New Roman" w:hAnsiTheme="minorHAnsi" w:cstheme="minorHAnsi"/>
                <w:sz w:val="16"/>
                <w:szCs w:val="16"/>
                <w:lang w:eastAsia="de-DE"/>
              </w:rPr>
              <w:t xml:space="preserve"> \</w:t>
            </w:r>
          </w:p>
          <w:p w:rsidR="00B6090B" w:rsidRPr="00B6090B" w:rsidRDefault="00B6090B" w:rsidP="00B6090B">
            <w:pPr>
              <w:pStyle w:val="FlietextEinzug"/>
              <w:ind w:left="0"/>
              <w:jc w:val="both"/>
              <w:rPr>
                <w:rFonts w:asciiTheme="minorHAnsi" w:eastAsia="Times New Roman" w:hAnsiTheme="minorHAnsi" w:cstheme="minorHAnsi"/>
                <w:sz w:val="16"/>
                <w:szCs w:val="16"/>
                <w:lang w:eastAsia="de-DE"/>
              </w:rPr>
            </w:pPr>
            <w:r w:rsidRPr="00B6090B">
              <w:rPr>
                <w:rFonts w:asciiTheme="minorHAnsi" w:eastAsia="Times New Roman" w:hAnsiTheme="minorHAnsi" w:cstheme="minorHAnsi"/>
                <w:sz w:val="16"/>
                <w:szCs w:val="16"/>
                <w:lang w:eastAsia="de-DE"/>
              </w:rPr>
              <w:t>${POWERLINKDIR}/EplStack/</w:t>
            </w:r>
            <w:proofErr w:type="spellStart"/>
            <w:r w:rsidRPr="00B6090B">
              <w:rPr>
                <w:rFonts w:asciiTheme="minorHAnsi" w:eastAsia="Times New Roman" w:hAnsiTheme="minorHAnsi" w:cstheme="minorHAnsi"/>
                <w:sz w:val="16"/>
                <w:szCs w:val="16"/>
                <w:lang w:eastAsia="de-DE"/>
              </w:rPr>
              <w:t>EplPdou.c</w:t>
            </w:r>
            <w:proofErr w:type="spellEnd"/>
            <w:r w:rsidRPr="00B6090B">
              <w:rPr>
                <w:rFonts w:asciiTheme="minorHAnsi" w:eastAsia="Times New Roman" w:hAnsiTheme="minorHAnsi" w:cstheme="minorHAnsi"/>
                <w:sz w:val="16"/>
                <w:szCs w:val="16"/>
                <w:lang w:eastAsia="de-DE"/>
              </w:rPr>
              <w:t xml:space="preserve"> \</w:t>
            </w:r>
          </w:p>
          <w:p w:rsidR="00B6090B" w:rsidRPr="00B6090B" w:rsidRDefault="00B6090B" w:rsidP="00B6090B">
            <w:pPr>
              <w:pStyle w:val="FlietextEinzug"/>
              <w:ind w:left="0"/>
              <w:jc w:val="both"/>
              <w:rPr>
                <w:rFonts w:asciiTheme="minorHAnsi" w:eastAsia="Times New Roman" w:hAnsiTheme="minorHAnsi" w:cstheme="minorHAnsi"/>
                <w:sz w:val="16"/>
                <w:szCs w:val="16"/>
                <w:lang w:eastAsia="de-DE"/>
              </w:rPr>
            </w:pPr>
          </w:p>
          <w:p w:rsidR="00B6090B" w:rsidRDefault="00B6090B" w:rsidP="00B6090B">
            <w:pPr>
              <w:pStyle w:val="FlietextEinzug"/>
              <w:ind w:left="0"/>
              <w:jc w:val="both"/>
            </w:pPr>
            <w:r w:rsidRPr="00B6090B">
              <w:rPr>
                <w:rFonts w:asciiTheme="minorHAnsi" w:eastAsia="Times New Roman" w:hAnsiTheme="minorHAnsi" w:cstheme="minorHAnsi"/>
                <w:sz w:val="16"/>
                <w:szCs w:val="16"/>
                <w:lang w:eastAsia="de-DE"/>
              </w:rPr>
              <w:t>…</w:t>
            </w:r>
          </w:p>
        </w:tc>
      </w:tr>
    </w:tbl>
    <w:p w:rsidR="005C44A9" w:rsidRDefault="005C44A9" w:rsidP="00C10CEF">
      <w:pPr>
        <w:pStyle w:val="FlietextEinzug"/>
        <w:jc w:val="both"/>
      </w:pPr>
    </w:p>
    <w:p w:rsidR="00F068A0" w:rsidRDefault="00F068A0">
      <w:r>
        <w:br w:type="page"/>
      </w:r>
    </w:p>
    <w:p w:rsidR="009C53FB" w:rsidRDefault="00EF6A51" w:rsidP="00C10CEF">
      <w:pPr>
        <w:pStyle w:val="berschrift3"/>
        <w:jc w:val="both"/>
      </w:pPr>
      <w:bookmarkStart w:id="97" w:name="_Toc334109022"/>
      <w:r w:rsidRPr="00DE4B3A">
        <w:lastRenderedPageBreak/>
        <w:t>SDO</w:t>
      </w:r>
      <w:r w:rsidR="009F5DFF">
        <w:t>-Transfer</w:t>
      </w:r>
      <w:r w:rsidR="001E17ED">
        <w:t xml:space="preserve"> (objdict.h)</w:t>
      </w:r>
      <w:bookmarkEnd w:id="97"/>
    </w:p>
    <w:p w:rsidR="00C10CEF" w:rsidRPr="00C10CEF" w:rsidRDefault="00C10CEF" w:rsidP="00C10CEF">
      <w:pPr>
        <w:pStyle w:val="FlietextEinzug"/>
        <w:jc w:val="both"/>
      </w:pPr>
    </w:p>
    <w:p w:rsidR="00EC25F5" w:rsidRDefault="00EC25F5" w:rsidP="00C10CEF">
      <w:pPr>
        <w:pStyle w:val="FlietextEinzug"/>
        <w:jc w:val="both"/>
      </w:pPr>
      <w:r>
        <w:t xml:space="preserve">The settings of the different </w:t>
      </w:r>
      <w:r w:rsidR="00F47DDA">
        <w:t xml:space="preserve">Framemanipulator </w:t>
      </w:r>
      <w:r>
        <w:t xml:space="preserve">tasks are done via SDO. We have to open the proper </w:t>
      </w:r>
      <w:r w:rsidRPr="00EC25F5">
        <w:rPr>
          <w:i/>
        </w:rPr>
        <w:t>o</w:t>
      </w:r>
      <w:r w:rsidRPr="00EC25F5">
        <w:rPr>
          <w:i/>
        </w:rPr>
        <w:t>b</w:t>
      </w:r>
      <w:r w:rsidRPr="00EC25F5">
        <w:rPr>
          <w:i/>
        </w:rPr>
        <w:t>jdict.h</w:t>
      </w:r>
      <w:r>
        <w:t xml:space="preserve">. For Direct-IO designs it </w:t>
      </w:r>
      <w:r w:rsidR="005200B3">
        <w:t xml:space="preserve">is located in the </w:t>
      </w:r>
      <w:r w:rsidR="005200B3" w:rsidRPr="005200B3">
        <w:rPr>
          <w:i/>
        </w:rPr>
        <w:t>\</w:t>
      </w:r>
      <w:proofErr w:type="spellStart"/>
      <w:r w:rsidR="005200B3" w:rsidRPr="005200B3">
        <w:rPr>
          <w:i/>
        </w:rPr>
        <w:t>objDicts</w:t>
      </w:r>
      <w:proofErr w:type="spellEnd"/>
      <w:r w:rsidR="005200B3" w:rsidRPr="005200B3">
        <w:rPr>
          <w:i/>
        </w:rPr>
        <w:t>\</w:t>
      </w:r>
      <w:proofErr w:type="spellStart"/>
      <w:r w:rsidR="005200B3" w:rsidRPr="005200B3">
        <w:rPr>
          <w:i/>
        </w:rPr>
        <w:t>Direct_IO</w:t>
      </w:r>
      <w:proofErr w:type="spellEnd"/>
      <w:r w:rsidR="005200B3">
        <w:t xml:space="preserve"> folder.</w:t>
      </w:r>
    </w:p>
    <w:p w:rsidR="00EC25F5" w:rsidRDefault="00EC25F5" w:rsidP="00C10CEF">
      <w:pPr>
        <w:pStyle w:val="FlietextEinzug"/>
        <w:jc w:val="both"/>
      </w:pPr>
    </w:p>
    <w:p w:rsidR="00397696" w:rsidRDefault="00397696">
      <w:pPr>
        <w:pStyle w:val="FlietextEinzug"/>
        <w:jc w:val="both"/>
      </w:pPr>
      <w:r>
        <w:t>The different objects for the tasks</w:t>
      </w:r>
      <w:r w:rsidR="00380649">
        <w:t xml:space="preserve"> </w:t>
      </w:r>
      <w:r>
        <w:t xml:space="preserve">are configured in the </w:t>
      </w:r>
      <w:r w:rsidRPr="00397696">
        <w:rPr>
          <w:i/>
        </w:rPr>
        <w:t>objdict.h</w:t>
      </w:r>
      <w:r>
        <w:t xml:space="preserve"> and linked to the </w:t>
      </w:r>
      <w:r w:rsidR="00135F49">
        <w:t xml:space="preserve">callback </w:t>
      </w:r>
      <w:proofErr w:type="gramStart"/>
      <w:r w:rsidRPr="00397696">
        <w:rPr>
          <w:i/>
        </w:rPr>
        <w:t>FMConfigO</w:t>
      </w:r>
      <w:r w:rsidRPr="00397696">
        <w:rPr>
          <w:i/>
        </w:rPr>
        <w:t>b</w:t>
      </w:r>
      <w:r w:rsidRPr="00397696">
        <w:rPr>
          <w:i/>
        </w:rPr>
        <w:t>dAccess</w:t>
      </w:r>
      <w:r w:rsidR="006C5533">
        <w:rPr>
          <w:i/>
        </w:rPr>
        <w:t>(</w:t>
      </w:r>
      <w:proofErr w:type="gramEnd"/>
      <w:r w:rsidR="006C5533">
        <w:rPr>
          <w:i/>
        </w:rPr>
        <w:t>)</w:t>
      </w:r>
      <w:r>
        <w:t xml:space="preserve">. </w:t>
      </w:r>
      <w:r w:rsidR="000C0E8A">
        <w:t>Once t</w:t>
      </w:r>
      <w:r>
        <w:t xml:space="preserve">he POWERLINK Slave </w:t>
      </w:r>
      <w:r w:rsidR="00135F49">
        <w:t xml:space="preserve">receives the SDO-interrupt, </w:t>
      </w:r>
      <w:r>
        <w:t xml:space="preserve">this </w:t>
      </w:r>
      <w:r w:rsidR="000C0E8A">
        <w:t xml:space="preserve">function </w:t>
      </w:r>
      <w:r w:rsidR="00135F49">
        <w:t xml:space="preserve">is invoked </w:t>
      </w:r>
      <w:r w:rsidR="00D300B0">
        <w:t xml:space="preserve">and </w:t>
      </w:r>
      <w:r w:rsidR="008B6983">
        <w:t>tran</w:t>
      </w:r>
      <w:r w:rsidR="008B6983">
        <w:t>s</w:t>
      </w:r>
      <w:r w:rsidR="008B6983">
        <w:t>fers</w:t>
      </w:r>
      <w:r w:rsidR="00D300B0">
        <w:t xml:space="preserve"> the data </w:t>
      </w:r>
      <w:r w:rsidR="008B6983">
        <w:t>to</w:t>
      </w:r>
      <w:r w:rsidR="00D300B0">
        <w:t xml:space="preserve"> the Framemanipulator memory.</w:t>
      </w:r>
    </w:p>
    <w:p w:rsidR="00397696" w:rsidRDefault="00397696" w:rsidP="00C10CEF">
      <w:pPr>
        <w:pStyle w:val="FlietextEinzug"/>
        <w:jc w:val="both"/>
      </w:pPr>
    </w:p>
    <w:p w:rsidR="00A67B84" w:rsidRDefault="0043660C">
      <w:pPr>
        <w:pStyle w:val="FlietextEinzug"/>
        <w:jc w:val="both"/>
      </w:pPr>
      <w:r>
        <w:t xml:space="preserve">First we have </w:t>
      </w:r>
      <w:r w:rsidR="00774356">
        <w:t xml:space="preserve">to </w:t>
      </w:r>
      <w:r>
        <w:t xml:space="preserve">link the Framemanipulator-header </w:t>
      </w:r>
      <w:r w:rsidR="00397696">
        <w:t>at</w:t>
      </w:r>
      <w:r w:rsidR="00DC098A">
        <w:t xml:space="preserve"> the beginning of the </w:t>
      </w:r>
      <w:r w:rsidR="00DC098A" w:rsidRPr="00EC25F5">
        <w:rPr>
          <w:i/>
        </w:rPr>
        <w:t>objdict</w:t>
      </w:r>
      <w:r w:rsidR="00DC098A">
        <w:rPr>
          <w:i/>
        </w:rPr>
        <w:t>.h</w:t>
      </w:r>
      <w:r w:rsidR="00237F13">
        <w:t xml:space="preserve"> to </w:t>
      </w:r>
      <w:r w:rsidR="001374AE">
        <w:t>make the callback function known</w:t>
      </w:r>
      <w:r w:rsidR="00237F13">
        <w:t>.</w:t>
      </w:r>
    </w:p>
    <w:p w:rsidR="00A67B84" w:rsidRDefault="00A67B84">
      <w:pPr>
        <w:pStyle w:val="FlietextEinzug"/>
        <w:jc w:val="both"/>
      </w:pPr>
    </w:p>
    <w:p w:rsidR="00DC098A" w:rsidRDefault="00DC098A" w:rsidP="00DC098A">
      <w:pPr>
        <w:pStyle w:val="FlietextEinzug"/>
        <w:ind w:firstLine="425"/>
        <w:jc w:val="both"/>
        <w:rPr>
          <w:rFonts w:ascii="Courier New" w:eastAsia="Times New Roman" w:hAnsi="Courier New" w:cs="Courier New"/>
          <w:color w:val="2A00FF"/>
          <w:lang w:eastAsia="de-DE"/>
        </w:rPr>
      </w:pPr>
      <w:r w:rsidRPr="00DC098A">
        <w:rPr>
          <w:rFonts w:ascii="Courier New" w:eastAsia="Times New Roman" w:hAnsi="Courier New" w:cs="Courier New"/>
          <w:b/>
          <w:bCs/>
          <w:color w:val="7F0055"/>
          <w:lang w:eastAsia="de-DE"/>
        </w:rPr>
        <w:t>#include</w:t>
      </w:r>
      <w:r w:rsidRPr="00DC098A">
        <w:rPr>
          <w:rFonts w:ascii="Courier New" w:eastAsia="Times New Roman" w:hAnsi="Courier New" w:cs="Courier New"/>
          <w:color w:val="000000"/>
          <w:lang w:eastAsia="de-DE"/>
        </w:rPr>
        <w:t xml:space="preserve"> </w:t>
      </w:r>
      <w:r w:rsidRPr="00DC098A">
        <w:rPr>
          <w:rFonts w:ascii="Courier New" w:eastAsia="Times New Roman" w:hAnsi="Courier New" w:cs="Courier New"/>
          <w:color w:val="2A00FF"/>
          <w:lang w:eastAsia="de-DE"/>
        </w:rPr>
        <w:t>"Framemanipulator.h"</w:t>
      </w:r>
    </w:p>
    <w:p w:rsidR="00A042FC" w:rsidRDefault="00A042FC" w:rsidP="00C10CEF">
      <w:pPr>
        <w:pStyle w:val="FlietextEinzug"/>
        <w:jc w:val="both"/>
      </w:pPr>
    </w:p>
    <w:p w:rsidR="00A67B84" w:rsidRDefault="00A67B84" w:rsidP="00A67B84">
      <w:pPr>
        <w:pStyle w:val="FlietextEinzug"/>
        <w:jc w:val="both"/>
      </w:pPr>
      <w:r>
        <w:t>In this example, we created objects for up to 64 tasks. Since we defined the FM component of the SOPC-Builder with a “</w:t>
      </w:r>
      <w:proofErr w:type="spellStart"/>
      <w:r w:rsidRPr="00B23DC5">
        <w:rPr>
          <w:i/>
        </w:rPr>
        <w:t>TaskCount</w:t>
      </w:r>
      <w:proofErr w:type="spellEnd"/>
      <w:r>
        <w:rPr>
          <w:i/>
        </w:rPr>
        <w:t>”</w:t>
      </w:r>
      <w:r>
        <w:t xml:space="preserve"> of 32, only 32 tasks are available. The number of available tasks can be read from the objects 300</w:t>
      </w:r>
      <w:r w:rsidR="00C62748">
        <w:t>1</w:t>
      </w:r>
      <w:r w:rsidRPr="00774356">
        <w:rPr>
          <w:sz w:val="14"/>
        </w:rPr>
        <w:t>h</w:t>
      </w:r>
      <w:r>
        <w:t>-3004</w:t>
      </w:r>
      <w:r w:rsidRPr="00774356">
        <w:rPr>
          <w:sz w:val="14"/>
        </w:rPr>
        <w:t>h</w:t>
      </w:r>
      <w:r>
        <w:t xml:space="preserve"> subindex 0. </w:t>
      </w:r>
    </w:p>
    <w:p w:rsidR="00A67B84" w:rsidRDefault="00A67B84" w:rsidP="00C10CEF">
      <w:pPr>
        <w:pStyle w:val="FlietextEinzug"/>
        <w:jc w:val="both"/>
      </w:pPr>
    </w:p>
    <w:p w:rsidR="00693330" w:rsidRDefault="00774356">
      <w:pPr>
        <w:pStyle w:val="FlietextEinzug"/>
        <w:jc w:val="both"/>
      </w:pPr>
      <w:r>
        <w:t xml:space="preserve">The </w:t>
      </w:r>
      <w:r w:rsidR="001374AE">
        <w:t>following o</w:t>
      </w:r>
      <w:r>
        <w:t xml:space="preserve">bjects </w:t>
      </w:r>
      <w:r w:rsidR="001374AE">
        <w:t>ha</w:t>
      </w:r>
      <w:r w:rsidR="00C07F63">
        <w:t>ve</w:t>
      </w:r>
      <w:r w:rsidR="001374AE">
        <w:t xml:space="preserve"> to be added to the </w:t>
      </w:r>
      <w:r w:rsidR="001374AE" w:rsidRPr="00FE76E7">
        <w:rPr>
          <w:i/>
        </w:rPr>
        <w:t>objdict.h</w:t>
      </w:r>
      <w:r w:rsidR="001374AE" w:rsidRPr="001374AE">
        <w:t xml:space="preserve"> </w:t>
      </w:r>
      <w:r w:rsidR="001374AE">
        <w:t>to the manufacturer specific area</w:t>
      </w:r>
      <w:r w:rsidR="00A042FC">
        <w:t>:</w:t>
      </w:r>
    </w:p>
    <w:tbl>
      <w:tblPr>
        <w:tblStyle w:val="Tabellenraster"/>
        <w:tblW w:w="0" w:type="auto"/>
        <w:tblInd w:w="284" w:type="dxa"/>
        <w:tblLook w:val="04A0" w:firstRow="1" w:lastRow="0" w:firstColumn="1" w:lastColumn="0" w:noHBand="0" w:noVBand="1"/>
      </w:tblPr>
      <w:tblGrid>
        <w:gridCol w:w="9570"/>
      </w:tblGrid>
      <w:tr w:rsidR="00774356" w:rsidTr="00774356">
        <w:tc>
          <w:tcPr>
            <w:tcW w:w="9854" w:type="dxa"/>
          </w:tcPr>
          <w:p w:rsidR="00774356" w:rsidRPr="00801ACD" w:rsidRDefault="00774356" w:rsidP="006B2B49">
            <w:pPr>
              <w:pStyle w:val="FlietextEinzug"/>
              <w:ind w:left="0"/>
              <w:jc w:val="both"/>
              <w:rPr>
                <w:rFonts w:asciiTheme="minorHAnsi" w:hAnsiTheme="minorHAnsi" w:cstheme="minorHAnsi"/>
                <w:sz w:val="12"/>
                <w:szCs w:val="12"/>
              </w:rPr>
            </w:pPr>
            <w:r w:rsidRPr="00801ACD">
              <w:rPr>
                <w:rFonts w:asciiTheme="minorHAnsi" w:hAnsiTheme="minorHAnsi" w:cstheme="minorHAnsi"/>
                <w:sz w:val="12"/>
                <w:szCs w:val="12"/>
              </w:rPr>
              <w:t>…</w:t>
            </w:r>
          </w:p>
          <w:p w:rsidR="00774356" w:rsidRPr="006B2B49" w:rsidRDefault="00774356" w:rsidP="00774356">
            <w:pPr>
              <w:autoSpaceDE w:val="0"/>
              <w:autoSpaceDN w:val="0"/>
              <w:adjustRightInd w:val="0"/>
              <w:rPr>
                <w:rFonts w:asciiTheme="minorHAnsi" w:eastAsia="Times New Roman" w:hAnsiTheme="minorHAnsi" w:cstheme="minorHAnsi"/>
                <w:color w:val="000000"/>
                <w:sz w:val="16"/>
                <w:szCs w:val="16"/>
                <w:lang w:eastAsia="de-DE"/>
              </w:rPr>
            </w:pPr>
            <w:r w:rsidRPr="00774356">
              <w:rPr>
                <w:rFonts w:asciiTheme="minorHAnsi" w:eastAsia="Times New Roman" w:hAnsiTheme="minorHAnsi" w:cstheme="minorHAnsi"/>
                <w:color w:val="000000"/>
                <w:sz w:val="16"/>
                <w:szCs w:val="16"/>
                <w:lang w:eastAsia="de-DE"/>
              </w:rPr>
              <w:t xml:space="preserve">    EPL_OBD_BEGIN_PART_MANUFACTURER ()</w:t>
            </w:r>
          </w:p>
          <w:p w:rsidR="00774356" w:rsidRPr="00801ACD" w:rsidRDefault="00774356" w:rsidP="006B2B49">
            <w:pPr>
              <w:pStyle w:val="FlietextEinzug"/>
              <w:ind w:left="0"/>
              <w:jc w:val="both"/>
              <w:rPr>
                <w:rFonts w:asciiTheme="minorHAnsi" w:hAnsiTheme="minorHAnsi" w:cstheme="minorHAnsi"/>
                <w:sz w:val="12"/>
                <w:szCs w:val="12"/>
              </w:rPr>
            </w:pPr>
            <w:r w:rsidRPr="00801ACD">
              <w:rPr>
                <w:rFonts w:asciiTheme="minorHAnsi" w:hAnsiTheme="minorHAnsi" w:cstheme="minorHAnsi"/>
                <w:sz w:val="12"/>
                <w:szCs w:val="12"/>
              </w:rPr>
              <w:t>…</w:t>
            </w:r>
          </w:p>
          <w:p w:rsidR="008834BC" w:rsidRPr="006B2B49" w:rsidRDefault="008834BC" w:rsidP="008834BC">
            <w:pPr>
              <w:autoSpaceDE w:val="0"/>
              <w:autoSpaceDN w:val="0"/>
              <w:adjustRightInd w:val="0"/>
              <w:rPr>
                <w:rFonts w:asciiTheme="minorHAnsi" w:eastAsia="Times New Roman" w:hAnsiTheme="minorHAnsi" w:cstheme="minorHAnsi"/>
                <w:color w:val="3F7F5F"/>
                <w:sz w:val="16"/>
                <w:szCs w:val="16"/>
                <w:lang w:eastAsia="de-DE"/>
              </w:rPr>
            </w:pPr>
            <w:r w:rsidRPr="006B2B49">
              <w:rPr>
                <w:rFonts w:asciiTheme="minorHAnsi" w:eastAsia="Times New Roman" w:hAnsiTheme="minorHAnsi" w:cstheme="minorHAnsi"/>
                <w:color w:val="3F7F5F"/>
                <w:sz w:val="16"/>
                <w:szCs w:val="16"/>
                <w:lang w:eastAsia="de-DE"/>
              </w:rPr>
              <w:t xml:space="preserve">    //</w:t>
            </w:r>
            <w:r w:rsidR="007663D4">
              <w:rPr>
                <w:rFonts w:asciiTheme="minorHAnsi" w:eastAsia="Times New Roman" w:hAnsiTheme="minorHAnsi" w:cstheme="minorHAnsi"/>
                <w:color w:val="3F7F5F"/>
                <w:sz w:val="16"/>
                <w:szCs w:val="16"/>
                <w:lang w:eastAsia="de-DE"/>
              </w:rPr>
              <w:t>Control</w:t>
            </w:r>
            <w:r w:rsidR="007663D4" w:rsidRPr="006B2B49">
              <w:rPr>
                <w:rFonts w:asciiTheme="minorHAnsi" w:eastAsia="Times New Roman" w:hAnsiTheme="minorHAnsi" w:cstheme="minorHAnsi"/>
                <w:color w:val="3F7F5F"/>
                <w:sz w:val="16"/>
                <w:szCs w:val="16"/>
                <w:lang w:eastAsia="de-DE"/>
              </w:rPr>
              <w:t xml:space="preserve"> </w:t>
            </w:r>
            <w:r w:rsidRPr="006B2B49">
              <w:rPr>
                <w:rFonts w:asciiTheme="minorHAnsi" w:eastAsia="Times New Roman" w:hAnsiTheme="minorHAnsi" w:cstheme="minorHAnsi"/>
                <w:color w:val="3F7F5F"/>
                <w:sz w:val="16"/>
                <w:szCs w:val="16"/>
                <w:lang w:eastAsia="de-DE"/>
              </w:rPr>
              <w:t>Register</w:t>
            </w:r>
            <w:r w:rsidR="007663D4">
              <w:rPr>
                <w:rFonts w:asciiTheme="minorHAnsi" w:eastAsia="Times New Roman" w:hAnsiTheme="minorHAnsi" w:cstheme="minorHAnsi"/>
                <w:color w:val="3F7F5F"/>
                <w:sz w:val="16"/>
                <w:szCs w:val="16"/>
                <w:lang w:eastAsia="de-DE"/>
              </w:rPr>
              <w:t xml:space="preserve"> (Operations and Status)</w:t>
            </w:r>
          </w:p>
          <w:p w:rsidR="008834BC" w:rsidRPr="006B2B49" w:rsidRDefault="008834BC" w:rsidP="008834BC">
            <w:pPr>
              <w:autoSpaceDE w:val="0"/>
              <w:autoSpaceDN w:val="0"/>
              <w:adjustRightInd w:val="0"/>
              <w:rPr>
                <w:rFonts w:asciiTheme="minorHAnsi" w:eastAsia="Times New Roman" w:hAnsiTheme="minorHAnsi" w:cstheme="minorHAnsi"/>
                <w:color w:val="000000"/>
                <w:sz w:val="16"/>
                <w:szCs w:val="16"/>
                <w:lang w:eastAsia="de-DE"/>
              </w:rPr>
            </w:pPr>
            <w:r w:rsidRPr="006B2B49">
              <w:rPr>
                <w:rFonts w:asciiTheme="minorHAnsi" w:eastAsia="Times New Roman" w:hAnsiTheme="minorHAnsi" w:cstheme="minorHAnsi"/>
                <w:color w:val="000000"/>
                <w:sz w:val="16"/>
                <w:szCs w:val="16"/>
                <w:lang w:eastAsia="de-DE"/>
              </w:rPr>
              <w:t xml:space="preserve">    EPL_OBD_BEGIN_INDEX_RAM(0x3000, 0x03, NULL)</w:t>
            </w:r>
          </w:p>
          <w:p w:rsidR="008834BC" w:rsidRPr="006B2B49" w:rsidRDefault="008834BC" w:rsidP="008834BC">
            <w:pPr>
              <w:autoSpaceDE w:val="0"/>
              <w:autoSpaceDN w:val="0"/>
              <w:adjustRightInd w:val="0"/>
              <w:rPr>
                <w:rFonts w:asciiTheme="minorHAnsi" w:eastAsia="Times New Roman" w:hAnsiTheme="minorHAnsi" w:cstheme="minorHAnsi"/>
                <w:color w:val="000000"/>
                <w:sz w:val="16"/>
                <w:szCs w:val="16"/>
                <w:lang w:eastAsia="de-DE"/>
              </w:rPr>
            </w:pPr>
            <w:r w:rsidRPr="006B2B49">
              <w:rPr>
                <w:rFonts w:asciiTheme="minorHAnsi" w:eastAsia="Times New Roman" w:hAnsiTheme="minorHAnsi" w:cstheme="minorHAnsi"/>
                <w:color w:val="000000"/>
                <w:sz w:val="16"/>
                <w:szCs w:val="16"/>
                <w:lang w:eastAsia="de-DE"/>
              </w:rPr>
              <w:t xml:space="preserve">    </w:t>
            </w:r>
            <w:r w:rsidRPr="006B2B49">
              <w:rPr>
                <w:rFonts w:asciiTheme="minorHAnsi" w:eastAsia="Times New Roman" w:hAnsiTheme="minorHAnsi" w:cstheme="minorHAnsi"/>
                <w:color w:val="000000"/>
                <w:sz w:val="16"/>
                <w:szCs w:val="16"/>
                <w:lang w:eastAsia="de-DE"/>
              </w:rPr>
              <w:tab/>
              <w:t xml:space="preserve">EPL_OBD_SUBINDEX_RAM_VAR(0x3000, 0x00, kEplObdTypUInt8, </w:t>
            </w:r>
            <w:proofErr w:type="spellStart"/>
            <w:r w:rsidRPr="006B2B49">
              <w:rPr>
                <w:rFonts w:asciiTheme="minorHAnsi" w:eastAsia="Times New Roman" w:hAnsiTheme="minorHAnsi" w:cstheme="minorHAnsi"/>
                <w:color w:val="000000"/>
                <w:sz w:val="16"/>
                <w:szCs w:val="16"/>
                <w:lang w:eastAsia="de-DE"/>
              </w:rPr>
              <w:t>kEplObdAccConst</w:t>
            </w:r>
            <w:proofErr w:type="spellEnd"/>
            <w:r w:rsidRPr="006B2B49">
              <w:rPr>
                <w:rFonts w:asciiTheme="minorHAnsi" w:eastAsia="Times New Roman" w:hAnsiTheme="minorHAnsi" w:cstheme="minorHAnsi"/>
                <w:color w:val="000000"/>
                <w:sz w:val="16"/>
                <w:szCs w:val="16"/>
                <w:lang w:eastAsia="de-DE"/>
              </w:rPr>
              <w:t xml:space="preserve">, tEplObdUnsigned8, </w:t>
            </w:r>
            <w:proofErr w:type="spellStart"/>
            <w:r w:rsidRPr="006B2B49">
              <w:rPr>
                <w:rFonts w:asciiTheme="minorHAnsi" w:eastAsia="Times New Roman" w:hAnsiTheme="minorHAnsi" w:cstheme="minorHAnsi"/>
                <w:color w:val="000000"/>
                <w:sz w:val="16"/>
                <w:szCs w:val="16"/>
                <w:lang w:eastAsia="de-DE"/>
              </w:rPr>
              <w:t>Number_Entries</w:t>
            </w:r>
            <w:proofErr w:type="spellEnd"/>
            <w:r w:rsidRPr="006B2B49">
              <w:rPr>
                <w:rFonts w:asciiTheme="minorHAnsi" w:eastAsia="Times New Roman" w:hAnsiTheme="minorHAnsi" w:cstheme="minorHAnsi"/>
                <w:color w:val="000000"/>
                <w:sz w:val="16"/>
                <w:szCs w:val="16"/>
                <w:lang w:eastAsia="de-DE"/>
              </w:rPr>
              <w:t>, 0x02)</w:t>
            </w:r>
          </w:p>
          <w:p w:rsidR="008834BC" w:rsidRPr="006B2B49" w:rsidRDefault="008834BC" w:rsidP="008834BC">
            <w:pPr>
              <w:autoSpaceDE w:val="0"/>
              <w:autoSpaceDN w:val="0"/>
              <w:adjustRightInd w:val="0"/>
              <w:rPr>
                <w:rFonts w:asciiTheme="minorHAnsi" w:eastAsia="Times New Roman" w:hAnsiTheme="minorHAnsi" w:cstheme="minorHAnsi"/>
                <w:color w:val="000000"/>
                <w:sz w:val="16"/>
                <w:szCs w:val="16"/>
                <w:lang w:eastAsia="de-DE"/>
              </w:rPr>
            </w:pPr>
            <w:r w:rsidRPr="006B2B49">
              <w:rPr>
                <w:rFonts w:asciiTheme="minorHAnsi" w:eastAsia="Times New Roman" w:hAnsiTheme="minorHAnsi" w:cstheme="minorHAnsi"/>
                <w:color w:val="000000"/>
                <w:sz w:val="16"/>
                <w:szCs w:val="16"/>
                <w:lang w:eastAsia="de-DE"/>
              </w:rPr>
              <w:t xml:space="preserve">    </w:t>
            </w:r>
            <w:r w:rsidRPr="006B2B49">
              <w:rPr>
                <w:rFonts w:asciiTheme="minorHAnsi" w:eastAsia="Times New Roman" w:hAnsiTheme="minorHAnsi" w:cstheme="minorHAnsi"/>
                <w:color w:val="000000"/>
                <w:sz w:val="16"/>
                <w:szCs w:val="16"/>
                <w:lang w:eastAsia="de-DE"/>
              </w:rPr>
              <w:tab/>
              <w:t xml:space="preserve">EPL_OBD_SUBINDEX_RAM_USERDEF(0x3000, 0x01, kEplObdTypUInt8, </w:t>
            </w:r>
            <w:proofErr w:type="spellStart"/>
            <w:r w:rsidRPr="006B2B49">
              <w:rPr>
                <w:rFonts w:asciiTheme="minorHAnsi" w:eastAsia="Times New Roman" w:hAnsiTheme="minorHAnsi" w:cstheme="minorHAnsi"/>
                <w:color w:val="000000"/>
                <w:sz w:val="16"/>
                <w:szCs w:val="16"/>
                <w:lang w:eastAsia="de-DE"/>
              </w:rPr>
              <w:t>kEplObdAccVPRW</w:t>
            </w:r>
            <w:proofErr w:type="spellEnd"/>
            <w:r w:rsidRPr="006B2B49">
              <w:rPr>
                <w:rFonts w:asciiTheme="minorHAnsi" w:eastAsia="Times New Roman" w:hAnsiTheme="minorHAnsi" w:cstheme="minorHAnsi"/>
                <w:color w:val="000000"/>
                <w:sz w:val="16"/>
                <w:szCs w:val="16"/>
                <w:lang w:eastAsia="de-DE"/>
              </w:rPr>
              <w:t xml:space="preserve">, tEplObdUnsigned8, </w:t>
            </w:r>
            <w:proofErr w:type="spellStart"/>
            <w:r w:rsidRPr="006B2B49">
              <w:rPr>
                <w:rFonts w:asciiTheme="minorHAnsi" w:eastAsia="Times New Roman" w:hAnsiTheme="minorHAnsi" w:cstheme="minorHAnsi"/>
                <w:color w:val="000000"/>
                <w:sz w:val="16"/>
                <w:szCs w:val="16"/>
                <w:lang w:eastAsia="de-DE"/>
              </w:rPr>
              <w:t>FM_Operations</w:t>
            </w:r>
            <w:proofErr w:type="spellEnd"/>
            <w:r w:rsidRPr="006B2B49">
              <w:rPr>
                <w:rFonts w:asciiTheme="minorHAnsi" w:eastAsia="Times New Roman" w:hAnsiTheme="minorHAnsi" w:cstheme="minorHAnsi"/>
                <w:color w:val="000000"/>
                <w:sz w:val="16"/>
                <w:szCs w:val="16"/>
                <w:lang w:eastAsia="de-DE"/>
              </w:rPr>
              <w:t>, 0x00)</w:t>
            </w:r>
          </w:p>
          <w:p w:rsidR="008834BC" w:rsidRPr="006B2B49" w:rsidRDefault="008834BC" w:rsidP="008834BC">
            <w:pPr>
              <w:autoSpaceDE w:val="0"/>
              <w:autoSpaceDN w:val="0"/>
              <w:adjustRightInd w:val="0"/>
              <w:rPr>
                <w:rFonts w:asciiTheme="minorHAnsi" w:eastAsia="Times New Roman" w:hAnsiTheme="minorHAnsi" w:cstheme="minorHAnsi"/>
                <w:color w:val="000000"/>
                <w:sz w:val="16"/>
                <w:szCs w:val="16"/>
                <w:lang w:eastAsia="de-DE"/>
              </w:rPr>
            </w:pPr>
            <w:r w:rsidRPr="006B2B49">
              <w:rPr>
                <w:rFonts w:asciiTheme="minorHAnsi" w:eastAsia="Times New Roman" w:hAnsiTheme="minorHAnsi" w:cstheme="minorHAnsi"/>
                <w:color w:val="000000"/>
                <w:sz w:val="16"/>
                <w:szCs w:val="16"/>
                <w:lang w:eastAsia="de-DE"/>
              </w:rPr>
              <w:t xml:space="preserve">    </w:t>
            </w:r>
            <w:r w:rsidRPr="006B2B49">
              <w:rPr>
                <w:rFonts w:asciiTheme="minorHAnsi" w:eastAsia="Times New Roman" w:hAnsiTheme="minorHAnsi" w:cstheme="minorHAnsi"/>
                <w:color w:val="000000"/>
                <w:sz w:val="16"/>
                <w:szCs w:val="16"/>
                <w:lang w:eastAsia="de-DE"/>
              </w:rPr>
              <w:tab/>
              <w:t xml:space="preserve">EPL_OBD_SUBINDEX_RAM_USERDEF(0x3000, 0x02, kEplObdTypUInt8, </w:t>
            </w:r>
            <w:proofErr w:type="spellStart"/>
            <w:r w:rsidRPr="006B2B49">
              <w:rPr>
                <w:rFonts w:asciiTheme="minorHAnsi" w:eastAsia="Times New Roman" w:hAnsiTheme="minorHAnsi" w:cstheme="minorHAnsi"/>
                <w:color w:val="000000"/>
                <w:sz w:val="16"/>
                <w:szCs w:val="16"/>
                <w:lang w:eastAsia="de-DE"/>
              </w:rPr>
              <w:t>kEplObdAccVPR</w:t>
            </w:r>
            <w:proofErr w:type="spellEnd"/>
            <w:r w:rsidRPr="006B2B49">
              <w:rPr>
                <w:rFonts w:asciiTheme="minorHAnsi" w:eastAsia="Times New Roman" w:hAnsiTheme="minorHAnsi" w:cstheme="minorHAnsi"/>
                <w:color w:val="000000"/>
                <w:sz w:val="16"/>
                <w:szCs w:val="16"/>
                <w:lang w:eastAsia="de-DE"/>
              </w:rPr>
              <w:t xml:space="preserve">, tEplObdUnsigned8, </w:t>
            </w:r>
            <w:proofErr w:type="spellStart"/>
            <w:r w:rsidRPr="006B2B49">
              <w:rPr>
                <w:rFonts w:asciiTheme="minorHAnsi" w:eastAsia="Times New Roman" w:hAnsiTheme="minorHAnsi" w:cstheme="minorHAnsi"/>
                <w:color w:val="000000"/>
                <w:sz w:val="16"/>
                <w:szCs w:val="16"/>
                <w:lang w:eastAsia="de-DE"/>
              </w:rPr>
              <w:t>FM_</w:t>
            </w:r>
            <w:r w:rsidR="00325927">
              <w:rPr>
                <w:rFonts w:asciiTheme="minorHAnsi" w:eastAsia="Times New Roman" w:hAnsiTheme="minorHAnsi" w:cstheme="minorHAnsi"/>
                <w:color w:val="000000"/>
                <w:sz w:val="16"/>
                <w:szCs w:val="16"/>
                <w:lang w:eastAsia="de-DE"/>
              </w:rPr>
              <w:t>Status</w:t>
            </w:r>
            <w:proofErr w:type="spellEnd"/>
            <w:r w:rsidRPr="006B2B49">
              <w:rPr>
                <w:rFonts w:asciiTheme="minorHAnsi" w:eastAsia="Times New Roman" w:hAnsiTheme="minorHAnsi" w:cstheme="minorHAnsi"/>
                <w:color w:val="000000"/>
                <w:sz w:val="16"/>
                <w:szCs w:val="16"/>
                <w:lang w:eastAsia="de-DE"/>
              </w:rPr>
              <w:t>, 0x00)</w:t>
            </w:r>
          </w:p>
          <w:p w:rsidR="008834BC" w:rsidRPr="006B2B49" w:rsidRDefault="008834BC" w:rsidP="008834BC">
            <w:pPr>
              <w:autoSpaceDE w:val="0"/>
              <w:autoSpaceDN w:val="0"/>
              <w:adjustRightInd w:val="0"/>
              <w:rPr>
                <w:rFonts w:asciiTheme="minorHAnsi" w:eastAsia="Times New Roman" w:hAnsiTheme="minorHAnsi" w:cstheme="minorHAnsi"/>
                <w:color w:val="000000"/>
                <w:sz w:val="16"/>
                <w:szCs w:val="16"/>
                <w:lang w:eastAsia="de-DE"/>
              </w:rPr>
            </w:pPr>
            <w:r w:rsidRPr="006B2B49">
              <w:rPr>
                <w:rFonts w:asciiTheme="minorHAnsi" w:eastAsia="Times New Roman" w:hAnsiTheme="minorHAnsi" w:cstheme="minorHAnsi"/>
                <w:color w:val="000000"/>
                <w:sz w:val="16"/>
                <w:szCs w:val="16"/>
                <w:lang w:eastAsia="de-DE"/>
              </w:rPr>
              <w:t xml:space="preserve">    EPL_OBD_END_INDEX(0x3000)</w:t>
            </w:r>
          </w:p>
          <w:p w:rsidR="008834BC" w:rsidRPr="00801ACD" w:rsidRDefault="008834BC" w:rsidP="008834BC">
            <w:pPr>
              <w:autoSpaceDE w:val="0"/>
              <w:autoSpaceDN w:val="0"/>
              <w:adjustRightInd w:val="0"/>
              <w:rPr>
                <w:rFonts w:asciiTheme="minorHAnsi" w:eastAsia="Times New Roman" w:hAnsiTheme="minorHAnsi" w:cstheme="minorHAnsi"/>
                <w:color w:val="000000"/>
                <w:sz w:val="12"/>
                <w:szCs w:val="12"/>
                <w:lang w:eastAsia="de-DE"/>
              </w:rPr>
            </w:pPr>
          </w:p>
          <w:p w:rsidR="00774356" w:rsidRPr="008834BC" w:rsidRDefault="00774356" w:rsidP="00774356">
            <w:pPr>
              <w:autoSpaceDE w:val="0"/>
              <w:autoSpaceDN w:val="0"/>
              <w:adjustRightInd w:val="0"/>
              <w:rPr>
                <w:rFonts w:asciiTheme="minorHAnsi" w:eastAsia="Times New Roman" w:hAnsiTheme="minorHAnsi" w:cstheme="minorHAnsi"/>
                <w:sz w:val="16"/>
                <w:szCs w:val="16"/>
                <w:lang w:eastAsia="de-DE"/>
              </w:rPr>
            </w:pPr>
            <w:r w:rsidRPr="008834BC">
              <w:rPr>
                <w:rFonts w:asciiTheme="minorHAnsi" w:eastAsia="Times New Roman" w:hAnsiTheme="minorHAnsi" w:cstheme="minorHAnsi"/>
                <w:color w:val="000000"/>
                <w:sz w:val="16"/>
                <w:szCs w:val="16"/>
                <w:lang w:eastAsia="de-DE"/>
              </w:rPr>
              <w:t xml:space="preserve">    </w:t>
            </w:r>
            <w:r w:rsidRPr="008834BC">
              <w:rPr>
                <w:rFonts w:asciiTheme="minorHAnsi" w:eastAsia="Times New Roman" w:hAnsiTheme="minorHAnsi" w:cstheme="minorHAnsi"/>
                <w:color w:val="3F7F5F"/>
                <w:sz w:val="16"/>
                <w:szCs w:val="16"/>
                <w:lang w:eastAsia="de-DE"/>
              </w:rPr>
              <w:t>//</w:t>
            </w:r>
            <w:proofErr w:type="spellStart"/>
            <w:r w:rsidR="00A57E43" w:rsidRPr="008834BC">
              <w:rPr>
                <w:rFonts w:asciiTheme="minorHAnsi" w:eastAsia="Times New Roman" w:hAnsiTheme="minorHAnsi" w:cstheme="minorHAnsi"/>
                <w:color w:val="3F7F5F"/>
                <w:sz w:val="16"/>
                <w:szCs w:val="16"/>
                <w:lang w:eastAsia="de-DE"/>
              </w:rPr>
              <w:t>Obj</w:t>
            </w:r>
            <w:proofErr w:type="spellEnd"/>
            <w:r w:rsidRPr="008834BC">
              <w:rPr>
                <w:rFonts w:asciiTheme="minorHAnsi" w:eastAsia="Times New Roman" w:hAnsiTheme="minorHAnsi" w:cstheme="minorHAnsi"/>
                <w:color w:val="3F7F5F"/>
                <w:sz w:val="16"/>
                <w:szCs w:val="16"/>
                <w:lang w:eastAsia="de-DE"/>
              </w:rPr>
              <w:t xml:space="preserve"> 1 =&gt; </w:t>
            </w:r>
            <w:r w:rsidR="00E72ED8" w:rsidRPr="008834BC">
              <w:rPr>
                <w:rFonts w:asciiTheme="minorHAnsi" w:eastAsia="Times New Roman" w:hAnsiTheme="minorHAnsi" w:cstheme="minorHAnsi"/>
                <w:color w:val="3F7F5F"/>
                <w:sz w:val="16"/>
                <w:szCs w:val="16"/>
                <w:lang w:eastAsia="de-DE"/>
              </w:rPr>
              <w:t>Manipulation</w:t>
            </w:r>
            <w:r w:rsidRPr="008834BC">
              <w:rPr>
                <w:rFonts w:asciiTheme="minorHAnsi" w:eastAsia="Times New Roman" w:hAnsiTheme="minorHAnsi" w:cstheme="minorHAnsi"/>
                <w:color w:val="3F7F5F"/>
                <w:sz w:val="16"/>
                <w:szCs w:val="16"/>
                <w:lang w:eastAsia="de-DE"/>
              </w:rPr>
              <w:t xml:space="preserve"> Data 1</w:t>
            </w:r>
          </w:p>
          <w:p w:rsidR="00774356" w:rsidRPr="008834BC" w:rsidRDefault="00774356" w:rsidP="00774356">
            <w:pPr>
              <w:autoSpaceDE w:val="0"/>
              <w:autoSpaceDN w:val="0"/>
              <w:adjustRightInd w:val="0"/>
              <w:rPr>
                <w:rFonts w:asciiTheme="minorHAnsi" w:eastAsia="Times New Roman" w:hAnsiTheme="minorHAnsi" w:cstheme="minorHAnsi"/>
                <w:sz w:val="16"/>
                <w:szCs w:val="16"/>
                <w:lang w:eastAsia="de-DE"/>
              </w:rPr>
            </w:pPr>
            <w:r w:rsidRPr="008834BC">
              <w:rPr>
                <w:rFonts w:asciiTheme="minorHAnsi" w:eastAsia="Times New Roman" w:hAnsiTheme="minorHAnsi" w:cstheme="minorHAnsi"/>
                <w:color w:val="000000"/>
                <w:sz w:val="16"/>
                <w:szCs w:val="16"/>
                <w:lang w:eastAsia="de-DE"/>
              </w:rPr>
              <w:t xml:space="preserve">    EPL_OBD_BEGIN_INDEX_RAM(0x3001, 0x41, FMConfigObdAccess)</w:t>
            </w:r>
            <w:r w:rsidR="000636AD" w:rsidRPr="008834BC">
              <w:rPr>
                <w:rFonts w:asciiTheme="minorHAnsi" w:eastAsia="Times New Roman" w:hAnsiTheme="minorHAnsi" w:cstheme="minorHAnsi"/>
                <w:color w:val="000000"/>
                <w:sz w:val="16"/>
                <w:szCs w:val="16"/>
                <w:lang w:eastAsia="de-DE"/>
              </w:rPr>
              <w:t xml:space="preserve">    </w:t>
            </w:r>
            <w:r w:rsidR="000636AD" w:rsidRPr="008834BC">
              <w:rPr>
                <w:rFonts w:asciiTheme="minorHAnsi" w:eastAsia="Times New Roman" w:hAnsiTheme="minorHAnsi" w:cstheme="minorHAnsi"/>
                <w:color w:val="3F7F5F"/>
                <w:sz w:val="16"/>
                <w:szCs w:val="16"/>
                <w:lang w:eastAsia="de-DE"/>
              </w:rPr>
              <w:t>//</w:t>
            </w:r>
            <w:r w:rsidR="000636AD" w:rsidRPr="008834BC">
              <w:rPr>
                <w:rFonts w:asciiTheme="minorHAnsi" w:eastAsia="Times New Roman" w:hAnsiTheme="minorHAnsi" w:cstheme="minorHAnsi"/>
                <w:color w:val="3F7F5F"/>
                <w:sz w:val="16"/>
                <w:szCs w:val="16"/>
                <w:u w:val="single"/>
                <w:lang w:eastAsia="de-DE"/>
              </w:rPr>
              <w:t>64+1 Entry=41</w:t>
            </w:r>
            <w:r w:rsidR="000636AD" w:rsidRPr="008834BC">
              <w:rPr>
                <w:rFonts w:asciiTheme="minorHAnsi" w:eastAsia="Times New Roman" w:hAnsiTheme="minorHAnsi" w:cstheme="minorHAnsi"/>
                <w:color w:val="3F7F5F"/>
                <w:sz w:val="12"/>
                <w:szCs w:val="16"/>
                <w:u w:val="single"/>
                <w:lang w:eastAsia="de-DE"/>
              </w:rPr>
              <w:t>h</w:t>
            </w:r>
          </w:p>
          <w:p w:rsidR="00774356" w:rsidRPr="00762E86" w:rsidRDefault="00774356" w:rsidP="00774356">
            <w:pPr>
              <w:autoSpaceDE w:val="0"/>
              <w:autoSpaceDN w:val="0"/>
              <w:adjustRightInd w:val="0"/>
              <w:rPr>
                <w:rFonts w:asciiTheme="minorHAnsi" w:eastAsia="Times New Roman" w:hAnsiTheme="minorHAnsi" w:cstheme="minorHAnsi"/>
                <w:sz w:val="16"/>
                <w:szCs w:val="16"/>
                <w:lang w:eastAsia="de-DE"/>
              </w:rPr>
            </w:pPr>
            <w:r w:rsidRPr="008834BC">
              <w:rPr>
                <w:rFonts w:asciiTheme="minorHAnsi" w:eastAsia="Times New Roman" w:hAnsiTheme="minorHAnsi" w:cstheme="minorHAnsi"/>
                <w:color w:val="000000"/>
                <w:sz w:val="16"/>
                <w:szCs w:val="16"/>
                <w:lang w:eastAsia="de-DE"/>
              </w:rPr>
              <w:t xml:space="preserve">    </w:t>
            </w:r>
            <w:r w:rsidRPr="008834BC">
              <w:rPr>
                <w:rFonts w:asciiTheme="minorHAnsi" w:eastAsia="Times New Roman" w:hAnsiTheme="minorHAnsi" w:cstheme="minorHAnsi"/>
                <w:color w:val="000000"/>
                <w:sz w:val="16"/>
                <w:szCs w:val="16"/>
                <w:lang w:eastAsia="de-DE"/>
              </w:rPr>
              <w:tab/>
              <w:t xml:space="preserve">EPL_OBD_SUBINDEX_RAM_VAR(0x3001, 0x00, kEplObdTypUInt8, </w:t>
            </w:r>
            <w:r w:rsidRPr="006B2B49">
              <w:rPr>
                <w:rFonts w:asciiTheme="minorHAnsi" w:eastAsia="Times New Roman" w:hAnsiTheme="minorHAnsi" w:cstheme="minorHAnsi"/>
                <w:sz w:val="16"/>
                <w:szCs w:val="16"/>
                <w:lang w:eastAsia="de-DE"/>
              </w:rPr>
              <w:t>kEplObdAccSRW, tEplObdUnsigned8, Number_Mani_1, 0x40)</w:t>
            </w:r>
            <w:r w:rsidR="00A57E43" w:rsidRPr="006B2B49">
              <w:rPr>
                <w:rFonts w:asciiTheme="minorHAnsi" w:eastAsia="Times New Roman" w:hAnsiTheme="minorHAnsi" w:cstheme="minorHAnsi"/>
                <w:sz w:val="16"/>
                <w:szCs w:val="16"/>
                <w:lang w:eastAsia="de-DE"/>
              </w:rPr>
              <w:t xml:space="preserve"> //64</w:t>
            </w:r>
          </w:p>
          <w:p w:rsidR="00774356" w:rsidRPr="00762E86" w:rsidRDefault="00774356" w:rsidP="00774356">
            <w:pPr>
              <w:autoSpaceDE w:val="0"/>
              <w:autoSpaceDN w:val="0"/>
              <w:adjustRightInd w:val="0"/>
              <w:rPr>
                <w:rFonts w:asciiTheme="minorHAnsi" w:eastAsia="Times New Roman" w:hAnsiTheme="minorHAnsi" w:cstheme="minorHAnsi"/>
                <w:sz w:val="16"/>
                <w:szCs w:val="16"/>
                <w:lang w:eastAsia="de-DE"/>
              </w:rPr>
            </w:pPr>
            <w:r w:rsidRPr="006B2B49">
              <w:rPr>
                <w:rFonts w:asciiTheme="minorHAnsi" w:eastAsia="Times New Roman" w:hAnsiTheme="minorHAnsi" w:cstheme="minorHAnsi"/>
                <w:sz w:val="16"/>
                <w:szCs w:val="16"/>
                <w:lang w:eastAsia="de-DE"/>
              </w:rPr>
              <w:t xml:space="preserve">    </w:t>
            </w:r>
            <w:r w:rsidRPr="006B2B49">
              <w:rPr>
                <w:rFonts w:asciiTheme="minorHAnsi" w:eastAsia="Times New Roman" w:hAnsiTheme="minorHAnsi" w:cstheme="minorHAnsi"/>
                <w:sz w:val="16"/>
                <w:szCs w:val="16"/>
                <w:lang w:eastAsia="de-DE"/>
              </w:rPr>
              <w:tab/>
              <w:t>EPL_OBD_SUBINDEX_RAM_VAR(0x3001, 0x01, kEplObdTypUInt64, kEplObdAccSRW, tEplObdUnsigned64, Mani1_Task, 0x00LL)</w:t>
            </w:r>
          </w:p>
          <w:p w:rsidR="00774356" w:rsidRPr="00762E86" w:rsidRDefault="00774356" w:rsidP="00774356">
            <w:pPr>
              <w:autoSpaceDE w:val="0"/>
              <w:autoSpaceDN w:val="0"/>
              <w:adjustRightInd w:val="0"/>
              <w:rPr>
                <w:rFonts w:asciiTheme="minorHAnsi" w:eastAsia="Times New Roman" w:hAnsiTheme="minorHAnsi" w:cstheme="minorHAnsi"/>
                <w:sz w:val="16"/>
                <w:szCs w:val="16"/>
                <w:lang w:eastAsia="de-DE"/>
              </w:rPr>
            </w:pPr>
            <w:r w:rsidRPr="006B2B49">
              <w:rPr>
                <w:rFonts w:asciiTheme="minorHAnsi" w:eastAsia="Times New Roman" w:hAnsiTheme="minorHAnsi" w:cstheme="minorHAnsi"/>
                <w:sz w:val="16"/>
                <w:szCs w:val="16"/>
                <w:lang w:eastAsia="de-DE"/>
              </w:rPr>
              <w:t xml:space="preserve">    </w:t>
            </w:r>
            <w:r w:rsidRPr="006B2B49">
              <w:rPr>
                <w:rFonts w:asciiTheme="minorHAnsi" w:eastAsia="Times New Roman" w:hAnsiTheme="minorHAnsi" w:cstheme="minorHAnsi"/>
                <w:sz w:val="16"/>
                <w:szCs w:val="16"/>
                <w:lang w:eastAsia="de-DE"/>
              </w:rPr>
              <w:tab/>
              <w:t>EPL_OBD_SUBINDEX_RAM_VAR(0x3001, 0x02, kEplObdTypUInt64, kEplObdAccSRW, tEplObdUnsigned64, Mani1_Task, 0x00LL)</w:t>
            </w:r>
          </w:p>
          <w:p w:rsidR="00774356" w:rsidRPr="00801ACD" w:rsidRDefault="00774356" w:rsidP="006B2B49">
            <w:pPr>
              <w:pStyle w:val="FlietextEinzug"/>
              <w:ind w:left="0"/>
              <w:jc w:val="both"/>
              <w:rPr>
                <w:rFonts w:asciiTheme="minorHAnsi" w:hAnsiTheme="minorHAnsi" w:cstheme="minorHAnsi"/>
                <w:sz w:val="12"/>
                <w:szCs w:val="12"/>
              </w:rPr>
            </w:pPr>
            <w:r w:rsidRPr="00801ACD">
              <w:rPr>
                <w:rFonts w:asciiTheme="minorHAnsi" w:hAnsiTheme="minorHAnsi" w:cstheme="minorHAnsi"/>
                <w:sz w:val="12"/>
                <w:szCs w:val="12"/>
              </w:rPr>
              <w:t xml:space="preserve">    …</w:t>
            </w:r>
          </w:p>
          <w:p w:rsidR="00774356" w:rsidRPr="008834BC" w:rsidRDefault="00774356" w:rsidP="00774356">
            <w:pPr>
              <w:autoSpaceDE w:val="0"/>
              <w:autoSpaceDN w:val="0"/>
              <w:adjustRightInd w:val="0"/>
              <w:rPr>
                <w:rFonts w:asciiTheme="minorHAnsi" w:eastAsia="Times New Roman" w:hAnsiTheme="minorHAnsi" w:cstheme="minorHAnsi"/>
                <w:sz w:val="16"/>
                <w:szCs w:val="16"/>
                <w:lang w:eastAsia="de-DE"/>
              </w:rPr>
            </w:pPr>
            <w:r w:rsidRPr="006B2B49">
              <w:rPr>
                <w:rFonts w:asciiTheme="minorHAnsi" w:eastAsia="Times New Roman" w:hAnsiTheme="minorHAnsi" w:cstheme="minorHAnsi"/>
                <w:sz w:val="16"/>
                <w:szCs w:val="16"/>
                <w:lang w:eastAsia="de-DE"/>
              </w:rPr>
              <w:t xml:space="preserve">    </w:t>
            </w:r>
            <w:r w:rsidRPr="006B2B49">
              <w:rPr>
                <w:rFonts w:asciiTheme="minorHAnsi" w:eastAsia="Times New Roman" w:hAnsiTheme="minorHAnsi" w:cstheme="minorHAnsi"/>
                <w:sz w:val="16"/>
                <w:szCs w:val="16"/>
                <w:lang w:eastAsia="de-DE"/>
              </w:rPr>
              <w:tab/>
              <w:t>EPL_OBD_SUBINDEX_RAM_VAR(0x3001, 0x3F, kEplObdTypUInt64, kEplObdAccSRW, tEplObdUnsigned64</w:t>
            </w:r>
            <w:r w:rsidRPr="008834BC">
              <w:rPr>
                <w:rFonts w:asciiTheme="minorHAnsi" w:eastAsia="Times New Roman" w:hAnsiTheme="minorHAnsi" w:cstheme="minorHAnsi"/>
                <w:color w:val="000000"/>
                <w:sz w:val="16"/>
                <w:szCs w:val="16"/>
                <w:lang w:eastAsia="de-DE"/>
              </w:rPr>
              <w:t>, Mani1_Task, 0x00LL)</w:t>
            </w:r>
          </w:p>
          <w:p w:rsidR="00774356" w:rsidRPr="008834BC" w:rsidRDefault="00774356" w:rsidP="00774356">
            <w:pPr>
              <w:autoSpaceDE w:val="0"/>
              <w:autoSpaceDN w:val="0"/>
              <w:adjustRightInd w:val="0"/>
              <w:rPr>
                <w:rFonts w:asciiTheme="minorHAnsi" w:eastAsia="Times New Roman" w:hAnsiTheme="minorHAnsi" w:cstheme="minorHAnsi"/>
                <w:sz w:val="16"/>
                <w:szCs w:val="16"/>
                <w:lang w:eastAsia="de-DE"/>
              </w:rPr>
            </w:pPr>
            <w:r w:rsidRPr="008834BC">
              <w:rPr>
                <w:rFonts w:asciiTheme="minorHAnsi" w:eastAsia="Times New Roman" w:hAnsiTheme="minorHAnsi" w:cstheme="minorHAnsi"/>
                <w:color w:val="000000"/>
                <w:sz w:val="16"/>
                <w:szCs w:val="16"/>
                <w:lang w:eastAsia="de-DE"/>
              </w:rPr>
              <w:t xml:space="preserve">    </w:t>
            </w:r>
            <w:r w:rsidRPr="008834BC">
              <w:rPr>
                <w:rFonts w:asciiTheme="minorHAnsi" w:eastAsia="Times New Roman" w:hAnsiTheme="minorHAnsi" w:cstheme="minorHAnsi"/>
                <w:color w:val="000000"/>
                <w:sz w:val="16"/>
                <w:szCs w:val="16"/>
                <w:lang w:eastAsia="de-DE"/>
              </w:rPr>
              <w:tab/>
              <w:t>EPL_OBD_SUBINDEX_RAM_VAR(0x3001, 0x40, kEplObdTypUInt64, kEplObdAccSRW, tEplObdUnsigned64, Mani1_Task, 0x00LL)</w:t>
            </w:r>
          </w:p>
          <w:p w:rsidR="00774356" w:rsidRPr="008834BC" w:rsidRDefault="00774356" w:rsidP="00774356">
            <w:pPr>
              <w:autoSpaceDE w:val="0"/>
              <w:autoSpaceDN w:val="0"/>
              <w:adjustRightInd w:val="0"/>
              <w:rPr>
                <w:rFonts w:asciiTheme="minorHAnsi" w:eastAsia="Times New Roman" w:hAnsiTheme="minorHAnsi" w:cstheme="minorHAnsi"/>
                <w:sz w:val="16"/>
                <w:szCs w:val="16"/>
                <w:lang w:eastAsia="de-DE"/>
              </w:rPr>
            </w:pPr>
            <w:r w:rsidRPr="008834BC">
              <w:rPr>
                <w:rFonts w:asciiTheme="minorHAnsi" w:eastAsia="Times New Roman" w:hAnsiTheme="minorHAnsi" w:cstheme="minorHAnsi"/>
                <w:color w:val="000000"/>
                <w:sz w:val="16"/>
                <w:szCs w:val="16"/>
                <w:lang w:eastAsia="de-DE"/>
              </w:rPr>
              <w:t xml:space="preserve">    EPL_OBD_END_INDEX(0x3001)</w:t>
            </w:r>
          </w:p>
          <w:p w:rsidR="00774356" w:rsidRPr="00801ACD" w:rsidRDefault="00774356" w:rsidP="00774356">
            <w:pPr>
              <w:autoSpaceDE w:val="0"/>
              <w:autoSpaceDN w:val="0"/>
              <w:adjustRightInd w:val="0"/>
              <w:rPr>
                <w:rFonts w:asciiTheme="minorHAnsi" w:eastAsia="Times New Roman" w:hAnsiTheme="minorHAnsi" w:cstheme="minorHAnsi"/>
                <w:sz w:val="12"/>
                <w:szCs w:val="12"/>
                <w:lang w:eastAsia="de-DE"/>
              </w:rPr>
            </w:pPr>
          </w:p>
          <w:p w:rsidR="00774356" w:rsidRPr="008834BC" w:rsidRDefault="00774356" w:rsidP="00774356">
            <w:pPr>
              <w:autoSpaceDE w:val="0"/>
              <w:autoSpaceDN w:val="0"/>
              <w:adjustRightInd w:val="0"/>
              <w:rPr>
                <w:rFonts w:asciiTheme="minorHAnsi" w:eastAsia="Times New Roman" w:hAnsiTheme="minorHAnsi" w:cstheme="minorHAnsi"/>
                <w:sz w:val="16"/>
                <w:szCs w:val="16"/>
                <w:lang w:eastAsia="de-DE"/>
              </w:rPr>
            </w:pPr>
            <w:r w:rsidRPr="008834BC">
              <w:rPr>
                <w:rFonts w:asciiTheme="minorHAnsi" w:eastAsia="Times New Roman" w:hAnsiTheme="minorHAnsi" w:cstheme="minorHAnsi"/>
                <w:color w:val="000000"/>
                <w:sz w:val="16"/>
                <w:szCs w:val="16"/>
                <w:lang w:eastAsia="de-DE"/>
              </w:rPr>
              <w:t xml:space="preserve">    </w:t>
            </w:r>
            <w:r w:rsidRPr="008834BC">
              <w:rPr>
                <w:rFonts w:asciiTheme="minorHAnsi" w:eastAsia="Times New Roman" w:hAnsiTheme="minorHAnsi" w:cstheme="minorHAnsi"/>
                <w:color w:val="3F7F5F"/>
                <w:sz w:val="16"/>
                <w:szCs w:val="16"/>
                <w:lang w:eastAsia="de-DE"/>
              </w:rPr>
              <w:t>//</w:t>
            </w:r>
            <w:proofErr w:type="spellStart"/>
            <w:r w:rsidR="00A57E43" w:rsidRPr="008834BC">
              <w:rPr>
                <w:rFonts w:asciiTheme="minorHAnsi" w:eastAsia="Times New Roman" w:hAnsiTheme="minorHAnsi" w:cstheme="minorHAnsi"/>
                <w:color w:val="3F7F5F"/>
                <w:sz w:val="16"/>
                <w:szCs w:val="16"/>
                <w:lang w:eastAsia="de-DE"/>
              </w:rPr>
              <w:t>Obj</w:t>
            </w:r>
            <w:proofErr w:type="spellEnd"/>
            <w:r w:rsidR="00A57E43" w:rsidRPr="008834BC">
              <w:rPr>
                <w:rFonts w:asciiTheme="minorHAnsi" w:eastAsia="Times New Roman" w:hAnsiTheme="minorHAnsi" w:cstheme="minorHAnsi"/>
                <w:color w:val="3F7F5F"/>
                <w:sz w:val="16"/>
                <w:szCs w:val="16"/>
                <w:lang w:eastAsia="de-DE"/>
              </w:rPr>
              <w:t xml:space="preserve"> </w:t>
            </w:r>
            <w:r w:rsidRPr="008834BC">
              <w:rPr>
                <w:rFonts w:asciiTheme="minorHAnsi" w:eastAsia="Times New Roman" w:hAnsiTheme="minorHAnsi" w:cstheme="minorHAnsi"/>
                <w:color w:val="3F7F5F"/>
                <w:sz w:val="16"/>
                <w:szCs w:val="16"/>
                <w:lang w:eastAsia="de-DE"/>
              </w:rPr>
              <w:t xml:space="preserve">2 =&gt; </w:t>
            </w:r>
            <w:r w:rsidR="00E72ED8" w:rsidRPr="008834BC">
              <w:rPr>
                <w:rFonts w:asciiTheme="minorHAnsi" w:eastAsia="Times New Roman" w:hAnsiTheme="minorHAnsi" w:cstheme="minorHAnsi"/>
                <w:color w:val="3F7F5F"/>
                <w:sz w:val="16"/>
                <w:szCs w:val="16"/>
                <w:lang w:eastAsia="de-DE"/>
              </w:rPr>
              <w:t xml:space="preserve">Manipulation </w:t>
            </w:r>
            <w:r w:rsidRPr="008834BC">
              <w:rPr>
                <w:rFonts w:asciiTheme="minorHAnsi" w:eastAsia="Times New Roman" w:hAnsiTheme="minorHAnsi" w:cstheme="minorHAnsi"/>
                <w:color w:val="3F7F5F"/>
                <w:sz w:val="16"/>
                <w:szCs w:val="16"/>
                <w:lang w:eastAsia="de-DE"/>
              </w:rPr>
              <w:t>Data 2</w:t>
            </w:r>
          </w:p>
          <w:p w:rsidR="00774356" w:rsidRPr="008834BC" w:rsidRDefault="00774356" w:rsidP="00774356">
            <w:pPr>
              <w:autoSpaceDE w:val="0"/>
              <w:autoSpaceDN w:val="0"/>
              <w:adjustRightInd w:val="0"/>
              <w:rPr>
                <w:rFonts w:asciiTheme="minorHAnsi" w:eastAsia="Times New Roman" w:hAnsiTheme="minorHAnsi" w:cstheme="minorHAnsi"/>
                <w:sz w:val="16"/>
                <w:szCs w:val="16"/>
                <w:lang w:eastAsia="de-DE"/>
              </w:rPr>
            </w:pPr>
            <w:r w:rsidRPr="008834BC">
              <w:rPr>
                <w:rFonts w:asciiTheme="minorHAnsi" w:eastAsia="Times New Roman" w:hAnsiTheme="minorHAnsi" w:cstheme="minorHAnsi"/>
                <w:color w:val="000000"/>
                <w:sz w:val="16"/>
                <w:szCs w:val="16"/>
                <w:lang w:eastAsia="de-DE"/>
              </w:rPr>
              <w:t xml:space="preserve">    EPL_OBD_BEGIN_INDEX_RAM(0x3002, 0x41, FMConfigObdAccess)</w:t>
            </w:r>
          </w:p>
          <w:p w:rsidR="00774356" w:rsidRPr="00762E86" w:rsidRDefault="00774356" w:rsidP="00774356">
            <w:pPr>
              <w:autoSpaceDE w:val="0"/>
              <w:autoSpaceDN w:val="0"/>
              <w:adjustRightInd w:val="0"/>
              <w:rPr>
                <w:rFonts w:asciiTheme="minorHAnsi" w:eastAsia="Times New Roman" w:hAnsiTheme="minorHAnsi" w:cstheme="minorHAnsi"/>
                <w:sz w:val="16"/>
                <w:szCs w:val="16"/>
                <w:lang w:eastAsia="de-DE"/>
              </w:rPr>
            </w:pPr>
            <w:r w:rsidRPr="008834BC">
              <w:rPr>
                <w:rFonts w:asciiTheme="minorHAnsi" w:eastAsia="Times New Roman" w:hAnsiTheme="minorHAnsi" w:cstheme="minorHAnsi"/>
                <w:color w:val="000000"/>
                <w:sz w:val="16"/>
                <w:szCs w:val="16"/>
                <w:lang w:eastAsia="de-DE"/>
              </w:rPr>
              <w:t xml:space="preserve">    </w:t>
            </w:r>
            <w:r w:rsidRPr="008834BC">
              <w:rPr>
                <w:rFonts w:asciiTheme="minorHAnsi" w:eastAsia="Times New Roman" w:hAnsiTheme="minorHAnsi" w:cstheme="minorHAnsi"/>
                <w:color w:val="000000"/>
                <w:sz w:val="16"/>
                <w:szCs w:val="16"/>
                <w:lang w:eastAsia="de-DE"/>
              </w:rPr>
              <w:tab/>
              <w:t>EPL_OBD_SUBINDEX_RAM_VAR(0x3002, 0x00, kEplObdTypUInt8, kEplObdAccSRW</w:t>
            </w:r>
            <w:r w:rsidRPr="006B2B49">
              <w:rPr>
                <w:rFonts w:asciiTheme="minorHAnsi" w:eastAsia="Times New Roman" w:hAnsiTheme="minorHAnsi" w:cstheme="minorHAnsi"/>
                <w:sz w:val="16"/>
                <w:szCs w:val="16"/>
                <w:lang w:eastAsia="de-DE"/>
              </w:rPr>
              <w:t>, tEplObdUnsigned8, Number_Mani_2, 0x40)</w:t>
            </w:r>
          </w:p>
          <w:p w:rsidR="00774356" w:rsidRPr="00762E86" w:rsidRDefault="00774356" w:rsidP="00774356">
            <w:pPr>
              <w:autoSpaceDE w:val="0"/>
              <w:autoSpaceDN w:val="0"/>
              <w:adjustRightInd w:val="0"/>
              <w:rPr>
                <w:rFonts w:asciiTheme="minorHAnsi" w:eastAsia="Times New Roman" w:hAnsiTheme="minorHAnsi" w:cstheme="minorHAnsi"/>
                <w:sz w:val="16"/>
                <w:szCs w:val="16"/>
                <w:lang w:eastAsia="de-DE"/>
              </w:rPr>
            </w:pPr>
            <w:r w:rsidRPr="006B2B49">
              <w:rPr>
                <w:rFonts w:asciiTheme="minorHAnsi" w:eastAsia="Times New Roman" w:hAnsiTheme="minorHAnsi" w:cstheme="minorHAnsi"/>
                <w:sz w:val="16"/>
                <w:szCs w:val="16"/>
                <w:lang w:eastAsia="de-DE"/>
              </w:rPr>
              <w:t xml:space="preserve">    </w:t>
            </w:r>
            <w:r w:rsidRPr="006B2B49">
              <w:rPr>
                <w:rFonts w:asciiTheme="minorHAnsi" w:eastAsia="Times New Roman" w:hAnsiTheme="minorHAnsi" w:cstheme="minorHAnsi"/>
                <w:sz w:val="16"/>
                <w:szCs w:val="16"/>
                <w:lang w:eastAsia="de-DE"/>
              </w:rPr>
              <w:tab/>
              <w:t>EPL_OBD_SUBINDEX_RAM_VAR(0x3002, 0x01, kEplObdTypUInt64, kEplObdAccSRW, tEplObdUnsigned64, Mani2_Task, 0x00LL)</w:t>
            </w:r>
          </w:p>
          <w:p w:rsidR="00774356" w:rsidRPr="00801ACD" w:rsidRDefault="00774356" w:rsidP="006B2B49">
            <w:pPr>
              <w:pStyle w:val="FlietextEinzug"/>
              <w:ind w:left="0"/>
              <w:jc w:val="both"/>
              <w:rPr>
                <w:rFonts w:asciiTheme="minorHAnsi" w:hAnsiTheme="minorHAnsi" w:cstheme="minorHAnsi"/>
                <w:sz w:val="12"/>
                <w:szCs w:val="12"/>
              </w:rPr>
            </w:pPr>
            <w:r w:rsidRPr="00801ACD">
              <w:rPr>
                <w:rFonts w:asciiTheme="minorHAnsi" w:hAnsiTheme="minorHAnsi" w:cstheme="minorHAnsi"/>
                <w:sz w:val="12"/>
                <w:szCs w:val="12"/>
              </w:rPr>
              <w:t xml:space="preserve">    …</w:t>
            </w:r>
          </w:p>
          <w:p w:rsidR="00774356" w:rsidRPr="008834BC" w:rsidRDefault="00774356" w:rsidP="00774356">
            <w:pPr>
              <w:autoSpaceDE w:val="0"/>
              <w:autoSpaceDN w:val="0"/>
              <w:adjustRightInd w:val="0"/>
              <w:rPr>
                <w:rFonts w:asciiTheme="minorHAnsi" w:eastAsia="Times New Roman" w:hAnsiTheme="minorHAnsi" w:cstheme="minorHAnsi"/>
                <w:sz w:val="16"/>
                <w:szCs w:val="16"/>
                <w:lang w:eastAsia="de-DE"/>
              </w:rPr>
            </w:pPr>
            <w:r w:rsidRPr="008834BC">
              <w:rPr>
                <w:rFonts w:asciiTheme="minorHAnsi" w:eastAsia="Times New Roman" w:hAnsiTheme="minorHAnsi" w:cstheme="minorHAnsi"/>
                <w:color w:val="000000"/>
                <w:sz w:val="16"/>
                <w:szCs w:val="16"/>
                <w:lang w:eastAsia="de-DE"/>
              </w:rPr>
              <w:t xml:space="preserve">    </w:t>
            </w:r>
            <w:r w:rsidRPr="008834BC">
              <w:rPr>
                <w:rFonts w:asciiTheme="minorHAnsi" w:eastAsia="Times New Roman" w:hAnsiTheme="minorHAnsi" w:cstheme="minorHAnsi"/>
                <w:color w:val="000000"/>
                <w:sz w:val="16"/>
                <w:szCs w:val="16"/>
                <w:lang w:eastAsia="de-DE"/>
              </w:rPr>
              <w:tab/>
              <w:t>EPL_OBD_SUBINDEX_RAM_VAR(0x3002, 0x40, kEplObdTypUInt64, kEplObdAccSRW, tEplObdUnsigned64, Mani2_Task, 0x00LL)</w:t>
            </w:r>
          </w:p>
          <w:p w:rsidR="00774356" w:rsidRPr="008834BC" w:rsidRDefault="00774356" w:rsidP="00774356">
            <w:pPr>
              <w:autoSpaceDE w:val="0"/>
              <w:autoSpaceDN w:val="0"/>
              <w:adjustRightInd w:val="0"/>
              <w:rPr>
                <w:rFonts w:asciiTheme="minorHAnsi" w:eastAsia="Times New Roman" w:hAnsiTheme="minorHAnsi" w:cstheme="minorHAnsi"/>
                <w:sz w:val="16"/>
                <w:szCs w:val="16"/>
                <w:lang w:eastAsia="de-DE"/>
              </w:rPr>
            </w:pPr>
            <w:r w:rsidRPr="008834BC">
              <w:rPr>
                <w:rFonts w:asciiTheme="minorHAnsi" w:eastAsia="Times New Roman" w:hAnsiTheme="minorHAnsi" w:cstheme="minorHAnsi"/>
                <w:color w:val="000000"/>
                <w:sz w:val="16"/>
                <w:szCs w:val="16"/>
                <w:lang w:eastAsia="de-DE"/>
              </w:rPr>
              <w:t xml:space="preserve">    EPL_OBD_END_INDEX(0x3002)</w:t>
            </w:r>
          </w:p>
          <w:p w:rsidR="00774356" w:rsidRPr="00801ACD" w:rsidRDefault="00774356" w:rsidP="006B2B49">
            <w:pPr>
              <w:pStyle w:val="FlietextEinzug"/>
              <w:ind w:left="0"/>
              <w:jc w:val="both"/>
              <w:rPr>
                <w:rFonts w:asciiTheme="minorHAnsi" w:eastAsia="Times New Roman" w:hAnsiTheme="minorHAnsi" w:cstheme="minorHAnsi"/>
                <w:sz w:val="12"/>
                <w:szCs w:val="12"/>
                <w:lang w:eastAsia="de-DE"/>
              </w:rPr>
            </w:pPr>
          </w:p>
          <w:p w:rsidR="00774356" w:rsidRPr="008834BC" w:rsidRDefault="00774356" w:rsidP="00774356">
            <w:pPr>
              <w:autoSpaceDE w:val="0"/>
              <w:autoSpaceDN w:val="0"/>
              <w:adjustRightInd w:val="0"/>
              <w:rPr>
                <w:rFonts w:asciiTheme="minorHAnsi" w:eastAsia="Times New Roman" w:hAnsiTheme="minorHAnsi" w:cstheme="minorHAnsi"/>
                <w:sz w:val="16"/>
                <w:szCs w:val="16"/>
                <w:lang w:eastAsia="de-DE"/>
              </w:rPr>
            </w:pPr>
            <w:r w:rsidRPr="008834BC">
              <w:rPr>
                <w:rFonts w:asciiTheme="minorHAnsi" w:eastAsia="Times New Roman" w:hAnsiTheme="minorHAnsi" w:cstheme="minorHAnsi"/>
                <w:color w:val="000000"/>
                <w:sz w:val="16"/>
                <w:szCs w:val="16"/>
                <w:lang w:eastAsia="de-DE"/>
              </w:rPr>
              <w:t xml:space="preserve">    </w:t>
            </w:r>
            <w:r w:rsidRPr="008834BC">
              <w:rPr>
                <w:rFonts w:asciiTheme="minorHAnsi" w:eastAsia="Times New Roman" w:hAnsiTheme="minorHAnsi" w:cstheme="minorHAnsi"/>
                <w:color w:val="3F7F5F"/>
                <w:sz w:val="16"/>
                <w:szCs w:val="16"/>
                <w:lang w:eastAsia="de-DE"/>
              </w:rPr>
              <w:t>//</w:t>
            </w:r>
            <w:proofErr w:type="spellStart"/>
            <w:r w:rsidR="00A57E43" w:rsidRPr="008834BC">
              <w:rPr>
                <w:rFonts w:asciiTheme="minorHAnsi" w:eastAsia="Times New Roman" w:hAnsiTheme="minorHAnsi" w:cstheme="minorHAnsi"/>
                <w:color w:val="3F7F5F"/>
                <w:sz w:val="16"/>
                <w:szCs w:val="16"/>
                <w:lang w:eastAsia="de-DE"/>
              </w:rPr>
              <w:t>Obj</w:t>
            </w:r>
            <w:proofErr w:type="spellEnd"/>
            <w:r w:rsidR="00A57E43" w:rsidRPr="008834BC">
              <w:rPr>
                <w:rFonts w:asciiTheme="minorHAnsi" w:eastAsia="Times New Roman" w:hAnsiTheme="minorHAnsi" w:cstheme="minorHAnsi"/>
                <w:color w:val="3F7F5F"/>
                <w:sz w:val="16"/>
                <w:szCs w:val="16"/>
                <w:lang w:eastAsia="de-DE"/>
              </w:rPr>
              <w:t xml:space="preserve"> </w:t>
            </w:r>
            <w:r w:rsidRPr="008834BC">
              <w:rPr>
                <w:rFonts w:asciiTheme="minorHAnsi" w:eastAsia="Times New Roman" w:hAnsiTheme="minorHAnsi" w:cstheme="minorHAnsi"/>
                <w:color w:val="3F7F5F"/>
                <w:sz w:val="16"/>
                <w:szCs w:val="16"/>
                <w:lang w:eastAsia="de-DE"/>
              </w:rPr>
              <w:t xml:space="preserve">3 =&gt; </w:t>
            </w:r>
            <w:proofErr w:type="spellStart"/>
            <w:r w:rsidRPr="008834BC">
              <w:rPr>
                <w:rFonts w:asciiTheme="minorHAnsi" w:eastAsia="Times New Roman" w:hAnsiTheme="minorHAnsi" w:cstheme="minorHAnsi"/>
                <w:color w:val="3F7F5F"/>
                <w:sz w:val="16"/>
                <w:szCs w:val="16"/>
                <w:lang w:eastAsia="de-DE"/>
              </w:rPr>
              <w:t>Framedata</w:t>
            </w:r>
            <w:proofErr w:type="spellEnd"/>
          </w:p>
          <w:p w:rsidR="00774356" w:rsidRPr="008834BC" w:rsidRDefault="00774356" w:rsidP="00774356">
            <w:pPr>
              <w:autoSpaceDE w:val="0"/>
              <w:autoSpaceDN w:val="0"/>
              <w:adjustRightInd w:val="0"/>
              <w:rPr>
                <w:rFonts w:asciiTheme="minorHAnsi" w:eastAsia="Times New Roman" w:hAnsiTheme="minorHAnsi" w:cstheme="minorHAnsi"/>
                <w:sz w:val="16"/>
                <w:szCs w:val="16"/>
                <w:lang w:eastAsia="de-DE"/>
              </w:rPr>
            </w:pPr>
            <w:r w:rsidRPr="008834BC">
              <w:rPr>
                <w:rFonts w:asciiTheme="minorHAnsi" w:eastAsia="Times New Roman" w:hAnsiTheme="minorHAnsi" w:cstheme="minorHAnsi"/>
                <w:color w:val="000000"/>
                <w:sz w:val="16"/>
                <w:szCs w:val="16"/>
                <w:lang w:eastAsia="de-DE"/>
              </w:rPr>
              <w:t xml:space="preserve">    EPL_OBD_BEGIN_INDEX_RAM(0x3003, 0x41, FMConfigObdAccess)</w:t>
            </w:r>
          </w:p>
          <w:p w:rsidR="00774356" w:rsidRPr="008834BC" w:rsidRDefault="00774356" w:rsidP="00774356">
            <w:pPr>
              <w:autoSpaceDE w:val="0"/>
              <w:autoSpaceDN w:val="0"/>
              <w:adjustRightInd w:val="0"/>
              <w:rPr>
                <w:rFonts w:asciiTheme="minorHAnsi" w:eastAsia="Times New Roman" w:hAnsiTheme="minorHAnsi" w:cstheme="minorHAnsi"/>
                <w:sz w:val="16"/>
                <w:szCs w:val="16"/>
                <w:lang w:eastAsia="de-DE"/>
              </w:rPr>
            </w:pPr>
            <w:r w:rsidRPr="008834BC">
              <w:rPr>
                <w:rFonts w:asciiTheme="minorHAnsi" w:eastAsia="Times New Roman" w:hAnsiTheme="minorHAnsi" w:cstheme="minorHAnsi"/>
                <w:color w:val="000000"/>
                <w:sz w:val="16"/>
                <w:szCs w:val="16"/>
                <w:lang w:eastAsia="de-DE"/>
              </w:rPr>
              <w:t xml:space="preserve">    </w:t>
            </w:r>
            <w:r w:rsidRPr="008834BC">
              <w:rPr>
                <w:rFonts w:asciiTheme="minorHAnsi" w:eastAsia="Times New Roman" w:hAnsiTheme="minorHAnsi" w:cstheme="minorHAnsi"/>
                <w:color w:val="000000"/>
                <w:sz w:val="16"/>
                <w:szCs w:val="16"/>
                <w:lang w:eastAsia="de-DE"/>
              </w:rPr>
              <w:tab/>
              <w:t xml:space="preserve">EPL_OBD_SUBINDEX_RAM_VAR(0x3003, 0x00, kEplObdTypUInt8, kEplObdAccSRW, </w:t>
            </w:r>
            <w:r w:rsidRPr="006B2B49">
              <w:rPr>
                <w:rFonts w:asciiTheme="minorHAnsi" w:eastAsia="Times New Roman" w:hAnsiTheme="minorHAnsi" w:cstheme="minorHAnsi"/>
                <w:sz w:val="16"/>
                <w:szCs w:val="16"/>
                <w:lang w:eastAsia="de-DE"/>
              </w:rPr>
              <w:t>tEplObdUnsigned8</w:t>
            </w:r>
            <w:r w:rsidRPr="008834BC">
              <w:rPr>
                <w:rFonts w:asciiTheme="minorHAnsi" w:eastAsia="Times New Roman" w:hAnsiTheme="minorHAnsi" w:cstheme="minorHAnsi"/>
                <w:color w:val="000000"/>
                <w:sz w:val="16"/>
                <w:szCs w:val="16"/>
                <w:lang w:eastAsia="de-DE"/>
              </w:rPr>
              <w:t xml:space="preserve">, </w:t>
            </w:r>
            <w:proofErr w:type="spellStart"/>
            <w:r w:rsidRPr="008834BC">
              <w:rPr>
                <w:rFonts w:asciiTheme="minorHAnsi" w:eastAsia="Times New Roman" w:hAnsiTheme="minorHAnsi" w:cstheme="minorHAnsi"/>
                <w:color w:val="000000"/>
                <w:sz w:val="16"/>
                <w:szCs w:val="16"/>
                <w:lang w:eastAsia="de-DE"/>
              </w:rPr>
              <w:t>Number_Framedata</w:t>
            </w:r>
            <w:proofErr w:type="spellEnd"/>
            <w:r w:rsidRPr="008834BC">
              <w:rPr>
                <w:rFonts w:asciiTheme="minorHAnsi" w:eastAsia="Times New Roman" w:hAnsiTheme="minorHAnsi" w:cstheme="minorHAnsi"/>
                <w:color w:val="000000"/>
                <w:sz w:val="16"/>
                <w:szCs w:val="16"/>
                <w:lang w:eastAsia="de-DE"/>
              </w:rPr>
              <w:t>, 0x40)</w:t>
            </w:r>
          </w:p>
          <w:p w:rsidR="00774356" w:rsidRPr="008834BC" w:rsidRDefault="00774356" w:rsidP="00774356">
            <w:pPr>
              <w:autoSpaceDE w:val="0"/>
              <w:autoSpaceDN w:val="0"/>
              <w:adjustRightInd w:val="0"/>
              <w:rPr>
                <w:rFonts w:asciiTheme="minorHAnsi" w:eastAsia="Times New Roman" w:hAnsiTheme="minorHAnsi" w:cstheme="minorHAnsi"/>
                <w:sz w:val="16"/>
                <w:szCs w:val="16"/>
                <w:lang w:eastAsia="de-DE"/>
              </w:rPr>
            </w:pPr>
            <w:r w:rsidRPr="008834BC">
              <w:rPr>
                <w:rFonts w:asciiTheme="minorHAnsi" w:eastAsia="Times New Roman" w:hAnsiTheme="minorHAnsi" w:cstheme="minorHAnsi"/>
                <w:color w:val="000000"/>
                <w:sz w:val="16"/>
                <w:szCs w:val="16"/>
                <w:lang w:eastAsia="de-DE"/>
              </w:rPr>
              <w:t xml:space="preserve">    </w:t>
            </w:r>
            <w:r w:rsidRPr="008834BC">
              <w:rPr>
                <w:rFonts w:asciiTheme="minorHAnsi" w:eastAsia="Times New Roman" w:hAnsiTheme="minorHAnsi" w:cstheme="minorHAnsi"/>
                <w:color w:val="000000"/>
                <w:sz w:val="16"/>
                <w:szCs w:val="16"/>
                <w:lang w:eastAsia="de-DE"/>
              </w:rPr>
              <w:tab/>
              <w:t xml:space="preserve">EPL_OBD_SUBINDEX_RAM_VAR(0x3003, 0x01, kEplObdTypUInt64, kEplObdAccSRW, tEplObdUnsigned64, </w:t>
            </w:r>
            <w:proofErr w:type="spellStart"/>
            <w:r w:rsidRPr="008834BC">
              <w:rPr>
                <w:rFonts w:asciiTheme="minorHAnsi" w:eastAsia="Times New Roman" w:hAnsiTheme="minorHAnsi" w:cstheme="minorHAnsi"/>
                <w:color w:val="000000"/>
                <w:sz w:val="16"/>
                <w:szCs w:val="16"/>
                <w:lang w:eastAsia="de-DE"/>
              </w:rPr>
              <w:t>Framedata_Task</w:t>
            </w:r>
            <w:proofErr w:type="spellEnd"/>
            <w:r w:rsidRPr="008834BC">
              <w:rPr>
                <w:rFonts w:asciiTheme="minorHAnsi" w:eastAsia="Times New Roman" w:hAnsiTheme="minorHAnsi" w:cstheme="minorHAnsi"/>
                <w:color w:val="000000"/>
                <w:sz w:val="16"/>
                <w:szCs w:val="16"/>
                <w:lang w:eastAsia="de-DE"/>
              </w:rPr>
              <w:t>, 0x00LL)</w:t>
            </w:r>
          </w:p>
          <w:p w:rsidR="00774356" w:rsidRPr="00801ACD" w:rsidRDefault="003B3FDD" w:rsidP="006B2B49">
            <w:pPr>
              <w:pStyle w:val="FlietextEinzug"/>
              <w:ind w:left="0"/>
              <w:jc w:val="both"/>
              <w:rPr>
                <w:rFonts w:asciiTheme="minorHAnsi" w:hAnsiTheme="minorHAnsi" w:cstheme="minorHAnsi"/>
                <w:sz w:val="12"/>
                <w:szCs w:val="12"/>
              </w:rPr>
            </w:pPr>
            <w:r w:rsidRPr="00801ACD">
              <w:rPr>
                <w:rFonts w:asciiTheme="minorHAnsi" w:hAnsiTheme="minorHAnsi" w:cstheme="minorHAnsi"/>
                <w:sz w:val="12"/>
                <w:szCs w:val="12"/>
              </w:rPr>
              <w:t xml:space="preserve">    </w:t>
            </w:r>
            <w:r w:rsidR="00774356" w:rsidRPr="00801ACD">
              <w:rPr>
                <w:rFonts w:asciiTheme="minorHAnsi" w:hAnsiTheme="minorHAnsi" w:cstheme="minorHAnsi"/>
                <w:sz w:val="12"/>
                <w:szCs w:val="12"/>
              </w:rPr>
              <w:t>…</w:t>
            </w:r>
          </w:p>
          <w:p w:rsidR="00774356" w:rsidRPr="008834BC" w:rsidRDefault="00774356" w:rsidP="00774356">
            <w:pPr>
              <w:autoSpaceDE w:val="0"/>
              <w:autoSpaceDN w:val="0"/>
              <w:adjustRightInd w:val="0"/>
              <w:rPr>
                <w:rFonts w:asciiTheme="minorHAnsi" w:eastAsia="Times New Roman" w:hAnsiTheme="minorHAnsi" w:cstheme="minorHAnsi"/>
                <w:sz w:val="16"/>
                <w:szCs w:val="16"/>
                <w:lang w:eastAsia="de-DE"/>
              </w:rPr>
            </w:pPr>
            <w:r w:rsidRPr="008834BC">
              <w:rPr>
                <w:rFonts w:asciiTheme="minorHAnsi" w:eastAsia="Times New Roman" w:hAnsiTheme="minorHAnsi" w:cstheme="minorHAnsi"/>
                <w:color w:val="000000"/>
                <w:sz w:val="16"/>
                <w:szCs w:val="16"/>
                <w:lang w:eastAsia="de-DE"/>
              </w:rPr>
              <w:t xml:space="preserve">    </w:t>
            </w:r>
            <w:r w:rsidRPr="008834BC">
              <w:rPr>
                <w:rFonts w:asciiTheme="minorHAnsi" w:eastAsia="Times New Roman" w:hAnsiTheme="minorHAnsi" w:cstheme="minorHAnsi"/>
                <w:color w:val="000000"/>
                <w:sz w:val="16"/>
                <w:szCs w:val="16"/>
                <w:lang w:eastAsia="de-DE"/>
              </w:rPr>
              <w:tab/>
              <w:t xml:space="preserve">EPL_OBD_SUBINDEX_RAM_VAR(0x3003, 0x40, kEplObdTypUInt64, kEplObdAccSRW, tEplObdUnsigned64, </w:t>
            </w:r>
            <w:proofErr w:type="spellStart"/>
            <w:r w:rsidRPr="008834BC">
              <w:rPr>
                <w:rFonts w:asciiTheme="minorHAnsi" w:eastAsia="Times New Roman" w:hAnsiTheme="minorHAnsi" w:cstheme="minorHAnsi"/>
                <w:color w:val="000000"/>
                <w:sz w:val="16"/>
                <w:szCs w:val="16"/>
                <w:lang w:eastAsia="de-DE"/>
              </w:rPr>
              <w:t>Framedata_Task</w:t>
            </w:r>
            <w:proofErr w:type="spellEnd"/>
            <w:r w:rsidRPr="008834BC">
              <w:rPr>
                <w:rFonts w:asciiTheme="minorHAnsi" w:eastAsia="Times New Roman" w:hAnsiTheme="minorHAnsi" w:cstheme="minorHAnsi"/>
                <w:color w:val="000000"/>
                <w:sz w:val="16"/>
                <w:szCs w:val="16"/>
                <w:lang w:eastAsia="de-DE"/>
              </w:rPr>
              <w:t>, 0x00LL)</w:t>
            </w:r>
          </w:p>
          <w:p w:rsidR="00774356" w:rsidRPr="008834BC" w:rsidRDefault="00774356" w:rsidP="00774356">
            <w:pPr>
              <w:autoSpaceDE w:val="0"/>
              <w:autoSpaceDN w:val="0"/>
              <w:adjustRightInd w:val="0"/>
              <w:rPr>
                <w:rFonts w:asciiTheme="minorHAnsi" w:eastAsia="Times New Roman" w:hAnsiTheme="minorHAnsi" w:cstheme="minorHAnsi"/>
                <w:sz w:val="16"/>
                <w:szCs w:val="16"/>
                <w:lang w:eastAsia="de-DE"/>
              </w:rPr>
            </w:pPr>
            <w:r w:rsidRPr="008834BC">
              <w:rPr>
                <w:rFonts w:asciiTheme="minorHAnsi" w:eastAsia="Times New Roman" w:hAnsiTheme="minorHAnsi" w:cstheme="minorHAnsi"/>
                <w:color w:val="000000"/>
                <w:sz w:val="16"/>
                <w:szCs w:val="16"/>
                <w:lang w:eastAsia="de-DE"/>
              </w:rPr>
              <w:t xml:space="preserve">    EPL_OBD_END_INDEX(0x3003)</w:t>
            </w:r>
          </w:p>
          <w:p w:rsidR="00774356" w:rsidRPr="00801ACD" w:rsidRDefault="00774356" w:rsidP="00774356">
            <w:pPr>
              <w:autoSpaceDE w:val="0"/>
              <w:autoSpaceDN w:val="0"/>
              <w:adjustRightInd w:val="0"/>
              <w:rPr>
                <w:rFonts w:asciiTheme="minorHAnsi" w:eastAsia="Times New Roman" w:hAnsiTheme="minorHAnsi" w:cstheme="minorHAnsi"/>
                <w:sz w:val="12"/>
                <w:szCs w:val="12"/>
                <w:lang w:eastAsia="de-DE"/>
              </w:rPr>
            </w:pPr>
          </w:p>
          <w:p w:rsidR="00774356" w:rsidRPr="008834BC" w:rsidRDefault="00774356" w:rsidP="00774356">
            <w:pPr>
              <w:autoSpaceDE w:val="0"/>
              <w:autoSpaceDN w:val="0"/>
              <w:adjustRightInd w:val="0"/>
              <w:rPr>
                <w:rFonts w:asciiTheme="minorHAnsi" w:eastAsia="Times New Roman" w:hAnsiTheme="minorHAnsi" w:cstheme="minorHAnsi"/>
                <w:sz w:val="16"/>
                <w:szCs w:val="16"/>
                <w:lang w:eastAsia="de-DE"/>
              </w:rPr>
            </w:pPr>
            <w:r w:rsidRPr="008834BC">
              <w:rPr>
                <w:rFonts w:asciiTheme="minorHAnsi" w:eastAsia="Times New Roman" w:hAnsiTheme="minorHAnsi" w:cstheme="minorHAnsi"/>
                <w:color w:val="000000"/>
                <w:sz w:val="16"/>
                <w:szCs w:val="16"/>
                <w:lang w:eastAsia="de-DE"/>
              </w:rPr>
              <w:t xml:space="preserve">    </w:t>
            </w:r>
            <w:r w:rsidRPr="008834BC">
              <w:rPr>
                <w:rFonts w:asciiTheme="minorHAnsi" w:eastAsia="Times New Roman" w:hAnsiTheme="minorHAnsi" w:cstheme="minorHAnsi"/>
                <w:color w:val="3F7F5F"/>
                <w:sz w:val="16"/>
                <w:szCs w:val="16"/>
                <w:lang w:eastAsia="de-DE"/>
              </w:rPr>
              <w:t>//</w:t>
            </w:r>
            <w:proofErr w:type="spellStart"/>
            <w:r w:rsidR="00A57E43" w:rsidRPr="008834BC">
              <w:rPr>
                <w:rFonts w:asciiTheme="minorHAnsi" w:eastAsia="Times New Roman" w:hAnsiTheme="minorHAnsi" w:cstheme="minorHAnsi"/>
                <w:color w:val="3F7F5F"/>
                <w:sz w:val="16"/>
                <w:szCs w:val="16"/>
                <w:lang w:eastAsia="de-DE"/>
              </w:rPr>
              <w:t>Obj</w:t>
            </w:r>
            <w:proofErr w:type="spellEnd"/>
            <w:r w:rsidR="00A57E43" w:rsidRPr="008834BC">
              <w:rPr>
                <w:rFonts w:asciiTheme="minorHAnsi" w:eastAsia="Times New Roman" w:hAnsiTheme="minorHAnsi" w:cstheme="minorHAnsi"/>
                <w:color w:val="3F7F5F"/>
                <w:sz w:val="16"/>
                <w:szCs w:val="16"/>
                <w:lang w:eastAsia="de-DE"/>
              </w:rPr>
              <w:t xml:space="preserve"> </w:t>
            </w:r>
            <w:r w:rsidRPr="008834BC">
              <w:rPr>
                <w:rFonts w:asciiTheme="minorHAnsi" w:eastAsia="Times New Roman" w:hAnsiTheme="minorHAnsi" w:cstheme="minorHAnsi"/>
                <w:color w:val="3F7F5F"/>
                <w:sz w:val="16"/>
                <w:szCs w:val="16"/>
                <w:lang w:eastAsia="de-DE"/>
              </w:rPr>
              <w:t xml:space="preserve">4 =&gt; </w:t>
            </w:r>
            <w:proofErr w:type="spellStart"/>
            <w:r w:rsidRPr="008834BC">
              <w:rPr>
                <w:rFonts w:asciiTheme="minorHAnsi" w:eastAsia="Times New Roman" w:hAnsiTheme="minorHAnsi" w:cstheme="minorHAnsi"/>
                <w:color w:val="3F7F5F"/>
                <w:sz w:val="16"/>
                <w:szCs w:val="16"/>
                <w:lang w:eastAsia="de-DE"/>
              </w:rPr>
              <w:t>Framemask</w:t>
            </w:r>
            <w:proofErr w:type="spellEnd"/>
          </w:p>
          <w:p w:rsidR="00774356" w:rsidRPr="008834BC" w:rsidRDefault="00774356" w:rsidP="00774356">
            <w:pPr>
              <w:autoSpaceDE w:val="0"/>
              <w:autoSpaceDN w:val="0"/>
              <w:adjustRightInd w:val="0"/>
              <w:rPr>
                <w:rFonts w:asciiTheme="minorHAnsi" w:eastAsia="Times New Roman" w:hAnsiTheme="minorHAnsi" w:cstheme="minorHAnsi"/>
                <w:sz w:val="16"/>
                <w:szCs w:val="16"/>
                <w:lang w:eastAsia="de-DE"/>
              </w:rPr>
            </w:pPr>
            <w:r w:rsidRPr="008834BC">
              <w:rPr>
                <w:rFonts w:asciiTheme="minorHAnsi" w:eastAsia="Times New Roman" w:hAnsiTheme="minorHAnsi" w:cstheme="minorHAnsi"/>
                <w:color w:val="000000"/>
                <w:sz w:val="16"/>
                <w:szCs w:val="16"/>
                <w:lang w:eastAsia="de-DE"/>
              </w:rPr>
              <w:t xml:space="preserve">    EPL_OBD_BEGIN_INDEX_RAM(0x3004, 0x41, FMConfigObdAccess)</w:t>
            </w:r>
          </w:p>
          <w:p w:rsidR="00774356" w:rsidRPr="00762E86" w:rsidRDefault="00774356" w:rsidP="00774356">
            <w:pPr>
              <w:autoSpaceDE w:val="0"/>
              <w:autoSpaceDN w:val="0"/>
              <w:adjustRightInd w:val="0"/>
              <w:rPr>
                <w:rFonts w:asciiTheme="minorHAnsi" w:eastAsia="Times New Roman" w:hAnsiTheme="minorHAnsi" w:cstheme="minorHAnsi"/>
                <w:sz w:val="16"/>
                <w:szCs w:val="16"/>
                <w:lang w:eastAsia="de-DE"/>
              </w:rPr>
            </w:pPr>
            <w:r w:rsidRPr="008834BC">
              <w:rPr>
                <w:rFonts w:asciiTheme="minorHAnsi" w:eastAsia="Times New Roman" w:hAnsiTheme="minorHAnsi" w:cstheme="minorHAnsi"/>
                <w:color w:val="000000"/>
                <w:sz w:val="16"/>
                <w:szCs w:val="16"/>
                <w:lang w:eastAsia="de-DE"/>
              </w:rPr>
              <w:t xml:space="preserve">    </w:t>
            </w:r>
            <w:r w:rsidRPr="008834BC">
              <w:rPr>
                <w:rFonts w:asciiTheme="minorHAnsi" w:eastAsia="Times New Roman" w:hAnsiTheme="minorHAnsi" w:cstheme="minorHAnsi"/>
                <w:color w:val="000000"/>
                <w:sz w:val="16"/>
                <w:szCs w:val="16"/>
                <w:lang w:eastAsia="de-DE"/>
              </w:rPr>
              <w:tab/>
              <w:t xml:space="preserve">EPL_OBD_SUBINDEX_RAM_VAR(0x3004, 0x00, kEplObdTypUInt8, </w:t>
            </w:r>
            <w:r w:rsidRPr="006B2B49">
              <w:rPr>
                <w:rFonts w:asciiTheme="minorHAnsi" w:eastAsia="Times New Roman" w:hAnsiTheme="minorHAnsi" w:cstheme="minorHAnsi"/>
                <w:sz w:val="16"/>
                <w:szCs w:val="16"/>
                <w:lang w:eastAsia="de-DE"/>
              </w:rPr>
              <w:t xml:space="preserve">kEplObdAccSRW, tEplObdUnsigned8, </w:t>
            </w:r>
            <w:proofErr w:type="spellStart"/>
            <w:r w:rsidRPr="006B2B49">
              <w:rPr>
                <w:rFonts w:asciiTheme="minorHAnsi" w:eastAsia="Times New Roman" w:hAnsiTheme="minorHAnsi" w:cstheme="minorHAnsi"/>
                <w:sz w:val="16"/>
                <w:szCs w:val="16"/>
                <w:lang w:eastAsia="de-DE"/>
              </w:rPr>
              <w:t>Number_Framemask</w:t>
            </w:r>
            <w:proofErr w:type="spellEnd"/>
            <w:r w:rsidRPr="006B2B49">
              <w:rPr>
                <w:rFonts w:asciiTheme="minorHAnsi" w:eastAsia="Times New Roman" w:hAnsiTheme="minorHAnsi" w:cstheme="minorHAnsi"/>
                <w:sz w:val="16"/>
                <w:szCs w:val="16"/>
                <w:lang w:eastAsia="de-DE"/>
              </w:rPr>
              <w:t>, 0x40)</w:t>
            </w:r>
          </w:p>
          <w:p w:rsidR="00774356" w:rsidRPr="008834BC" w:rsidRDefault="00774356" w:rsidP="00774356">
            <w:pPr>
              <w:autoSpaceDE w:val="0"/>
              <w:autoSpaceDN w:val="0"/>
              <w:adjustRightInd w:val="0"/>
              <w:rPr>
                <w:rFonts w:asciiTheme="minorHAnsi" w:eastAsia="Times New Roman" w:hAnsiTheme="minorHAnsi" w:cstheme="minorHAnsi"/>
                <w:sz w:val="16"/>
                <w:szCs w:val="16"/>
                <w:lang w:eastAsia="de-DE"/>
              </w:rPr>
            </w:pPr>
            <w:r w:rsidRPr="006B2B49">
              <w:rPr>
                <w:rFonts w:asciiTheme="minorHAnsi" w:eastAsia="Times New Roman" w:hAnsiTheme="minorHAnsi" w:cstheme="minorHAnsi"/>
                <w:sz w:val="16"/>
                <w:szCs w:val="16"/>
                <w:lang w:eastAsia="de-DE"/>
              </w:rPr>
              <w:t xml:space="preserve">    </w:t>
            </w:r>
            <w:r w:rsidRPr="006B2B49">
              <w:rPr>
                <w:rFonts w:asciiTheme="minorHAnsi" w:eastAsia="Times New Roman" w:hAnsiTheme="minorHAnsi" w:cstheme="minorHAnsi"/>
                <w:sz w:val="16"/>
                <w:szCs w:val="16"/>
                <w:lang w:eastAsia="de-DE"/>
              </w:rPr>
              <w:tab/>
              <w:t>EPL_OBD_SUBINDEX_RAM_VAR(0x3004, 0x01, kEplObdTypUInt64, kEplObdAccSR</w:t>
            </w:r>
            <w:r w:rsidRPr="008834BC">
              <w:rPr>
                <w:rFonts w:asciiTheme="minorHAnsi" w:eastAsia="Times New Roman" w:hAnsiTheme="minorHAnsi" w:cstheme="minorHAnsi"/>
                <w:color w:val="000000"/>
                <w:sz w:val="16"/>
                <w:szCs w:val="16"/>
                <w:lang w:eastAsia="de-DE"/>
              </w:rPr>
              <w:t xml:space="preserve">W, tEplObdUnsigned64, </w:t>
            </w:r>
            <w:proofErr w:type="spellStart"/>
            <w:r w:rsidRPr="008834BC">
              <w:rPr>
                <w:rFonts w:asciiTheme="minorHAnsi" w:eastAsia="Times New Roman" w:hAnsiTheme="minorHAnsi" w:cstheme="minorHAnsi"/>
                <w:color w:val="000000"/>
                <w:sz w:val="16"/>
                <w:szCs w:val="16"/>
                <w:lang w:eastAsia="de-DE"/>
              </w:rPr>
              <w:t>Framemask_Task</w:t>
            </w:r>
            <w:proofErr w:type="spellEnd"/>
            <w:r w:rsidRPr="008834BC">
              <w:rPr>
                <w:rFonts w:asciiTheme="minorHAnsi" w:eastAsia="Times New Roman" w:hAnsiTheme="minorHAnsi" w:cstheme="minorHAnsi"/>
                <w:color w:val="000000"/>
                <w:sz w:val="16"/>
                <w:szCs w:val="16"/>
                <w:lang w:eastAsia="de-DE"/>
              </w:rPr>
              <w:t>, 0x00LL)</w:t>
            </w:r>
          </w:p>
          <w:p w:rsidR="00774356" w:rsidRPr="00801ACD" w:rsidRDefault="003B3FDD" w:rsidP="006B2B49">
            <w:pPr>
              <w:pStyle w:val="FlietextEinzug"/>
              <w:ind w:left="0"/>
              <w:jc w:val="both"/>
              <w:rPr>
                <w:rFonts w:asciiTheme="minorHAnsi" w:hAnsiTheme="minorHAnsi" w:cstheme="minorHAnsi"/>
                <w:sz w:val="12"/>
                <w:szCs w:val="12"/>
              </w:rPr>
            </w:pPr>
            <w:r w:rsidRPr="00801ACD">
              <w:rPr>
                <w:rFonts w:asciiTheme="minorHAnsi" w:hAnsiTheme="minorHAnsi" w:cstheme="minorHAnsi"/>
                <w:sz w:val="12"/>
                <w:szCs w:val="12"/>
              </w:rPr>
              <w:t xml:space="preserve">    </w:t>
            </w:r>
            <w:r w:rsidR="00774356" w:rsidRPr="00801ACD">
              <w:rPr>
                <w:rFonts w:asciiTheme="minorHAnsi" w:hAnsiTheme="minorHAnsi" w:cstheme="minorHAnsi"/>
                <w:sz w:val="12"/>
                <w:szCs w:val="12"/>
              </w:rPr>
              <w:t>…</w:t>
            </w:r>
          </w:p>
          <w:p w:rsidR="00774356" w:rsidRPr="008834BC" w:rsidRDefault="00774356" w:rsidP="00774356">
            <w:pPr>
              <w:autoSpaceDE w:val="0"/>
              <w:autoSpaceDN w:val="0"/>
              <w:adjustRightInd w:val="0"/>
              <w:rPr>
                <w:rFonts w:asciiTheme="minorHAnsi" w:eastAsia="Times New Roman" w:hAnsiTheme="minorHAnsi" w:cstheme="minorHAnsi"/>
                <w:sz w:val="16"/>
                <w:szCs w:val="16"/>
                <w:lang w:eastAsia="de-DE"/>
              </w:rPr>
            </w:pPr>
            <w:r w:rsidRPr="008834BC">
              <w:rPr>
                <w:rFonts w:asciiTheme="minorHAnsi" w:eastAsia="Times New Roman" w:hAnsiTheme="minorHAnsi" w:cstheme="minorHAnsi"/>
                <w:color w:val="000000"/>
                <w:sz w:val="16"/>
                <w:szCs w:val="16"/>
                <w:lang w:eastAsia="de-DE"/>
              </w:rPr>
              <w:t xml:space="preserve">    </w:t>
            </w:r>
            <w:r w:rsidRPr="008834BC">
              <w:rPr>
                <w:rFonts w:asciiTheme="minorHAnsi" w:eastAsia="Times New Roman" w:hAnsiTheme="minorHAnsi" w:cstheme="minorHAnsi"/>
                <w:color w:val="000000"/>
                <w:sz w:val="16"/>
                <w:szCs w:val="16"/>
                <w:lang w:eastAsia="de-DE"/>
              </w:rPr>
              <w:tab/>
              <w:t xml:space="preserve">EPL_OBD_SUBINDEX_RAM_VAR(0x3004, 0x40, kEplObdTypUInt64, kEplObdAccSRW, tEplObdUnsigned64, </w:t>
            </w:r>
            <w:proofErr w:type="spellStart"/>
            <w:r w:rsidRPr="008834BC">
              <w:rPr>
                <w:rFonts w:asciiTheme="minorHAnsi" w:eastAsia="Times New Roman" w:hAnsiTheme="minorHAnsi" w:cstheme="minorHAnsi"/>
                <w:color w:val="000000"/>
                <w:sz w:val="16"/>
                <w:szCs w:val="16"/>
                <w:lang w:eastAsia="de-DE"/>
              </w:rPr>
              <w:t>Framemask_Task</w:t>
            </w:r>
            <w:proofErr w:type="spellEnd"/>
            <w:r w:rsidRPr="008834BC">
              <w:rPr>
                <w:rFonts w:asciiTheme="minorHAnsi" w:eastAsia="Times New Roman" w:hAnsiTheme="minorHAnsi" w:cstheme="minorHAnsi"/>
                <w:color w:val="000000"/>
                <w:sz w:val="16"/>
                <w:szCs w:val="16"/>
                <w:lang w:eastAsia="de-DE"/>
              </w:rPr>
              <w:t>, 0x00LL)</w:t>
            </w:r>
          </w:p>
          <w:p w:rsidR="00774356" w:rsidRPr="00774356" w:rsidRDefault="00774356" w:rsidP="00774356">
            <w:pPr>
              <w:autoSpaceDE w:val="0"/>
              <w:autoSpaceDN w:val="0"/>
              <w:adjustRightInd w:val="0"/>
              <w:rPr>
                <w:rFonts w:asciiTheme="minorHAnsi" w:eastAsia="Times New Roman" w:hAnsiTheme="minorHAnsi" w:cstheme="minorHAnsi"/>
                <w:sz w:val="16"/>
                <w:szCs w:val="16"/>
                <w:lang w:eastAsia="de-DE"/>
              </w:rPr>
            </w:pPr>
            <w:r w:rsidRPr="008834BC">
              <w:rPr>
                <w:rFonts w:asciiTheme="minorHAnsi" w:eastAsia="Times New Roman" w:hAnsiTheme="minorHAnsi" w:cstheme="minorHAnsi"/>
                <w:color w:val="000000"/>
                <w:sz w:val="16"/>
                <w:szCs w:val="16"/>
                <w:lang w:eastAsia="de-DE"/>
              </w:rPr>
              <w:t xml:space="preserve">    EPL_OBD_END_INDEX(0x3004)</w:t>
            </w:r>
          </w:p>
          <w:p w:rsidR="00774356" w:rsidRPr="00801ACD" w:rsidRDefault="00C70580" w:rsidP="006B2B49">
            <w:pPr>
              <w:pStyle w:val="FlietextEinzug"/>
              <w:ind w:left="0"/>
              <w:jc w:val="both"/>
              <w:rPr>
                <w:rFonts w:asciiTheme="minorHAnsi" w:hAnsiTheme="minorHAnsi" w:cstheme="minorHAnsi"/>
                <w:sz w:val="12"/>
                <w:szCs w:val="12"/>
              </w:rPr>
            </w:pPr>
            <w:r w:rsidRPr="00801ACD">
              <w:rPr>
                <w:rFonts w:asciiTheme="minorHAnsi" w:hAnsiTheme="minorHAnsi" w:cstheme="minorHAnsi"/>
                <w:sz w:val="12"/>
                <w:szCs w:val="12"/>
              </w:rPr>
              <w:t>…</w:t>
            </w:r>
          </w:p>
          <w:p w:rsidR="003B3FDD" w:rsidRPr="00C70580" w:rsidRDefault="003B3FDD" w:rsidP="00774356">
            <w:pPr>
              <w:pStyle w:val="FlietextEinzug"/>
              <w:ind w:left="0"/>
              <w:jc w:val="both"/>
              <w:rPr>
                <w:rFonts w:asciiTheme="minorHAnsi" w:hAnsiTheme="minorHAnsi" w:cstheme="minorHAnsi"/>
                <w:sz w:val="16"/>
                <w:szCs w:val="16"/>
              </w:rPr>
            </w:pPr>
            <w:r w:rsidRPr="00774356">
              <w:rPr>
                <w:rFonts w:asciiTheme="minorHAnsi" w:eastAsia="Times New Roman" w:hAnsiTheme="minorHAnsi" w:cstheme="minorHAnsi"/>
                <w:color w:val="000000"/>
                <w:sz w:val="16"/>
                <w:szCs w:val="16"/>
                <w:lang w:eastAsia="de-DE"/>
              </w:rPr>
              <w:t xml:space="preserve">    </w:t>
            </w:r>
            <w:r w:rsidR="00774356" w:rsidRPr="00C70580">
              <w:rPr>
                <w:rFonts w:asciiTheme="minorHAnsi" w:eastAsia="Times New Roman" w:hAnsiTheme="minorHAnsi" w:cstheme="minorHAnsi"/>
                <w:color w:val="000000"/>
                <w:sz w:val="16"/>
                <w:szCs w:val="16"/>
                <w:lang w:eastAsia="de-DE"/>
              </w:rPr>
              <w:t>EPL_OBD_END_PART ()</w:t>
            </w:r>
          </w:p>
          <w:p w:rsidR="00774356" w:rsidRPr="00801ACD" w:rsidRDefault="00774356" w:rsidP="00774356">
            <w:pPr>
              <w:pStyle w:val="FlietextEinzug"/>
              <w:ind w:left="0"/>
              <w:jc w:val="both"/>
              <w:rPr>
                <w:rFonts w:asciiTheme="minorHAnsi" w:hAnsiTheme="minorHAnsi" w:cstheme="minorHAnsi"/>
                <w:sz w:val="12"/>
                <w:szCs w:val="12"/>
              </w:rPr>
            </w:pPr>
            <w:r w:rsidRPr="00801ACD">
              <w:rPr>
                <w:rFonts w:asciiTheme="minorHAnsi" w:hAnsiTheme="minorHAnsi" w:cstheme="minorHAnsi"/>
                <w:sz w:val="12"/>
                <w:szCs w:val="12"/>
              </w:rPr>
              <w:t>…</w:t>
            </w:r>
          </w:p>
        </w:tc>
      </w:tr>
    </w:tbl>
    <w:p w:rsidR="000704AF" w:rsidRDefault="001C6BE8" w:rsidP="00E82652">
      <w:pPr>
        <w:pStyle w:val="FlietextEinzug"/>
        <w:jc w:val="both"/>
      </w:pPr>
      <w:r>
        <w:lastRenderedPageBreak/>
        <w:t xml:space="preserve">The </w:t>
      </w:r>
      <w:r w:rsidR="00380649">
        <w:t>3000</w:t>
      </w:r>
      <w:r w:rsidR="00380649" w:rsidRPr="00FE76E7">
        <w:rPr>
          <w:sz w:val="14"/>
        </w:rPr>
        <w:t>h</w:t>
      </w:r>
      <w:r w:rsidR="00380649">
        <w:t xml:space="preserve"> control </w:t>
      </w:r>
      <w:r>
        <w:t xml:space="preserve">object </w:t>
      </w:r>
      <w:r w:rsidR="00380649">
        <w:t>is</w:t>
      </w:r>
      <w:r>
        <w:t xml:space="preserve"> explained </w:t>
      </w:r>
      <w:r w:rsidR="00380649">
        <w:t xml:space="preserve">later on </w:t>
      </w:r>
      <w:r>
        <w:t xml:space="preserve">in </w:t>
      </w:r>
      <w:r w:rsidRPr="006900AC">
        <w:t xml:space="preserve">chapter </w:t>
      </w:r>
      <w:r w:rsidRPr="006900AC">
        <w:fldChar w:fldCharType="begin"/>
      </w:r>
      <w:r w:rsidRPr="006900AC">
        <w:instrText xml:space="preserve"> REF _Ref330207377 \r \h </w:instrText>
      </w:r>
      <w:r w:rsidR="004305F9">
        <w:instrText xml:space="preserve"> \* MERGEFORMAT </w:instrText>
      </w:r>
      <w:r w:rsidRPr="006900AC">
        <w:fldChar w:fldCharType="separate"/>
      </w:r>
      <w:r w:rsidR="00B461E4">
        <w:t>7.1</w:t>
      </w:r>
      <w:r w:rsidRPr="006900AC">
        <w:fldChar w:fldCharType="end"/>
      </w:r>
      <w:r w:rsidR="00F11E74">
        <w:rPr>
          <w:i/>
        </w:rPr>
        <w:t>Operations</w:t>
      </w:r>
      <w:r w:rsidRPr="006900AC">
        <w:rPr>
          <w:i/>
        </w:rPr>
        <w:t>.</w:t>
      </w:r>
    </w:p>
    <w:p w:rsidR="003C4635" w:rsidRDefault="003C4635" w:rsidP="00E82652">
      <w:pPr>
        <w:pStyle w:val="FlietextEinzug"/>
        <w:jc w:val="both"/>
      </w:pPr>
    </w:p>
    <w:p w:rsidR="003C4635" w:rsidRDefault="00587C9A" w:rsidP="00E82652">
      <w:pPr>
        <w:pStyle w:val="FlietextEinzug"/>
        <w:jc w:val="both"/>
      </w:pPr>
      <w:r>
        <w:t xml:space="preserve">We also </w:t>
      </w:r>
      <w:r w:rsidRPr="002C41FF">
        <w:t>created a pre-defined mapping for the PDO-transfer to object 3000</w:t>
      </w:r>
      <w:r w:rsidRPr="00801ACD">
        <w:rPr>
          <w:sz w:val="14"/>
        </w:rPr>
        <w:t>h</w:t>
      </w:r>
      <w:r w:rsidRPr="002C41FF">
        <w:t xml:space="preserve"> subindex 1 (PReq FM ope</w:t>
      </w:r>
      <w:r w:rsidRPr="002C41FF">
        <w:t>r</w:t>
      </w:r>
      <w:r w:rsidRPr="002C41FF">
        <w:t>ations) and 2 (PRes</w:t>
      </w:r>
      <w:r>
        <w:t xml:space="preserve"> FM status).</w:t>
      </w:r>
    </w:p>
    <w:p w:rsidR="003C4635" w:rsidRDefault="003C4635" w:rsidP="00E82652">
      <w:pPr>
        <w:pStyle w:val="FlietextEinzug"/>
        <w:jc w:val="both"/>
      </w:pPr>
    </w:p>
    <w:p w:rsidR="003C4635" w:rsidRDefault="003C4635" w:rsidP="00E82652">
      <w:pPr>
        <w:pStyle w:val="FlietextEinzug"/>
        <w:jc w:val="both"/>
      </w:pPr>
    </w:p>
    <w:tbl>
      <w:tblPr>
        <w:tblStyle w:val="Tabellenraster"/>
        <w:tblW w:w="10490" w:type="dxa"/>
        <w:tblInd w:w="-176" w:type="dxa"/>
        <w:tblLook w:val="04A0" w:firstRow="1" w:lastRow="0" w:firstColumn="1" w:lastColumn="0" w:noHBand="0" w:noVBand="1"/>
      </w:tblPr>
      <w:tblGrid>
        <w:gridCol w:w="10490"/>
      </w:tblGrid>
      <w:tr w:rsidR="003C4635" w:rsidRPr="003C4635" w:rsidTr="00801ACD">
        <w:tc>
          <w:tcPr>
            <w:tcW w:w="10490" w:type="dxa"/>
          </w:tcPr>
          <w:p w:rsidR="003C4635" w:rsidRPr="00801ACD" w:rsidRDefault="003C4635" w:rsidP="00801ACD">
            <w:pPr>
              <w:pStyle w:val="FlietextEinzug"/>
              <w:ind w:left="0"/>
              <w:jc w:val="both"/>
              <w:rPr>
                <w:rFonts w:asciiTheme="minorHAnsi" w:eastAsia="Times New Roman" w:hAnsiTheme="minorHAnsi" w:cstheme="minorHAnsi"/>
                <w:color w:val="000000"/>
                <w:sz w:val="16"/>
                <w:szCs w:val="16"/>
                <w:lang w:eastAsia="de-DE"/>
              </w:rPr>
            </w:pPr>
            <w:r>
              <w:rPr>
                <w:rFonts w:asciiTheme="minorHAnsi" w:eastAsia="Times New Roman" w:hAnsiTheme="minorHAnsi" w:cstheme="minorHAnsi"/>
                <w:color w:val="000000"/>
                <w:sz w:val="16"/>
                <w:szCs w:val="16"/>
                <w:lang w:eastAsia="de-DE"/>
              </w:rPr>
              <w:t>…</w:t>
            </w:r>
          </w:p>
          <w:p w:rsidR="003C4635" w:rsidRPr="00801ACD" w:rsidRDefault="003C4635" w:rsidP="003C4635">
            <w:pPr>
              <w:autoSpaceDE w:val="0"/>
              <w:autoSpaceDN w:val="0"/>
              <w:adjustRightInd w:val="0"/>
              <w:rPr>
                <w:rFonts w:asciiTheme="minorHAnsi" w:eastAsia="Times New Roman" w:hAnsiTheme="minorHAnsi" w:cstheme="minorHAnsi"/>
                <w:color w:val="3F7F5F"/>
                <w:sz w:val="16"/>
                <w:szCs w:val="16"/>
                <w:lang w:eastAsia="de-DE"/>
              </w:rPr>
            </w:pPr>
            <w:r w:rsidRPr="00801ACD">
              <w:rPr>
                <w:rFonts w:asciiTheme="minorHAnsi" w:eastAsia="Times New Roman" w:hAnsiTheme="minorHAnsi" w:cstheme="minorHAnsi"/>
                <w:color w:val="3F7F5F"/>
                <w:sz w:val="16"/>
                <w:szCs w:val="16"/>
                <w:lang w:eastAsia="de-DE"/>
              </w:rPr>
              <w:t xml:space="preserve">     // Object 1600h: PDO_RxMappParam_00h_AU64</w:t>
            </w:r>
          </w:p>
          <w:p w:rsidR="003C4635" w:rsidRPr="00801ACD" w:rsidRDefault="003C4635" w:rsidP="003C4635">
            <w:pPr>
              <w:autoSpaceDE w:val="0"/>
              <w:autoSpaceDN w:val="0"/>
              <w:adjustRightInd w:val="0"/>
              <w:rPr>
                <w:rFonts w:asciiTheme="minorHAnsi" w:eastAsia="Times New Roman" w:hAnsiTheme="minorHAnsi" w:cstheme="minorHAnsi"/>
                <w:color w:val="000000"/>
                <w:sz w:val="16"/>
                <w:szCs w:val="16"/>
                <w:lang w:eastAsia="de-DE"/>
              </w:rPr>
            </w:pPr>
            <w:r>
              <w:rPr>
                <w:rFonts w:asciiTheme="minorHAnsi" w:eastAsia="Times New Roman" w:hAnsiTheme="minorHAnsi" w:cstheme="minorHAnsi"/>
                <w:color w:val="000000"/>
                <w:sz w:val="16"/>
                <w:szCs w:val="16"/>
                <w:lang w:eastAsia="de-DE"/>
              </w:rPr>
              <w:t xml:space="preserve">     </w:t>
            </w:r>
            <w:r w:rsidRPr="00801ACD">
              <w:rPr>
                <w:rFonts w:asciiTheme="minorHAnsi" w:eastAsia="Times New Roman" w:hAnsiTheme="minorHAnsi" w:cstheme="minorHAnsi"/>
                <w:color w:val="000000"/>
                <w:sz w:val="16"/>
                <w:szCs w:val="16"/>
                <w:lang w:eastAsia="de-DE"/>
              </w:rPr>
              <w:t xml:space="preserve">EPL_OBD_BEGIN_INDEX_RAM(0x1600, 0x1A, </w:t>
            </w:r>
            <w:proofErr w:type="spellStart"/>
            <w:r w:rsidRPr="00801ACD">
              <w:rPr>
                <w:rFonts w:asciiTheme="minorHAnsi" w:eastAsia="Times New Roman" w:hAnsiTheme="minorHAnsi" w:cstheme="minorHAnsi"/>
                <w:color w:val="000000"/>
                <w:sz w:val="16"/>
                <w:szCs w:val="16"/>
                <w:lang w:eastAsia="de-DE"/>
              </w:rPr>
              <w:t>EplPdouCbObdAccess</w:t>
            </w:r>
            <w:proofErr w:type="spellEnd"/>
            <w:r w:rsidRPr="00801ACD">
              <w:rPr>
                <w:rFonts w:asciiTheme="minorHAnsi" w:eastAsia="Times New Roman" w:hAnsiTheme="minorHAnsi" w:cstheme="minorHAnsi"/>
                <w:color w:val="000000"/>
                <w:sz w:val="16"/>
                <w:szCs w:val="16"/>
                <w:lang w:eastAsia="de-DE"/>
              </w:rPr>
              <w:t>)</w:t>
            </w:r>
            <w:r w:rsidRPr="00801ACD">
              <w:rPr>
                <w:rFonts w:asciiTheme="minorHAnsi" w:eastAsia="Times New Roman" w:hAnsiTheme="minorHAnsi" w:cstheme="minorHAnsi"/>
                <w:color w:val="000000"/>
                <w:sz w:val="16"/>
                <w:szCs w:val="16"/>
                <w:lang w:eastAsia="de-DE"/>
              </w:rPr>
              <w:tab/>
            </w:r>
          </w:p>
          <w:p w:rsidR="003C4635" w:rsidRPr="00801ACD" w:rsidRDefault="003C4635" w:rsidP="003C4635">
            <w:pPr>
              <w:autoSpaceDE w:val="0"/>
              <w:autoSpaceDN w:val="0"/>
              <w:adjustRightInd w:val="0"/>
              <w:rPr>
                <w:rFonts w:asciiTheme="minorHAnsi" w:eastAsia="Times New Roman" w:hAnsiTheme="minorHAnsi" w:cstheme="minorHAnsi"/>
                <w:color w:val="000000"/>
                <w:sz w:val="16"/>
                <w:szCs w:val="16"/>
                <w:lang w:eastAsia="de-DE"/>
              </w:rPr>
            </w:pPr>
            <w:r>
              <w:rPr>
                <w:rFonts w:asciiTheme="minorHAnsi" w:eastAsia="Times New Roman" w:hAnsiTheme="minorHAnsi" w:cstheme="minorHAnsi"/>
                <w:color w:val="000000"/>
                <w:sz w:val="16"/>
                <w:szCs w:val="16"/>
                <w:lang w:eastAsia="de-DE"/>
              </w:rPr>
              <w:t xml:space="preserve">          </w:t>
            </w:r>
            <w:r w:rsidRPr="00801ACD">
              <w:rPr>
                <w:rFonts w:asciiTheme="minorHAnsi" w:eastAsia="Times New Roman" w:hAnsiTheme="minorHAnsi" w:cstheme="minorHAnsi"/>
                <w:color w:val="000000"/>
                <w:sz w:val="16"/>
                <w:szCs w:val="16"/>
                <w:lang w:eastAsia="de-DE"/>
              </w:rPr>
              <w:t xml:space="preserve">EPL_OBD_SUBINDEX_RAM_VAR(0x1600, 0x00, kEplObdTypUInt8, </w:t>
            </w:r>
            <w:proofErr w:type="spellStart"/>
            <w:r w:rsidRPr="00801ACD">
              <w:rPr>
                <w:rFonts w:asciiTheme="minorHAnsi" w:eastAsia="Times New Roman" w:hAnsiTheme="minorHAnsi" w:cstheme="minorHAnsi"/>
                <w:color w:val="000000"/>
                <w:sz w:val="16"/>
                <w:szCs w:val="16"/>
                <w:lang w:eastAsia="de-DE"/>
              </w:rPr>
              <w:t>kEplObdAccRW</w:t>
            </w:r>
            <w:proofErr w:type="spellEnd"/>
            <w:r w:rsidRPr="00801ACD">
              <w:rPr>
                <w:rFonts w:asciiTheme="minorHAnsi" w:eastAsia="Times New Roman" w:hAnsiTheme="minorHAnsi" w:cstheme="minorHAnsi"/>
                <w:color w:val="000000"/>
                <w:sz w:val="16"/>
                <w:szCs w:val="16"/>
                <w:lang w:eastAsia="de-DE"/>
              </w:rPr>
              <w:t xml:space="preserve">, tEplObdUnsigned8, </w:t>
            </w:r>
            <w:proofErr w:type="spellStart"/>
            <w:r w:rsidRPr="00801ACD">
              <w:rPr>
                <w:rFonts w:asciiTheme="minorHAnsi" w:eastAsia="Times New Roman" w:hAnsiTheme="minorHAnsi" w:cstheme="minorHAnsi"/>
                <w:color w:val="000000"/>
                <w:sz w:val="16"/>
                <w:szCs w:val="16"/>
                <w:lang w:eastAsia="de-DE"/>
              </w:rPr>
              <w:t>NumberOfEntries</w:t>
            </w:r>
            <w:proofErr w:type="spellEnd"/>
            <w:r w:rsidRPr="00801ACD">
              <w:rPr>
                <w:rFonts w:asciiTheme="minorHAnsi" w:eastAsia="Times New Roman" w:hAnsiTheme="minorHAnsi" w:cstheme="minorHAnsi"/>
                <w:color w:val="000000"/>
                <w:sz w:val="16"/>
                <w:szCs w:val="16"/>
                <w:lang w:eastAsia="de-DE"/>
              </w:rPr>
              <w:t xml:space="preserve">, </w:t>
            </w:r>
            <w:r w:rsidRPr="00801ACD">
              <w:rPr>
                <w:rFonts w:asciiTheme="minorHAnsi" w:eastAsia="Times New Roman" w:hAnsiTheme="minorHAnsi" w:cstheme="minorHAnsi"/>
                <w:color w:val="FF0000"/>
                <w:sz w:val="16"/>
                <w:szCs w:val="16"/>
                <w:lang w:eastAsia="de-DE"/>
              </w:rPr>
              <w:t>0x01</w:t>
            </w:r>
            <w:r w:rsidRPr="00801ACD">
              <w:rPr>
                <w:rFonts w:asciiTheme="minorHAnsi" w:eastAsia="Times New Roman" w:hAnsiTheme="minorHAnsi" w:cstheme="minorHAnsi"/>
                <w:color w:val="000000"/>
                <w:sz w:val="16"/>
                <w:szCs w:val="16"/>
                <w:lang w:eastAsia="de-DE"/>
              </w:rPr>
              <w:t>)</w:t>
            </w:r>
          </w:p>
          <w:p w:rsidR="003C4635" w:rsidRDefault="003C4635" w:rsidP="00801ACD">
            <w:pPr>
              <w:pStyle w:val="FlietextEinzug"/>
              <w:ind w:left="0"/>
              <w:jc w:val="both"/>
              <w:rPr>
                <w:rFonts w:asciiTheme="minorHAnsi" w:eastAsia="Times New Roman" w:hAnsiTheme="minorHAnsi" w:cstheme="minorHAnsi"/>
                <w:color w:val="000000"/>
                <w:sz w:val="16"/>
                <w:szCs w:val="16"/>
                <w:lang w:eastAsia="de-DE"/>
              </w:rPr>
            </w:pPr>
            <w:r>
              <w:rPr>
                <w:rFonts w:asciiTheme="minorHAnsi" w:eastAsia="Times New Roman" w:hAnsiTheme="minorHAnsi" w:cstheme="minorHAnsi"/>
                <w:color w:val="000000"/>
                <w:sz w:val="16"/>
                <w:szCs w:val="16"/>
                <w:lang w:eastAsia="de-DE"/>
              </w:rPr>
              <w:t xml:space="preserve"> </w:t>
            </w:r>
            <w:r w:rsidRPr="0074138A">
              <w:rPr>
                <w:rFonts w:asciiTheme="minorHAnsi" w:eastAsia="Times New Roman" w:hAnsiTheme="minorHAnsi" w:cstheme="minorHAnsi"/>
                <w:color w:val="000000"/>
                <w:sz w:val="16"/>
                <w:szCs w:val="16"/>
                <w:lang w:eastAsia="de-DE"/>
              </w:rPr>
              <w:t xml:space="preserve">    </w:t>
            </w:r>
            <w:r>
              <w:rPr>
                <w:rFonts w:asciiTheme="minorHAnsi" w:eastAsia="Times New Roman" w:hAnsiTheme="minorHAnsi" w:cstheme="minorHAnsi"/>
                <w:color w:val="000000"/>
                <w:sz w:val="16"/>
                <w:szCs w:val="16"/>
                <w:lang w:eastAsia="de-DE"/>
              </w:rPr>
              <w:t xml:space="preserve">     </w:t>
            </w:r>
            <w:r w:rsidRPr="0074138A">
              <w:rPr>
                <w:rFonts w:asciiTheme="minorHAnsi" w:eastAsia="Times New Roman" w:hAnsiTheme="minorHAnsi" w:cstheme="minorHAnsi"/>
                <w:color w:val="000000"/>
                <w:sz w:val="16"/>
                <w:szCs w:val="16"/>
                <w:lang w:eastAsia="de-DE"/>
              </w:rPr>
              <w:t xml:space="preserve">EPL_OBD_SUBINDEX_RAM_VAR(0x1600, 0x01, kEplObdTypUInt64, </w:t>
            </w:r>
            <w:proofErr w:type="spellStart"/>
            <w:r w:rsidRPr="0074138A">
              <w:rPr>
                <w:rFonts w:asciiTheme="minorHAnsi" w:eastAsia="Times New Roman" w:hAnsiTheme="minorHAnsi" w:cstheme="minorHAnsi"/>
                <w:color w:val="000000"/>
                <w:sz w:val="16"/>
                <w:szCs w:val="16"/>
                <w:lang w:eastAsia="de-DE"/>
              </w:rPr>
              <w:t>kEplObdAccRW</w:t>
            </w:r>
            <w:proofErr w:type="spellEnd"/>
            <w:r w:rsidRPr="0074138A">
              <w:rPr>
                <w:rFonts w:asciiTheme="minorHAnsi" w:eastAsia="Times New Roman" w:hAnsiTheme="minorHAnsi" w:cstheme="minorHAnsi"/>
                <w:color w:val="000000"/>
                <w:sz w:val="16"/>
                <w:szCs w:val="16"/>
                <w:lang w:eastAsia="de-DE"/>
              </w:rPr>
              <w:t xml:space="preserve">, tEplObdUnsigned64, </w:t>
            </w:r>
            <w:proofErr w:type="spellStart"/>
            <w:r w:rsidRPr="0074138A">
              <w:rPr>
                <w:rFonts w:asciiTheme="minorHAnsi" w:eastAsia="Times New Roman" w:hAnsiTheme="minorHAnsi" w:cstheme="minorHAnsi"/>
                <w:color w:val="000000"/>
                <w:sz w:val="16"/>
                <w:szCs w:val="16"/>
                <w:lang w:eastAsia="de-DE"/>
              </w:rPr>
              <w:t>ObjectMapping</w:t>
            </w:r>
            <w:proofErr w:type="spellEnd"/>
            <w:r w:rsidRPr="0074138A">
              <w:rPr>
                <w:rFonts w:asciiTheme="minorHAnsi" w:eastAsia="Times New Roman" w:hAnsiTheme="minorHAnsi" w:cstheme="minorHAnsi"/>
                <w:color w:val="000000"/>
                <w:sz w:val="16"/>
                <w:szCs w:val="16"/>
                <w:lang w:eastAsia="de-DE"/>
              </w:rPr>
              <w:t xml:space="preserve">, </w:t>
            </w:r>
            <w:r w:rsidRPr="00801ACD">
              <w:rPr>
                <w:rFonts w:asciiTheme="minorHAnsi" w:eastAsia="Times New Roman" w:hAnsiTheme="minorHAnsi" w:cstheme="minorHAnsi"/>
                <w:color w:val="FF0000"/>
                <w:sz w:val="16"/>
                <w:szCs w:val="16"/>
                <w:lang w:eastAsia="de-DE"/>
              </w:rPr>
              <w:t>0x0008000000013000</w:t>
            </w:r>
            <w:r w:rsidRPr="0074138A">
              <w:rPr>
                <w:rFonts w:asciiTheme="minorHAnsi" w:eastAsia="Times New Roman" w:hAnsiTheme="minorHAnsi" w:cstheme="minorHAnsi"/>
                <w:color w:val="000000"/>
                <w:sz w:val="16"/>
                <w:szCs w:val="16"/>
                <w:lang w:eastAsia="de-DE"/>
              </w:rPr>
              <w:t>)</w:t>
            </w:r>
          </w:p>
          <w:p w:rsidR="003C4635" w:rsidRPr="0074138A" w:rsidRDefault="003C4635" w:rsidP="003C4635">
            <w:pPr>
              <w:pStyle w:val="FlietextEinzug"/>
              <w:ind w:left="0"/>
              <w:jc w:val="both"/>
              <w:rPr>
                <w:rFonts w:asciiTheme="minorHAnsi" w:eastAsia="Times New Roman" w:hAnsiTheme="minorHAnsi" w:cstheme="minorHAnsi"/>
                <w:color w:val="000000"/>
                <w:sz w:val="16"/>
                <w:szCs w:val="16"/>
                <w:lang w:eastAsia="de-DE"/>
              </w:rPr>
            </w:pPr>
            <w:r>
              <w:rPr>
                <w:rFonts w:asciiTheme="minorHAnsi" w:eastAsia="Times New Roman" w:hAnsiTheme="minorHAnsi" w:cstheme="minorHAnsi"/>
                <w:color w:val="000000"/>
                <w:sz w:val="16"/>
                <w:szCs w:val="16"/>
                <w:lang w:eastAsia="de-DE"/>
              </w:rPr>
              <w:t xml:space="preserve"> </w:t>
            </w:r>
            <w:r w:rsidRPr="0074138A">
              <w:rPr>
                <w:rFonts w:asciiTheme="minorHAnsi" w:eastAsia="Times New Roman" w:hAnsiTheme="minorHAnsi" w:cstheme="minorHAnsi"/>
                <w:color w:val="000000"/>
                <w:sz w:val="16"/>
                <w:szCs w:val="16"/>
                <w:lang w:eastAsia="de-DE"/>
              </w:rPr>
              <w:t xml:space="preserve">    </w:t>
            </w:r>
            <w:r>
              <w:rPr>
                <w:rFonts w:asciiTheme="minorHAnsi" w:eastAsia="Times New Roman" w:hAnsiTheme="minorHAnsi" w:cstheme="minorHAnsi"/>
                <w:color w:val="000000"/>
                <w:sz w:val="16"/>
                <w:szCs w:val="16"/>
                <w:lang w:eastAsia="de-DE"/>
              </w:rPr>
              <w:t xml:space="preserve">     </w:t>
            </w:r>
            <w:r w:rsidRPr="0074138A">
              <w:rPr>
                <w:rFonts w:asciiTheme="minorHAnsi" w:eastAsia="Times New Roman" w:hAnsiTheme="minorHAnsi" w:cstheme="minorHAnsi"/>
                <w:color w:val="000000"/>
                <w:sz w:val="16"/>
                <w:szCs w:val="16"/>
                <w:lang w:eastAsia="de-DE"/>
              </w:rPr>
              <w:t>EPL_OBD_SUBINDEX_RAM_VAR(0x1600, 0x0</w:t>
            </w:r>
            <w:r>
              <w:rPr>
                <w:rFonts w:asciiTheme="minorHAnsi" w:eastAsia="Times New Roman" w:hAnsiTheme="minorHAnsi" w:cstheme="minorHAnsi"/>
                <w:color w:val="000000"/>
                <w:sz w:val="16"/>
                <w:szCs w:val="16"/>
                <w:lang w:eastAsia="de-DE"/>
              </w:rPr>
              <w:t>2</w:t>
            </w:r>
            <w:r w:rsidRPr="0074138A">
              <w:rPr>
                <w:rFonts w:asciiTheme="minorHAnsi" w:eastAsia="Times New Roman" w:hAnsiTheme="minorHAnsi" w:cstheme="minorHAnsi"/>
                <w:color w:val="000000"/>
                <w:sz w:val="16"/>
                <w:szCs w:val="16"/>
                <w:lang w:eastAsia="de-DE"/>
              </w:rPr>
              <w:t xml:space="preserve">, kEplObdTypUInt64, </w:t>
            </w:r>
            <w:proofErr w:type="spellStart"/>
            <w:r w:rsidRPr="0074138A">
              <w:rPr>
                <w:rFonts w:asciiTheme="minorHAnsi" w:eastAsia="Times New Roman" w:hAnsiTheme="minorHAnsi" w:cstheme="minorHAnsi"/>
                <w:color w:val="000000"/>
                <w:sz w:val="16"/>
                <w:szCs w:val="16"/>
                <w:lang w:eastAsia="de-DE"/>
              </w:rPr>
              <w:t>kEplObdAccRW</w:t>
            </w:r>
            <w:proofErr w:type="spellEnd"/>
            <w:r w:rsidRPr="0074138A">
              <w:rPr>
                <w:rFonts w:asciiTheme="minorHAnsi" w:eastAsia="Times New Roman" w:hAnsiTheme="minorHAnsi" w:cstheme="minorHAnsi"/>
                <w:color w:val="000000"/>
                <w:sz w:val="16"/>
                <w:szCs w:val="16"/>
                <w:lang w:eastAsia="de-DE"/>
              </w:rPr>
              <w:t xml:space="preserve">, tEplObdUnsigned64, </w:t>
            </w:r>
            <w:proofErr w:type="spellStart"/>
            <w:r w:rsidRPr="0074138A">
              <w:rPr>
                <w:rFonts w:asciiTheme="minorHAnsi" w:eastAsia="Times New Roman" w:hAnsiTheme="minorHAnsi" w:cstheme="minorHAnsi"/>
                <w:color w:val="000000"/>
                <w:sz w:val="16"/>
                <w:szCs w:val="16"/>
                <w:lang w:eastAsia="de-DE"/>
              </w:rPr>
              <w:t>ObjectMapping</w:t>
            </w:r>
            <w:proofErr w:type="spellEnd"/>
            <w:r w:rsidRPr="0074138A">
              <w:rPr>
                <w:rFonts w:asciiTheme="minorHAnsi" w:eastAsia="Times New Roman" w:hAnsiTheme="minorHAnsi" w:cstheme="minorHAnsi"/>
                <w:color w:val="000000"/>
                <w:sz w:val="16"/>
                <w:szCs w:val="16"/>
                <w:lang w:eastAsia="de-DE"/>
              </w:rPr>
              <w:t xml:space="preserve">, </w:t>
            </w:r>
            <w:r>
              <w:rPr>
                <w:rFonts w:asciiTheme="minorHAnsi" w:eastAsia="Times New Roman" w:hAnsiTheme="minorHAnsi" w:cstheme="minorHAnsi"/>
                <w:color w:val="000000"/>
                <w:sz w:val="16"/>
                <w:szCs w:val="16"/>
                <w:lang w:eastAsia="de-DE"/>
              </w:rPr>
              <w:t>0x00LL</w:t>
            </w:r>
            <w:r w:rsidRPr="0074138A">
              <w:rPr>
                <w:rFonts w:asciiTheme="minorHAnsi" w:eastAsia="Times New Roman" w:hAnsiTheme="minorHAnsi" w:cstheme="minorHAnsi"/>
                <w:color w:val="000000"/>
                <w:sz w:val="16"/>
                <w:szCs w:val="16"/>
                <w:lang w:eastAsia="de-DE"/>
              </w:rPr>
              <w:t>)</w:t>
            </w:r>
          </w:p>
          <w:p w:rsidR="003C4635" w:rsidRPr="00801ACD" w:rsidRDefault="003C4635" w:rsidP="00801ACD">
            <w:pPr>
              <w:pStyle w:val="FlietextEinzug"/>
              <w:ind w:left="0"/>
              <w:jc w:val="both"/>
              <w:rPr>
                <w:rFonts w:asciiTheme="minorHAnsi" w:eastAsia="Times New Roman" w:hAnsiTheme="minorHAnsi" w:cstheme="minorHAnsi"/>
                <w:color w:val="000000"/>
                <w:sz w:val="16"/>
                <w:szCs w:val="16"/>
                <w:lang w:eastAsia="de-DE"/>
              </w:rPr>
            </w:pPr>
            <w:r>
              <w:rPr>
                <w:rFonts w:asciiTheme="minorHAnsi" w:eastAsia="Times New Roman" w:hAnsiTheme="minorHAnsi" w:cstheme="minorHAnsi"/>
                <w:color w:val="000000"/>
                <w:sz w:val="16"/>
                <w:szCs w:val="16"/>
                <w:lang w:eastAsia="de-DE"/>
              </w:rPr>
              <w:t>…</w:t>
            </w:r>
          </w:p>
          <w:p w:rsidR="003C4635" w:rsidRPr="00801ACD" w:rsidRDefault="003C4635" w:rsidP="003C4635">
            <w:pPr>
              <w:autoSpaceDE w:val="0"/>
              <w:autoSpaceDN w:val="0"/>
              <w:adjustRightInd w:val="0"/>
              <w:rPr>
                <w:rFonts w:asciiTheme="minorHAnsi" w:eastAsia="Times New Roman" w:hAnsiTheme="minorHAnsi" w:cstheme="minorHAnsi"/>
                <w:color w:val="3F7F5F"/>
                <w:sz w:val="16"/>
                <w:szCs w:val="16"/>
                <w:lang w:eastAsia="de-DE"/>
              </w:rPr>
            </w:pPr>
            <w:r w:rsidRPr="00801ACD">
              <w:rPr>
                <w:rFonts w:asciiTheme="minorHAnsi" w:eastAsia="Times New Roman" w:hAnsiTheme="minorHAnsi" w:cstheme="minorHAnsi"/>
                <w:color w:val="3F7F5F"/>
                <w:sz w:val="16"/>
                <w:szCs w:val="16"/>
                <w:lang w:eastAsia="de-DE"/>
              </w:rPr>
              <w:t xml:space="preserve">     // Object 1A00h: PDO_TxMappParam_00h_AU64</w:t>
            </w:r>
          </w:p>
          <w:p w:rsidR="003C4635" w:rsidRPr="00801ACD" w:rsidRDefault="003C4635" w:rsidP="003C4635">
            <w:pPr>
              <w:autoSpaceDE w:val="0"/>
              <w:autoSpaceDN w:val="0"/>
              <w:adjustRightInd w:val="0"/>
              <w:rPr>
                <w:rFonts w:asciiTheme="minorHAnsi" w:eastAsia="Times New Roman" w:hAnsiTheme="minorHAnsi" w:cstheme="minorHAnsi"/>
                <w:color w:val="000000"/>
                <w:sz w:val="16"/>
                <w:szCs w:val="16"/>
                <w:lang w:eastAsia="de-DE"/>
              </w:rPr>
            </w:pPr>
            <w:r>
              <w:rPr>
                <w:rFonts w:asciiTheme="minorHAnsi" w:eastAsia="Times New Roman" w:hAnsiTheme="minorHAnsi" w:cstheme="minorHAnsi"/>
                <w:color w:val="000000"/>
                <w:sz w:val="16"/>
                <w:szCs w:val="16"/>
                <w:lang w:eastAsia="de-DE"/>
              </w:rPr>
              <w:t xml:space="preserve">     </w:t>
            </w:r>
            <w:r w:rsidRPr="00801ACD">
              <w:rPr>
                <w:rFonts w:asciiTheme="minorHAnsi" w:eastAsia="Times New Roman" w:hAnsiTheme="minorHAnsi" w:cstheme="minorHAnsi"/>
                <w:color w:val="000000"/>
                <w:sz w:val="16"/>
                <w:szCs w:val="16"/>
                <w:lang w:eastAsia="de-DE"/>
              </w:rPr>
              <w:t xml:space="preserve">EPL_OBD_BEGIN_INDEX_RAM(0x1A00, 0x1A, </w:t>
            </w:r>
            <w:proofErr w:type="spellStart"/>
            <w:r w:rsidRPr="00801ACD">
              <w:rPr>
                <w:rFonts w:asciiTheme="minorHAnsi" w:eastAsia="Times New Roman" w:hAnsiTheme="minorHAnsi" w:cstheme="minorHAnsi"/>
                <w:color w:val="000000"/>
                <w:sz w:val="16"/>
                <w:szCs w:val="16"/>
                <w:lang w:eastAsia="de-DE"/>
              </w:rPr>
              <w:t>EplPdouCbObdAccess</w:t>
            </w:r>
            <w:proofErr w:type="spellEnd"/>
            <w:r w:rsidRPr="00801ACD">
              <w:rPr>
                <w:rFonts w:asciiTheme="minorHAnsi" w:eastAsia="Times New Roman" w:hAnsiTheme="minorHAnsi" w:cstheme="minorHAnsi"/>
                <w:color w:val="000000"/>
                <w:sz w:val="16"/>
                <w:szCs w:val="16"/>
                <w:lang w:eastAsia="de-DE"/>
              </w:rPr>
              <w:t>)</w:t>
            </w:r>
          </w:p>
          <w:p w:rsidR="003C4635" w:rsidRPr="00801ACD" w:rsidRDefault="003C4635" w:rsidP="003C4635">
            <w:pPr>
              <w:autoSpaceDE w:val="0"/>
              <w:autoSpaceDN w:val="0"/>
              <w:adjustRightInd w:val="0"/>
              <w:rPr>
                <w:rFonts w:asciiTheme="minorHAnsi" w:eastAsia="Times New Roman" w:hAnsiTheme="minorHAnsi" w:cstheme="minorHAnsi"/>
                <w:color w:val="000000"/>
                <w:sz w:val="16"/>
                <w:szCs w:val="16"/>
                <w:lang w:eastAsia="de-DE"/>
              </w:rPr>
            </w:pPr>
            <w:r>
              <w:rPr>
                <w:rFonts w:asciiTheme="minorHAnsi" w:eastAsia="Times New Roman" w:hAnsiTheme="minorHAnsi" w:cstheme="minorHAnsi"/>
                <w:color w:val="000000"/>
                <w:sz w:val="16"/>
                <w:szCs w:val="16"/>
                <w:lang w:eastAsia="de-DE"/>
              </w:rPr>
              <w:t xml:space="preserve">          E</w:t>
            </w:r>
            <w:r w:rsidRPr="00801ACD">
              <w:rPr>
                <w:rFonts w:asciiTheme="minorHAnsi" w:eastAsia="Times New Roman" w:hAnsiTheme="minorHAnsi" w:cstheme="minorHAnsi"/>
                <w:color w:val="000000"/>
                <w:sz w:val="16"/>
                <w:szCs w:val="16"/>
                <w:lang w:eastAsia="de-DE"/>
              </w:rPr>
              <w:t xml:space="preserve">PL_OBD_SUBINDEX_RAM_VAR(0x1A00, 0x00, kEplObdTypUInt8, </w:t>
            </w:r>
            <w:proofErr w:type="spellStart"/>
            <w:r w:rsidRPr="00801ACD">
              <w:rPr>
                <w:rFonts w:asciiTheme="minorHAnsi" w:eastAsia="Times New Roman" w:hAnsiTheme="minorHAnsi" w:cstheme="minorHAnsi"/>
                <w:color w:val="000000"/>
                <w:sz w:val="16"/>
                <w:szCs w:val="16"/>
                <w:lang w:eastAsia="de-DE"/>
              </w:rPr>
              <w:t>kEplObdAccRW</w:t>
            </w:r>
            <w:proofErr w:type="spellEnd"/>
            <w:r w:rsidRPr="00801ACD">
              <w:rPr>
                <w:rFonts w:asciiTheme="minorHAnsi" w:eastAsia="Times New Roman" w:hAnsiTheme="minorHAnsi" w:cstheme="minorHAnsi"/>
                <w:color w:val="000000"/>
                <w:sz w:val="16"/>
                <w:szCs w:val="16"/>
                <w:lang w:eastAsia="de-DE"/>
              </w:rPr>
              <w:t xml:space="preserve">, tEplObdUnsigned8, </w:t>
            </w:r>
            <w:proofErr w:type="spellStart"/>
            <w:r w:rsidRPr="00801ACD">
              <w:rPr>
                <w:rFonts w:asciiTheme="minorHAnsi" w:eastAsia="Times New Roman" w:hAnsiTheme="minorHAnsi" w:cstheme="minorHAnsi"/>
                <w:color w:val="000000"/>
                <w:sz w:val="16"/>
                <w:szCs w:val="16"/>
                <w:lang w:eastAsia="de-DE"/>
              </w:rPr>
              <w:t>NumberOfEntries</w:t>
            </w:r>
            <w:proofErr w:type="spellEnd"/>
            <w:r w:rsidRPr="00801ACD">
              <w:rPr>
                <w:rFonts w:asciiTheme="minorHAnsi" w:eastAsia="Times New Roman" w:hAnsiTheme="minorHAnsi" w:cstheme="minorHAnsi"/>
                <w:color w:val="000000"/>
                <w:sz w:val="16"/>
                <w:szCs w:val="16"/>
                <w:lang w:eastAsia="de-DE"/>
              </w:rPr>
              <w:t xml:space="preserve">, </w:t>
            </w:r>
            <w:r w:rsidRPr="00801ACD">
              <w:rPr>
                <w:rFonts w:asciiTheme="minorHAnsi" w:eastAsia="Times New Roman" w:hAnsiTheme="minorHAnsi" w:cstheme="minorHAnsi"/>
                <w:color w:val="FF0000"/>
                <w:sz w:val="16"/>
                <w:szCs w:val="16"/>
                <w:lang w:eastAsia="de-DE"/>
              </w:rPr>
              <w:t>0x01</w:t>
            </w:r>
            <w:r w:rsidRPr="00801ACD">
              <w:rPr>
                <w:rFonts w:asciiTheme="minorHAnsi" w:eastAsia="Times New Roman" w:hAnsiTheme="minorHAnsi" w:cstheme="minorHAnsi"/>
                <w:color w:val="000000"/>
                <w:sz w:val="16"/>
                <w:szCs w:val="16"/>
                <w:lang w:eastAsia="de-DE"/>
              </w:rPr>
              <w:t>)</w:t>
            </w:r>
          </w:p>
          <w:p w:rsidR="003C4635" w:rsidRDefault="003C4635" w:rsidP="00E82652">
            <w:pPr>
              <w:pStyle w:val="FlietextEinzug"/>
              <w:ind w:left="0"/>
              <w:jc w:val="both"/>
              <w:rPr>
                <w:rFonts w:asciiTheme="minorHAnsi" w:eastAsia="Times New Roman" w:hAnsiTheme="minorHAnsi" w:cstheme="minorHAnsi"/>
                <w:color w:val="000000"/>
                <w:sz w:val="16"/>
                <w:szCs w:val="16"/>
                <w:lang w:eastAsia="de-DE"/>
              </w:rPr>
            </w:pPr>
            <w:r>
              <w:rPr>
                <w:rFonts w:asciiTheme="minorHAnsi" w:eastAsia="Times New Roman" w:hAnsiTheme="minorHAnsi" w:cstheme="minorHAnsi"/>
                <w:color w:val="000000"/>
                <w:sz w:val="16"/>
                <w:szCs w:val="16"/>
                <w:lang w:eastAsia="de-DE"/>
              </w:rPr>
              <w:t xml:space="preserve">          </w:t>
            </w:r>
            <w:r w:rsidRPr="0074138A">
              <w:rPr>
                <w:rFonts w:asciiTheme="minorHAnsi" w:eastAsia="Times New Roman" w:hAnsiTheme="minorHAnsi" w:cstheme="minorHAnsi"/>
                <w:color w:val="000000"/>
                <w:sz w:val="16"/>
                <w:szCs w:val="16"/>
                <w:lang w:eastAsia="de-DE"/>
              </w:rPr>
              <w:t xml:space="preserve">EPL_OBD_SUBINDEX_RAM_VAR(0x1A00, 0x01, kEplObdTypUInt64, </w:t>
            </w:r>
            <w:proofErr w:type="spellStart"/>
            <w:r w:rsidRPr="0074138A">
              <w:rPr>
                <w:rFonts w:asciiTheme="minorHAnsi" w:eastAsia="Times New Roman" w:hAnsiTheme="minorHAnsi" w:cstheme="minorHAnsi"/>
                <w:color w:val="000000"/>
                <w:sz w:val="16"/>
                <w:szCs w:val="16"/>
                <w:lang w:eastAsia="de-DE"/>
              </w:rPr>
              <w:t>kEplObdAccRW</w:t>
            </w:r>
            <w:proofErr w:type="spellEnd"/>
            <w:r w:rsidRPr="0074138A">
              <w:rPr>
                <w:rFonts w:asciiTheme="minorHAnsi" w:eastAsia="Times New Roman" w:hAnsiTheme="minorHAnsi" w:cstheme="minorHAnsi"/>
                <w:color w:val="000000"/>
                <w:sz w:val="16"/>
                <w:szCs w:val="16"/>
                <w:lang w:eastAsia="de-DE"/>
              </w:rPr>
              <w:t xml:space="preserve">, tEplObdUnsigned64, </w:t>
            </w:r>
            <w:proofErr w:type="spellStart"/>
            <w:r w:rsidRPr="0074138A">
              <w:rPr>
                <w:rFonts w:asciiTheme="minorHAnsi" w:eastAsia="Times New Roman" w:hAnsiTheme="minorHAnsi" w:cstheme="minorHAnsi"/>
                <w:color w:val="000000"/>
                <w:sz w:val="16"/>
                <w:szCs w:val="16"/>
                <w:lang w:eastAsia="de-DE"/>
              </w:rPr>
              <w:t>ObjectMapping</w:t>
            </w:r>
            <w:proofErr w:type="spellEnd"/>
            <w:r w:rsidRPr="0074138A">
              <w:rPr>
                <w:rFonts w:asciiTheme="minorHAnsi" w:eastAsia="Times New Roman" w:hAnsiTheme="minorHAnsi" w:cstheme="minorHAnsi"/>
                <w:color w:val="000000"/>
                <w:sz w:val="16"/>
                <w:szCs w:val="16"/>
                <w:lang w:eastAsia="de-DE"/>
              </w:rPr>
              <w:t xml:space="preserve">, </w:t>
            </w:r>
            <w:r w:rsidRPr="00801ACD">
              <w:rPr>
                <w:rFonts w:asciiTheme="minorHAnsi" w:eastAsia="Times New Roman" w:hAnsiTheme="minorHAnsi" w:cstheme="minorHAnsi"/>
                <w:color w:val="FF0000"/>
                <w:sz w:val="16"/>
                <w:szCs w:val="16"/>
                <w:lang w:eastAsia="de-DE"/>
              </w:rPr>
              <w:t>0x0008000000023000</w:t>
            </w:r>
            <w:r w:rsidRPr="0074138A">
              <w:rPr>
                <w:rFonts w:asciiTheme="minorHAnsi" w:eastAsia="Times New Roman" w:hAnsiTheme="minorHAnsi" w:cstheme="minorHAnsi"/>
                <w:color w:val="000000"/>
                <w:sz w:val="16"/>
                <w:szCs w:val="16"/>
                <w:lang w:eastAsia="de-DE"/>
              </w:rPr>
              <w:t>)</w:t>
            </w:r>
          </w:p>
          <w:p w:rsidR="003C4635" w:rsidRPr="0074138A" w:rsidRDefault="003C4635" w:rsidP="003C4635">
            <w:pPr>
              <w:pStyle w:val="FlietextEinzug"/>
              <w:ind w:left="0"/>
              <w:jc w:val="both"/>
              <w:rPr>
                <w:rFonts w:asciiTheme="minorHAnsi" w:eastAsia="Times New Roman" w:hAnsiTheme="minorHAnsi" w:cstheme="minorHAnsi"/>
                <w:color w:val="000000"/>
                <w:sz w:val="16"/>
                <w:szCs w:val="16"/>
                <w:lang w:eastAsia="de-DE"/>
              </w:rPr>
            </w:pPr>
            <w:r>
              <w:rPr>
                <w:rFonts w:asciiTheme="minorHAnsi" w:eastAsia="Times New Roman" w:hAnsiTheme="minorHAnsi" w:cstheme="minorHAnsi"/>
                <w:color w:val="000000"/>
                <w:sz w:val="16"/>
                <w:szCs w:val="16"/>
                <w:lang w:eastAsia="de-DE"/>
              </w:rPr>
              <w:t xml:space="preserve">          </w:t>
            </w:r>
            <w:r w:rsidRPr="0074138A">
              <w:rPr>
                <w:rFonts w:asciiTheme="minorHAnsi" w:eastAsia="Times New Roman" w:hAnsiTheme="minorHAnsi" w:cstheme="minorHAnsi"/>
                <w:color w:val="000000"/>
                <w:sz w:val="16"/>
                <w:szCs w:val="16"/>
                <w:lang w:eastAsia="de-DE"/>
              </w:rPr>
              <w:t>EPL_OBD_SUBINDEX_RAM_VAR(0x1A00, 0x0</w:t>
            </w:r>
            <w:r>
              <w:rPr>
                <w:rFonts w:asciiTheme="minorHAnsi" w:eastAsia="Times New Roman" w:hAnsiTheme="minorHAnsi" w:cstheme="minorHAnsi"/>
                <w:color w:val="000000"/>
                <w:sz w:val="16"/>
                <w:szCs w:val="16"/>
                <w:lang w:eastAsia="de-DE"/>
              </w:rPr>
              <w:t>2</w:t>
            </w:r>
            <w:r w:rsidRPr="0074138A">
              <w:rPr>
                <w:rFonts w:asciiTheme="minorHAnsi" w:eastAsia="Times New Roman" w:hAnsiTheme="minorHAnsi" w:cstheme="minorHAnsi"/>
                <w:color w:val="000000"/>
                <w:sz w:val="16"/>
                <w:szCs w:val="16"/>
                <w:lang w:eastAsia="de-DE"/>
              </w:rPr>
              <w:t xml:space="preserve">, kEplObdTypUInt64, </w:t>
            </w:r>
            <w:proofErr w:type="spellStart"/>
            <w:r w:rsidRPr="0074138A">
              <w:rPr>
                <w:rFonts w:asciiTheme="minorHAnsi" w:eastAsia="Times New Roman" w:hAnsiTheme="minorHAnsi" w:cstheme="minorHAnsi"/>
                <w:color w:val="000000"/>
                <w:sz w:val="16"/>
                <w:szCs w:val="16"/>
                <w:lang w:eastAsia="de-DE"/>
              </w:rPr>
              <w:t>kEplObdAccRW</w:t>
            </w:r>
            <w:proofErr w:type="spellEnd"/>
            <w:r w:rsidRPr="0074138A">
              <w:rPr>
                <w:rFonts w:asciiTheme="minorHAnsi" w:eastAsia="Times New Roman" w:hAnsiTheme="minorHAnsi" w:cstheme="minorHAnsi"/>
                <w:color w:val="000000"/>
                <w:sz w:val="16"/>
                <w:szCs w:val="16"/>
                <w:lang w:eastAsia="de-DE"/>
              </w:rPr>
              <w:t xml:space="preserve">, tEplObdUnsigned64, </w:t>
            </w:r>
            <w:proofErr w:type="spellStart"/>
            <w:r w:rsidRPr="0074138A">
              <w:rPr>
                <w:rFonts w:asciiTheme="minorHAnsi" w:eastAsia="Times New Roman" w:hAnsiTheme="minorHAnsi" w:cstheme="minorHAnsi"/>
                <w:color w:val="000000"/>
                <w:sz w:val="16"/>
                <w:szCs w:val="16"/>
                <w:lang w:eastAsia="de-DE"/>
              </w:rPr>
              <w:t>ObjectMapping</w:t>
            </w:r>
            <w:proofErr w:type="spellEnd"/>
            <w:r w:rsidRPr="0074138A">
              <w:rPr>
                <w:rFonts w:asciiTheme="minorHAnsi" w:eastAsia="Times New Roman" w:hAnsiTheme="minorHAnsi" w:cstheme="minorHAnsi"/>
                <w:color w:val="000000"/>
                <w:sz w:val="16"/>
                <w:szCs w:val="16"/>
                <w:lang w:eastAsia="de-DE"/>
              </w:rPr>
              <w:t xml:space="preserve">, </w:t>
            </w:r>
            <w:r>
              <w:rPr>
                <w:rFonts w:asciiTheme="minorHAnsi" w:eastAsia="Times New Roman" w:hAnsiTheme="minorHAnsi" w:cstheme="minorHAnsi"/>
                <w:color w:val="000000"/>
                <w:sz w:val="16"/>
                <w:szCs w:val="16"/>
                <w:lang w:eastAsia="de-DE"/>
              </w:rPr>
              <w:t>0x00LL</w:t>
            </w:r>
            <w:r w:rsidRPr="0074138A">
              <w:rPr>
                <w:rFonts w:asciiTheme="minorHAnsi" w:eastAsia="Times New Roman" w:hAnsiTheme="minorHAnsi" w:cstheme="minorHAnsi"/>
                <w:color w:val="000000"/>
                <w:sz w:val="16"/>
                <w:szCs w:val="16"/>
                <w:lang w:eastAsia="de-DE"/>
              </w:rPr>
              <w:t>)</w:t>
            </w:r>
          </w:p>
          <w:p w:rsidR="003C4635" w:rsidRPr="00801ACD" w:rsidRDefault="003C4635" w:rsidP="00E82652">
            <w:pPr>
              <w:pStyle w:val="FlietextEinzug"/>
              <w:ind w:left="0"/>
              <w:jc w:val="both"/>
              <w:rPr>
                <w:rFonts w:asciiTheme="minorHAnsi" w:eastAsia="Times New Roman" w:hAnsiTheme="minorHAnsi" w:cstheme="minorHAnsi"/>
                <w:color w:val="000000"/>
                <w:sz w:val="16"/>
                <w:szCs w:val="16"/>
                <w:lang w:eastAsia="de-DE"/>
              </w:rPr>
            </w:pPr>
            <w:r>
              <w:rPr>
                <w:rFonts w:asciiTheme="minorHAnsi" w:eastAsia="Times New Roman" w:hAnsiTheme="minorHAnsi" w:cstheme="minorHAnsi"/>
                <w:color w:val="000000"/>
                <w:sz w:val="16"/>
                <w:szCs w:val="16"/>
                <w:lang w:eastAsia="de-DE"/>
              </w:rPr>
              <w:t>…</w:t>
            </w:r>
          </w:p>
        </w:tc>
      </w:tr>
    </w:tbl>
    <w:p w:rsidR="002C41FF" w:rsidRDefault="002C41FF" w:rsidP="000704AF">
      <w:pPr>
        <w:pStyle w:val="FlietextEinzug"/>
        <w:jc w:val="both"/>
      </w:pPr>
    </w:p>
    <w:p w:rsidR="00227111" w:rsidRDefault="00227111" w:rsidP="000704AF">
      <w:pPr>
        <w:pStyle w:val="FlietextEinzug"/>
        <w:jc w:val="both"/>
      </w:pPr>
    </w:p>
    <w:p w:rsidR="00227111" w:rsidRDefault="00227111" w:rsidP="000704AF">
      <w:pPr>
        <w:pStyle w:val="FlietextEinzug"/>
        <w:jc w:val="both"/>
      </w:pPr>
    </w:p>
    <w:p w:rsidR="00227111" w:rsidRDefault="00227111" w:rsidP="00801ACD">
      <w:pPr>
        <w:pStyle w:val="berschrift3"/>
      </w:pPr>
      <w:bookmarkStart w:id="98" w:name="_Toc334109023"/>
      <w:r>
        <w:t>VendorID and Product Code (</w:t>
      </w:r>
      <w:proofErr w:type="spellStart"/>
      <w:r>
        <w:t>EplCfg.h</w:t>
      </w:r>
      <w:proofErr w:type="spellEnd"/>
      <w:r>
        <w:t>)</w:t>
      </w:r>
      <w:bookmarkEnd w:id="98"/>
    </w:p>
    <w:p w:rsidR="00DA4207" w:rsidRDefault="00DA4207" w:rsidP="000704AF">
      <w:pPr>
        <w:pStyle w:val="FlietextEinzug"/>
        <w:jc w:val="both"/>
      </w:pPr>
    </w:p>
    <w:p w:rsidR="002C41FF" w:rsidRPr="006F05A9" w:rsidRDefault="00DA4207" w:rsidP="000704AF">
      <w:pPr>
        <w:pStyle w:val="FlietextEinzug"/>
        <w:jc w:val="both"/>
      </w:pPr>
      <w:r>
        <w:t>The Framemanipulator receives a VendorID and a product code to be recognized by the openConfor</w:t>
      </w:r>
      <w:r>
        <w:t>m</w:t>
      </w:r>
      <w:r>
        <w:t>ance MN</w:t>
      </w:r>
      <w:r w:rsidR="00DC30A7">
        <w:t>. These</w:t>
      </w:r>
      <w:r w:rsidR="00FD4ADC">
        <w:t xml:space="preserve"> </w:t>
      </w:r>
      <w:r w:rsidR="00DC30A7">
        <w:t>values</w:t>
      </w:r>
      <w:r w:rsidR="00FD4ADC">
        <w:t xml:space="preserve"> </w:t>
      </w:r>
      <w:r w:rsidR="00DC30A7">
        <w:t>are</w:t>
      </w:r>
      <w:r w:rsidR="00FD4ADC">
        <w:t xml:space="preserve"> available in object 1018</w:t>
      </w:r>
      <w:r w:rsidR="00FD4ADC" w:rsidRPr="00801ACD">
        <w:rPr>
          <w:sz w:val="14"/>
        </w:rPr>
        <w:t>h</w:t>
      </w:r>
      <w:r w:rsidR="00FD4ADC">
        <w:t xml:space="preserve"> subindex 1 and 2.</w:t>
      </w:r>
      <w:r w:rsidR="00A859BE">
        <w:t xml:space="preserve"> </w:t>
      </w:r>
    </w:p>
    <w:p w:rsidR="002C41FF" w:rsidRDefault="00A018F7" w:rsidP="00801ACD">
      <w:pPr>
        <w:pStyle w:val="FlietextEinzug"/>
        <w:tabs>
          <w:tab w:val="left" w:pos="1327"/>
        </w:tabs>
        <w:jc w:val="both"/>
      </w:pPr>
      <w:r w:rsidRPr="00801ACD">
        <w:tab/>
      </w:r>
    </w:p>
    <w:p w:rsidR="00DC30A7" w:rsidRPr="00801ACD" w:rsidRDefault="00DC30A7" w:rsidP="00801ACD">
      <w:pPr>
        <w:pStyle w:val="FlietextEinzug"/>
        <w:tabs>
          <w:tab w:val="left" w:pos="1327"/>
        </w:tabs>
        <w:jc w:val="both"/>
      </w:pPr>
      <w:r>
        <w:t xml:space="preserve">But instead of updating the object in the </w:t>
      </w:r>
      <w:r w:rsidRPr="00EC25F5">
        <w:rPr>
          <w:i/>
        </w:rPr>
        <w:t>objdict</w:t>
      </w:r>
      <w:r>
        <w:rPr>
          <w:i/>
        </w:rPr>
        <w:t>.h</w:t>
      </w:r>
      <w:r>
        <w:t xml:space="preserve">, we use the </w:t>
      </w:r>
      <w:proofErr w:type="spellStart"/>
      <w:r w:rsidRPr="00801ACD">
        <w:rPr>
          <w:i/>
        </w:rPr>
        <w:t>EplCfg.h</w:t>
      </w:r>
      <w:proofErr w:type="spellEnd"/>
      <w:r>
        <w:t xml:space="preserve"> of the CNDK project</w:t>
      </w:r>
      <w:r w:rsidR="004F1001">
        <w:t xml:space="preserve"> folder:</w:t>
      </w:r>
    </w:p>
    <w:p w:rsidR="002C41FF" w:rsidRPr="00801ACD" w:rsidRDefault="002C41FF" w:rsidP="002C41FF">
      <w:pPr>
        <w:pStyle w:val="FlietextEinzug"/>
        <w:jc w:val="both"/>
        <w:rPr>
          <w:rFonts w:asciiTheme="minorHAnsi" w:eastAsia="Times New Roman" w:hAnsiTheme="minorHAnsi" w:cstheme="minorHAnsi"/>
          <w:color w:val="FF0000"/>
          <w:sz w:val="16"/>
          <w:szCs w:val="16"/>
          <w:lang w:eastAsia="de-DE"/>
        </w:rPr>
      </w:pPr>
    </w:p>
    <w:tbl>
      <w:tblPr>
        <w:tblStyle w:val="Tabellenraster"/>
        <w:tblW w:w="10774" w:type="dxa"/>
        <w:tblInd w:w="-318" w:type="dxa"/>
        <w:tblLook w:val="04A0" w:firstRow="1" w:lastRow="0" w:firstColumn="1" w:lastColumn="0" w:noHBand="0" w:noVBand="1"/>
      </w:tblPr>
      <w:tblGrid>
        <w:gridCol w:w="10774"/>
      </w:tblGrid>
      <w:tr w:rsidR="00135AD7" w:rsidRPr="00135AD7" w:rsidTr="002C41FF">
        <w:tc>
          <w:tcPr>
            <w:tcW w:w="10774" w:type="dxa"/>
          </w:tcPr>
          <w:p w:rsidR="002C41FF" w:rsidRPr="00801ACD" w:rsidRDefault="002C41FF" w:rsidP="00801ACD">
            <w:pPr>
              <w:pStyle w:val="FlietextEinzug"/>
              <w:ind w:left="0"/>
              <w:jc w:val="both"/>
              <w:rPr>
                <w:rFonts w:asciiTheme="minorHAnsi" w:eastAsia="Times New Roman" w:hAnsiTheme="minorHAnsi" w:cstheme="minorHAnsi"/>
                <w:sz w:val="16"/>
                <w:szCs w:val="16"/>
                <w:lang w:eastAsia="de-DE"/>
              </w:rPr>
            </w:pPr>
            <w:r w:rsidRPr="00801ACD">
              <w:rPr>
                <w:rFonts w:asciiTheme="minorHAnsi" w:eastAsia="Times New Roman" w:hAnsiTheme="minorHAnsi" w:cstheme="minorHAnsi"/>
                <w:sz w:val="16"/>
                <w:szCs w:val="16"/>
                <w:lang w:eastAsia="de-DE"/>
              </w:rPr>
              <w:t>…</w:t>
            </w:r>
          </w:p>
          <w:p w:rsidR="00F06314" w:rsidRPr="00801ACD" w:rsidRDefault="00F06314" w:rsidP="00F06314">
            <w:pPr>
              <w:pStyle w:val="FlietextEinzug"/>
              <w:jc w:val="both"/>
              <w:rPr>
                <w:rFonts w:asciiTheme="minorHAnsi" w:eastAsia="Times New Roman" w:hAnsiTheme="minorHAnsi" w:cstheme="minorHAnsi"/>
                <w:color w:val="3F7F5F"/>
                <w:sz w:val="16"/>
                <w:szCs w:val="16"/>
                <w:lang w:eastAsia="de-DE"/>
              </w:rPr>
            </w:pPr>
            <w:r w:rsidRPr="00801ACD">
              <w:rPr>
                <w:rFonts w:asciiTheme="minorHAnsi" w:eastAsia="Times New Roman" w:hAnsiTheme="minorHAnsi" w:cstheme="minorHAnsi"/>
                <w:color w:val="3F7F5F"/>
                <w:sz w:val="16"/>
                <w:szCs w:val="16"/>
                <w:lang w:eastAsia="de-DE"/>
              </w:rPr>
              <w:t>// identification parameters</w:t>
            </w:r>
          </w:p>
          <w:p w:rsidR="00F06314" w:rsidRPr="00801ACD" w:rsidRDefault="00216DA8" w:rsidP="00801ACD">
            <w:pPr>
              <w:pStyle w:val="FlietextEinzug"/>
              <w:ind w:left="0"/>
              <w:jc w:val="both"/>
              <w:rPr>
                <w:rFonts w:asciiTheme="minorHAnsi" w:eastAsia="Times New Roman" w:hAnsiTheme="minorHAnsi" w:cstheme="minorHAnsi"/>
                <w:sz w:val="16"/>
                <w:szCs w:val="16"/>
                <w:lang w:eastAsia="de-DE"/>
              </w:rPr>
            </w:pPr>
            <w:r>
              <w:rPr>
                <w:rFonts w:asciiTheme="minorHAnsi" w:eastAsia="Times New Roman" w:hAnsiTheme="minorHAnsi" w:cstheme="minorHAnsi"/>
                <w:sz w:val="16"/>
                <w:szCs w:val="16"/>
                <w:lang w:eastAsia="de-DE"/>
              </w:rPr>
              <w:t xml:space="preserve">       </w:t>
            </w:r>
            <w:r w:rsidR="00F06314" w:rsidRPr="00801ACD">
              <w:rPr>
                <w:rFonts w:asciiTheme="minorHAnsi" w:eastAsia="Times New Roman" w:hAnsiTheme="minorHAnsi" w:cstheme="minorHAnsi"/>
                <w:sz w:val="16"/>
                <w:szCs w:val="16"/>
                <w:lang w:eastAsia="de-DE"/>
              </w:rPr>
              <w:t xml:space="preserve">#define CONFIG_IDENT_PRODUCT_CODE           </w:t>
            </w:r>
            <w:r w:rsidR="00F06314" w:rsidRPr="00F06314">
              <w:rPr>
                <w:rFonts w:asciiTheme="minorHAnsi" w:eastAsia="Times New Roman" w:hAnsiTheme="minorHAnsi" w:cstheme="minorHAnsi"/>
                <w:color w:val="FF0000"/>
                <w:sz w:val="16"/>
                <w:szCs w:val="16"/>
                <w:lang w:eastAsia="de-DE"/>
              </w:rPr>
              <w:t>0x00000064</w:t>
            </w:r>
          </w:p>
          <w:p w:rsidR="00F06314" w:rsidRPr="00801ACD" w:rsidRDefault="00216DA8" w:rsidP="00801ACD">
            <w:pPr>
              <w:pStyle w:val="FlietextEinzug"/>
              <w:ind w:left="0"/>
              <w:jc w:val="both"/>
              <w:rPr>
                <w:rFonts w:asciiTheme="minorHAnsi" w:eastAsia="Times New Roman" w:hAnsiTheme="minorHAnsi" w:cstheme="minorHAnsi"/>
                <w:sz w:val="16"/>
                <w:szCs w:val="16"/>
                <w:lang w:eastAsia="de-DE"/>
              </w:rPr>
            </w:pPr>
            <w:r>
              <w:rPr>
                <w:rFonts w:asciiTheme="minorHAnsi" w:eastAsia="Times New Roman" w:hAnsiTheme="minorHAnsi" w:cstheme="minorHAnsi"/>
                <w:sz w:val="16"/>
                <w:szCs w:val="16"/>
                <w:lang w:eastAsia="de-DE"/>
              </w:rPr>
              <w:t xml:space="preserve">       </w:t>
            </w:r>
            <w:r w:rsidR="00F06314" w:rsidRPr="00801ACD">
              <w:rPr>
                <w:rFonts w:asciiTheme="minorHAnsi" w:eastAsia="Times New Roman" w:hAnsiTheme="minorHAnsi" w:cstheme="minorHAnsi"/>
                <w:sz w:val="16"/>
                <w:szCs w:val="16"/>
                <w:lang w:eastAsia="de-DE"/>
              </w:rPr>
              <w:t>#define CONFIG_IDENT_REVISION                        0x10020</w:t>
            </w:r>
          </w:p>
          <w:p w:rsidR="00F06314" w:rsidRPr="00801ACD" w:rsidRDefault="00216DA8" w:rsidP="00801ACD">
            <w:pPr>
              <w:pStyle w:val="FlietextEinzug"/>
              <w:ind w:left="0"/>
              <w:jc w:val="both"/>
              <w:rPr>
                <w:rFonts w:asciiTheme="minorHAnsi" w:eastAsia="Times New Roman" w:hAnsiTheme="minorHAnsi" w:cstheme="minorHAnsi"/>
                <w:sz w:val="16"/>
                <w:szCs w:val="16"/>
                <w:lang w:eastAsia="de-DE"/>
              </w:rPr>
            </w:pPr>
            <w:r>
              <w:rPr>
                <w:rFonts w:asciiTheme="minorHAnsi" w:eastAsia="Times New Roman" w:hAnsiTheme="minorHAnsi" w:cstheme="minorHAnsi"/>
                <w:sz w:val="16"/>
                <w:szCs w:val="16"/>
                <w:lang w:eastAsia="de-DE"/>
              </w:rPr>
              <w:t xml:space="preserve">       </w:t>
            </w:r>
            <w:r w:rsidR="00F06314" w:rsidRPr="00801ACD">
              <w:rPr>
                <w:rFonts w:asciiTheme="minorHAnsi" w:eastAsia="Times New Roman" w:hAnsiTheme="minorHAnsi" w:cstheme="minorHAnsi"/>
                <w:sz w:val="16"/>
                <w:szCs w:val="16"/>
                <w:lang w:eastAsia="de-DE"/>
              </w:rPr>
              <w:t xml:space="preserve">#define CONFIG_IDENT_VENDOR_ID                 </w:t>
            </w:r>
            <w:r>
              <w:rPr>
                <w:rFonts w:asciiTheme="minorHAnsi" w:eastAsia="Times New Roman" w:hAnsiTheme="minorHAnsi" w:cstheme="minorHAnsi"/>
                <w:sz w:val="16"/>
                <w:szCs w:val="16"/>
                <w:lang w:eastAsia="de-DE"/>
              </w:rPr>
              <w:t xml:space="preserve">  </w:t>
            </w:r>
            <w:r w:rsidR="00F06314" w:rsidRPr="00F06314">
              <w:rPr>
                <w:rFonts w:asciiTheme="minorHAnsi" w:eastAsia="Times New Roman" w:hAnsiTheme="minorHAnsi" w:cstheme="minorHAnsi"/>
                <w:color w:val="FF0000"/>
                <w:sz w:val="16"/>
                <w:szCs w:val="16"/>
                <w:lang w:eastAsia="de-DE"/>
              </w:rPr>
              <w:t>0x0100006C</w:t>
            </w:r>
          </w:p>
          <w:p w:rsidR="00F06314" w:rsidRPr="00801ACD" w:rsidRDefault="00216DA8" w:rsidP="00801ACD">
            <w:pPr>
              <w:pStyle w:val="FlietextEinzug"/>
              <w:ind w:left="0"/>
              <w:jc w:val="both"/>
              <w:rPr>
                <w:rFonts w:asciiTheme="minorHAnsi" w:eastAsia="Times New Roman" w:hAnsiTheme="minorHAnsi" w:cstheme="minorHAnsi"/>
                <w:sz w:val="16"/>
                <w:szCs w:val="16"/>
                <w:lang w:eastAsia="de-DE"/>
              </w:rPr>
            </w:pPr>
            <w:r>
              <w:rPr>
                <w:rFonts w:asciiTheme="minorHAnsi" w:eastAsia="Times New Roman" w:hAnsiTheme="minorHAnsi" w:cstheme="minorHAnsi"/>
                <w:sz w:val="16"/>
                <w:szCs w:val="16"/>
                <w:lang w:eastAsia="de-DE"/>
              </w:rPr>
              <w:t xml:space="preserve">       </w:t>
            </w:r>
            <w:r w:rsidR="00F06314" w:rsidRPr="00801ACD">
              <w:rPr>
                <w:rFonts w:asciiTheme="minorHAnsi" w:eastAsia="Times New Roman" w:hAnsiTheme="minorHAnsi" w:cstheme="minorHAnsi"/>
                <w:sz w:val="16"/>
                <w:szCs w:val="16"/>
                <w:lang w:eastAsia="de-DE"/>
              </w:rPr>
              <w:t>#define CONFIG_IDENT_SERIAL_NUMBER          0</w:t>
            </w:r>
          </w:p>
          <w:p w:rsidR="00F06314" w:rsidRPr="00801ACD" w:rsidRDefault="00F06314" w:rsidP="00F06314">
            <w:pPr>
              <w:pStyle w:val="FlietextEinzug"/>
              <w:ind w:left="0"/>
              <w:jc w:val="both"/>
              <w:rPr>
                <w:rFonts w:asciiTheme="minorHAnsi" w:eastAsia="Times New Roman" w:hAnsiTheme="minorHAnsi" w:cstheme="minorHAnsi"/>
                <w:sz w:val="16"/>
                <w:szCs w:val="16"/>
                <w:lang w:eastAsia="de-DE"/>
              </w:rPr>
            </w:pPr>
            <w:r w:rsidRPr="00801ACD">
              <w:rPr>
                <w:rFonts w:asciiTheme="minorHAnsi" w:eastAsia="Times New Roman" w:hAnsiTheme="minorHAnsi" w:cstheme="minorHAnsi"/>
                <w:sz w:val="16"/>
                <w:szCs w:val="16"/>
                <w:lang w:eastAsia="de-DE"/>
              </w:rPr>
              <w:t xml:space="preserve">    </w:t>
            </w:r>
            <w:r w:rsidR="00216DA8">
              <w:rPr>
                <w:rFonts w:asciiTheme="minorHAnsi" w:eastAsia="Times New Roman" w:hAnsiTheme="minorHAnsi" w:cstheme="minorHAnsi"/>
                <w:sz w:val="16"/>
                <w:szCs w:val="16"/>
                <w:lang w:eastAsia="de-DE"/>
              </w:rPr>
              <w:t xml:space="preserve">   </w:t>
            </w:r>
            <w:r w:rsidRPr="00801ACD">
              <w:rPr>
                <w:rFonts w:asciiTheme="minorHAnsi" w:eastAsia="Times New Roman" w:hAnsiTheme="minorHAnsi" w:cstheme="minorHAnsi"/>
                <w:sz w:val="16"/>
                <w:szCs w:val="16"/>
                <w:lang w:eastAsia="de-DE"/>
              </w:rPr>
              <w:t>#define CONFIG_IDENT_DEVICE_NAME               "</w:t>
            </w:r>
            <w:r w:rsidRPr="00F06314">
              <w:rPr>
                <w:rFonts w:asciiTheme="minorHAnsi" w:eastAsia="Times New Roman" w:hAnsiTheme="minorHAnsi" w:cstheme="minorHAnsi"/>
                <w:color w:val="FF0000"/>
                <w:sz w:val="16"/>
                <w:szCs w:val="16"/>
                <w:lang w:eastAsia="de-DE"/>
              </w:rPr>
              <w:t>POWERLINK FM</w:t>
            </w:r>
            <w:r w:rsidRPr="00801ACD">
              <w:rPr>
                <w:rFonts w:asciiTheme="minorHAnsi" w:eastAsia="Times New Roman" w:hAnsiTheme="minorHAnsi" w:cstheme="minorHAnsi"/>
                <w:sz w:val="16"/>
                <w:szCs w:val="16"/>
                <w:lang w:eastAsia="de-DE"/>
              </w:rPr>
              <w:t>"</w:t>
            </w:r>
          </w:p>
          <w:p w:rsidR="002C41FF" w:rsidRPr="00801ACD" w:rsidRDefault="002C41FF" w:rsidP="00F06314">
            <w:pPr>
              <w:pStyle w:val="FlietextEinzug"/>
              <w:ind w:left="0"/>
              <w:jc w:val="both"/>
              <w:rPr>
                <w:rFonts w:asciiTheme="minorHAnsi" w:eastAsia="Times New Roman" w:hAnsiTheme="minorHAnsi" w:cstheme="minorHAnsi"/>
                <w:color w:val="FF0000"/>
                <w:sz w:val="16"/>
                <w:szCs w:val="16"/>
                <w:lang w:eastAsia="de-DE"/>
              </w:rPr>
            </w:pPr>
            <w:r w:rsidRPr="00801ACD">
              <w:rPr>
                <w:rFonts w:asciiTheme="minorHAnsi" w:eastAsia="Times New Roman" w:hAnsiTheme="minorHAnsi" w:cstheme="minorHAnsi"/>
                <w:sz w:val="16"/>
                <w:szCs w:val="16"/>
                <w:lang w:eastAsia="de-DE"/>
              </w:rPr>
              <w:t>…</w:t>
            </w:r>
          </w:p>
        </w:tc>
      </w:tr>
    </w:tbl>
    <w:p w:rsidR="00774356" w:rsidRPr="00801ACD" w:rsidRDefault="00774356" w:rsidP="000704AF">
      <w:pPr>
        <w:pStyle w:val="FlietextEinzug"/>
        <w:jc w:val="both"/>
        <w:rPr>
          <w:color w:val="FF0000"/>
        </w:rPr>
      </w:pPr>
      <w:r w:rsidRPr="00801ACD">
        <w:rPr>
          <w:color w:val="FF0000"/>
        </w:rPr>
        <w:br w:type="page"/>
      </w:r>
    </w:p>
    <w:p w:rsidR="00EF6A51" w:rsidRDefault="00EF6A51" w:rsidP="004305F9">
      <w:pPr>
        <w:pStyle w:val="berschrift3"/>
        <w:jc w:val="both"/>
      </w:pPr>
      <w:bookmarkStart w:id="99" w:name="_Toc334109024"/>
      <w:r w:rsidRPr="00DE4B3A">
        <w:lastRenderedPageBreak/>
        <w:t>PDO</w:t>
      </w:r>
      <w:r w:rsidR="009F5DFF">
        <w:t>-Transfer</w:t>
      </w:r>
      <w:r w:rsidR="001E17ED">
        <w:t xml:space="preserve"> (main.c)</w:t>
      </w:r>
      <w:bookmarkEnd w:id="99"/>
    </w:p>
    <w:p w:rsidR="00AA3275" w:rsidRDefault="00AA3275" w:rsidP="004305F9">
      <w:pPr>
        <w:pStyle w:val="FlietextEinzug"/>
        <w:jc w:val="both"/>
      </w:pPr>
    </w:p>
    <w:p w:rsidR="00B61F0D" w:rsidRDefault="006C5533" w:rsidP="004305F9">
      <w:pPr>
        <w:pStyle w:val="FlietextEinzug"/>
        <w:jc w:val="both"/>
      </w:pPr>
      <w:r>
        <w:t>Operations</w:t>
      </w:r>
      <w:r w:rsidR="00DB027D">
        <w:t xml:space="preserve"> like the start signal of the test </w:t>
      </w:r>
      <w:r>
        <w:t xml:space="preserve">are sent </w:t>
      </w:r>
      <w:r w:rsidR="009102CF">
        <w:t>via</w:t>
      </w:r>
      <w:r>
        <w:t xml:space="preserve"> </w:t>
      </w:r>
      <w:r w:rsidR="00DB027D">
        <w:t xml:space="preserve">PReq </w:t>
      </w:r>
      <w:r w:rsidR="00FD6902">
        <w:t>to the FM control register</w:t>
      </w:r>
      <w:r w:rsidR="003530CE">
        <w:t xml:space="preserve">. </w:t>
      </w:r>
      <w:r w:rsidR="00DB027D">
        <w:t xml:space="preserve">The </w:t>
      </w:r>
      <w:r w:rsidR="00DD7877">
        <w:t>current status</w:t>
      </w:r>
      <w:r w:rsidR="00DB027D">
        <w:t xml:space="preserve"> of the Framemanipulator </w:t>
      </w:r>
      <w:r w:rsidR="00DD7877">
        <w:t>is</w:t>
      </w:r>
      <w:r w:rsidR="00DB027D">
        <w:t xml:space="preserve"> also </w:t>
      </w:r>
      <w:r w:rsidR="00DD7877">
        <w:t>available</w:t>
      </w:r>
      <w:r w:rsidR="00DB027D">
        <w:t xml:space="preserve"> in the control register and transferred back to the MN via </w:t>
      </w:r>
      <w:proofErr w:type="spellStart"/>
      <w:r w:rsidR="00DB027D">
        <w:t>PRes.</w:t>
      </w:r>
      <w:proofErr w:type="spellEnd"/>
      <w:r w:rsidR="00DB027D">
        <w:t xml:space="preserve"> </w:t>
      </w:r>
      <w:r>
        <w:t xml:space="preserve">The </w:t>
      </w:r>
      <w:r w:rsidR="00DB027D" w:rsidRPr="00DD7877">
        <w:t xml:space="preserve">variables with the </w:t>
      </w:r>
      <w:r w:rsidRPr="00DD7877">
        <w:t xml:space="preserve">data </w:t>
      </w:r>
      <w:r w:rsidR="00DB027D" w:rsidRPr="00DD7877">
        <w:t xml:space="preserve">are </w:t>
      </w:r>
      <w:r w:rsidRPr="00DD7877">
        <w:t xml:space="preserve">passed on </w:t>
      </w:r>
      <w:r w:rsidR="00B61F0D" w:rsidRPr="00DD7877">
        <w:t>as input parameter</w:t>
      </w:r>
      <w:r w:rsidR="00B61F0D">
        <w:t xml:space="preserve"> </w:t>
      </w:r>
      <w:r w:rsidR="00DB027D">
        <w:t xml:space="preserve">to </w:t>
      </w:r>
      <w:r>
        <w:t xml:space="preserve">the function </w:t>
      </w:r>
      <w:proofErr w:type="spellStart"/>
      <w:r w:rsidRPr="006C5533">
        <w:rPr>
          <w:i/>
        </w:rPr>
        <w:t>FM_PDO_</w:t>
      </w:r>
      <w:proofErr w:type="gramStart"/>
      <w:r w:rsidRPr="006C5533">
        <w:rPr>
          <w:i/>
        </w:rPr>
        <w:t>Transfer</w:t>
      </w:r>
      <w:proofErr w:type="spellEnd"/>
      <w:r>
        <w:rPr>
          <w:i/>
        </w:rPr>
        <w:t>(</w:t>
      </w:r>
      <w:proofErr w:type="gramEnd"/>
      <w:r>
        <w:rPr>
          <w:i/>
        </w:rPr>
        <w:t>)</w:t>
      </w:r>
      <w:r w:rsidRPr="006C5533">
        <w:t>.</w:t>
      </w:r>
      <w:r w:rsidR="009B0E23">
        <w:t xml:space="preserve"> </w:t>
      </w:r>
    </w:p>
    <w:p w:rsidR="00AA3275" w:rsidRDefault="00AA3275" w:rsidP="004305F9">
      <w:pPr>
        <w:pStyle w:val="FlietextEinzug"/>
        <w:jc w:val="both"/>
      </w:pPr>
    </w:p>
    <w:p w:rsidR="004305F9" w:rsidRPr="005F3898" w:rsidRDefault="004305F9" w:rsidP="004305F9">
      <w:pPr>
        <w:pStyle w:val="FlietextEinzug"/>
        <w:jc w:val="both"/>
      </w:pPr>
      <w:r>
        <w:t xml:space="preserve">In our example, we </w:t>
      </w:r>
      <w:r w:rsidR="006D6FEF">
        <w:t xml:space="preserve">are </w:t>
      </w:r>
      <w:r w:rsidR="008F69B1">
        <w:t>creating</w:t>
      </w:r>
      <w:r>
        <w:t xml:space="preserve"> the variable </w:t>
      </w:r>
      <w:proofErr w:type="spellStart"/>
      <w:r w:rsidR="00610173" w:rsidRPr="00DC4F9A">
        <w:rPr>
          <w:i/>
        </w:rPr>
        <w:t>FM_</w:t>
      </w:r>
      <w:proofErr w:type="gramStart"/>
      <w:r w:rsidR="00610173" w:rsidRPr="00DC4F9A">
        <w:rPr>
          <w:i/>
        </w:rPr>
        <w:t>Control</w:t>
      </w:r>
      <w:proofErr w:type="spellEnd"/>
      <w:r w:rsidRPr="004305F9">
        <w:rPr>
          <w:i/>
        </w:rPr>
        <w:t>[</w:t>
      </w:r>
      <w:proofErr w:type="gramEnd"/>
      <w:r w:rsidRPr="004305F9">
        <w:rPr>
          <w:i/>
        </w:rPr>
        <w:t>]</w:t>
      </w:r>
      <w:r w:rsidR="00B61F0D">
        <w:rPr>
          <w:i/>
        </w:rPr>
        <w:t xml:space="preserve"> </w:t>
      </w:r>
      <w:r w:rsidRPr="004305F9">
        <w:t xml:space="preserve">which </w:t>
      </w:r>
      <w:r w:rsidR="008F69B1">
        <w:t>is</w:t>
      </w:r>
      <w:r w:rsidRPr="004305F9">
        <w:t xml:space="preserve"> defined </w:t>
      </w:r>
      <w:r w:rsidR="00610173">
        <w:t>at the beginning of</w:t>
      </w:r>
      <w:r w:rsidR="009102CF">
        <w:t xml:space="preserve"> the </w:t>
      </w:r>
      <w:r w:rsidR="009102CF" w:rsidRPr="009102CF">
        <w:rPr>
          <w:i/>
        </w:rPr>
        <w:t>main.</w:t>
      </w:r>
      <w:r w:rsidR="009102CF" w:rsidRPr="005F3898">
        <w:rPr>
          <w:i/>
        </w:rPr>
        <w:t>c</w:t>
      </w:r>
      <w:r w:rsidR="009102CF" w:rsidRPr="005F3898">
        <w:t xml:space="preserve"> </w:t>
      </w:r>
      <w:r w:rsidRPr="005F3898">
        <w:t>via:</w:t>
      </w:r>
    </w:p>
    <w:p w:rsidR="005F3898" w:rsidRPr="005F3898" w:rsidRDefault="005F3898" w:rsidP="006B2B49">
      <w:pPr>
        <w:pStyle w:val="FlietextEinzug"/>
        <w:ind w:firstLine="709"/>
        <w:jc w:val="both"/>
      </w:pPr>
    </w:p>
    <w:p w:rsidR="005F3898" w:rsidRDefault="005F3898" w:rsidP="006B2B49">
      <w:pPr>
        <w:pStyle w:val="FlietextEinzug"/>
        <w:ind w:left="0" w:firstLine="709"/>
        <w:jc w:val="both"/>
      </w:pPr>
      <w:r w:rsidRPr="006B2B49">
        <w:rPr>
          <w:rFonts w:ascii="Courier New" w:eastAsia="Times New Roman" w:hAnsi="Courier New" w:cs="Courier New"/>
          <w:color w:val="000000"/>
          <w:lang w:eastAsia="de-DE"/>
        </w:rPr>
        <w:t xml:space="preserve">BYTE        </w:t>
      </w:r>
      <w:proofErr w:type="spellStart"/>
      <w:r w:rsidR="00610173" w:rsidRPr="006B2B49">
        <w:rPr>
          <w:rFonts w:ascii="Courier New" w:eastAsia="Times New Roman" w:hAnsi="Courier New" w:cs="Courier New"/>
          <w:color w:val="000000"/>
          <w:lang w:eastAsia="de-DE"/>
        </w:rPr>
        <w:t>FM_</w:t>
      </w:r>
      <w:proofErr w:type="gramStart"/>
      <w:r w:rsidR="00610173" w:rsidRPr="006B2B49">
        <w:rPr>
          <w:rFonts w:ascii="Courier New" w:eastAsia="Times New Roman" w:hAnsi="Courier New" w:cs="Courier New"/>
          <w:color w:val="000000"/>
          <w:lang w:eastAsia="de-DE"/>
        </w:rPr>
        <w:t>Control</w:t>
      </w:r>
      <w:proofErr w:type="spellEnd"/>
      <w:r w:rsidR="00610173">
        <w:rPr>
          <w:rFonts w:ascii="Courier New" w:eastAsia="Times New Roman" w:hAnsi="Courier New" w:cs="Courier New"/>
          <w:color w:val="000000"/>
          <w:lang w:eastAsia="de-DE"/>
        </w:rPr>
        <w:t>[</w:t>
      </w:r>
      <w:proofErr w:type="gramEnd"/>
      <w:r w:rsidR="00610173">
        <w:rPr>
          <w:rFonts w:ascii="Courier New" w:eastAsia="Times New Roman" w:hAnsi="Courier New" w:cs="Courier New"/>
          <w:color w:val="000000"/>
          <w:lang w:eastAsia="de-DE"/>
        </w:rPr>
        <w:t>2</w:t>
      </w:r>
      <w:r w:rsidRPr="006B2B49">
        <w:rPr>
          <w:rFonts w:ascii="Courier New" w:eastAsia="Times New Roman" w:hAnsi="Courier New" w:cs="Courier New"/>
          <w:color w:val="000000"/>
          <w:lang w:eastAsia="de-DE"/>
        </w:rPr>
        <w:t>];</w:t>
      </w:r>
    </w:p>
    <w:p w:rsidR="0006483D" w:rsidRDefault="0006483D" w:rsidP="004305F9">
      <w:pPr>
        <w:pStyle w:val="FlietextEinzug"/>
        <w:jc w:val="both"/>
        <w:rPr>
          <w:rFonts w:ascii="Courier New" w:eastAsia="Times New Roman" w:hAnsi="Courier New" w:cs="Courier New"/>
          <w:color w:val="000000"/>
          <w:lang w:eastAsia="de-DE"/>
        </w:rPr>
      </w:pPr>
    </w:p>
    <w:p w:rsidR="0006483D" w:rsidRDefault="008F69B1" w:rsidP="004305F9">
      <w:pPr>
        <w:pStyle w:val="FlietextEinzug"/>
        <w:jc w:val="both"/>
      </w:pPr>
      <w:r>
        <w:t xml:space="preserve">It is linked the </w:t>
      </w:r>
      <w:r w:rsidRPr="008F69B1">
        <w:t>corresponding</w:t>
      </w:r>
      <w:r>
        <w:t xml:space="preserve"> object</w:t>
      </w:r>
      <w:r w:rsidR="003530CE">
        <w:t xml:space="preserve"> 3000</w:t>
      </w:r>
      <w:r w:rsidR="003530CE" w:rsidRPr="00DC5D55">
        <w:rPr>
          <w:sz w:val="14"/>
        </w:rPr>
        <w:t>h</w:t>
      </w:r>
      <w:r>
        <w:t xml:space="preserve"> via </w:t>
      </w:r>
      <w:proofErr w:type="spellStart"/>
      <w:r w:rsidRPr="006B2B49">
        <w:rPr>
          <w:rFonts w:asciiTheme="minorHAnsi" w:eastAsia="Times New Roman" w:hAnsiTheme="minorHAnsi" w:cstheme="minorHAnsi"/>
          <w:i/>
          <w:color w:val="000000"/>
          <w:lang w:eastAsia="de-DE"/>
        </w:rPr>
        <w:t>EplApiLinkObject</w:t>
      </w:r>
      <w:proofErr w:type="spellEnd"/>
      <w:r w:rsidRPr="0006483D" w:rsidDel="008F69B1">
        <w:t xml:space="preserve"> </w:t>
      </w:r>
      <w:r>
        <w:t xml:space="preserve">of the </w:t>
      </w:r>
      <w:proofErr w:type="spellStart"/>
      <w:r w:rsidR="00AD6725" w:rsidRPr="006B2B49">
        <w:rPr>
          <w:rFonts w:asciiTheme="minorHAnsi" w:eastAsia="Times New Roman" w:hAnsiTheme="minorHAnsi" w:cstheme="minorHAnsi"/>
          <w:i/>
          <w:color w:val="000000"/>
          <w:lang w:eastAsia="de-DE"/>
        </w:rPr>
        <w:t>EplApiGeneric.c</w:t>
      </w:r>
      <w:proofErr w:type="spellEnd"/>
      <w:r w:rsidR="00AD6725">
        <w:t>:</w:t>
      </w:r>
    </w:p>
    <w:p w:rsidR="0006483D" w:rsidRDefault="0006483D" w:rsidP="004305F9">
      <w:pPr>
        <w:pStyle w:val="FlietextEinzug"/>
        <w:jc w:val="both"/>
      </w:pPr>
    </w:p>
    <w:p w:rsidR="0006483D" w:rsidRDefault="0006483D" w:rsidP="0006483D">
      <w:pPr>
        <w:pStyle w:val="FlietextEinzug"/>
        <w:ind w:firstLine="425"/>
        <w:jc w:val="both"/>
      </w:pPr>
      <w:proofErr w:type="spellStart"/>
      <w:proofErr w:type="gramStart"/>
      <w:r w:rsidRPr="0006483D">
        <w:t>int</w:t>
      </w:r>
      <w:proofErr w:type="spellEnd"/>
      <w:proofErr w:type="gramEnd"/>
      <w:r w:rsidRPr="0006483D">
        <w:t xml:space="preserve"> </w:t>
      </w:r>
      <w:proofErr w:type="spellStart"/>
      <w:r w:rsidRPr="0006483D">
        <w:t>openPowerlink</w:t>
      </w:r>
      <w:proofErr w:type="spellEnd"/>
      <w:r w:rsidRPr="0006483D">
        <w:t xml:space="preserve">(WORD </w:t>
      </w:r>
      <w:proofErr w:type="spellStart"/>
      <w:r w:rsidRPr="0006483D">
        <w:t>wNodeId_p</w:t>
      </w:r>
      <w:proofErr w:type="spellEnd"/>
      <w:r w:rsidRPr="0006483D">
        <w:t>):</w:t>
      </w:r>
    </w:p>
    <w:tbl>
      <w:tblPr>
        <w:tblStyle w:val="Tabellenraster"/>
        <w:tblW w:w="0" w:type="auto"/>
        <w:tblInd w:w="675" w:type="dxa"/>
        <w:tblLook w:val="04A0" w:firstRow="1" w:lastRow="0" w:firstColumn="1" w:lastColumn="0" w:noHBand="0" w:noVBand="1"/>
      </w:tblPr>
      <w:tblGrid>
        <w:gridCol w:w="7088"/>
      </w:tblGrid>
      <w:tr w:rsidR="0006483D" w:rsidTr="00117717">
        <w:tc>
          <w:tcPr>
            <w:tcW w:w="7088" w:type="dxa"/>
          </w:tcPr>
          <w:p w:rsidR="007114A8" w:rsidRDefault="0006483D" w:rsidP="006B2B49">
            <w:pPr>
              <w:tabs>
                <w:tab w:val="left" w:pos="801"/>
              </w:tabs>
              <w:autoSpaceDE w:val="0"/>
              <w:autoSpaceDN w:val="0"/>
              <w:adjustRightInd w:val="0"/>
              <w:rPr>
                <w:rFonts w:asciiTheme="minorHAnsi" w:eastAsia="Times New Roman" w:hAnsiTheme="minorHAnsi" w:cstheme="minorHAnsi"/>
                <w:color w:val="000000"/>
                <w:lang w:eastAsia="de-DE"/>
              </w:rPr>
            </w:pPr>
            <w:r w:rsidRPr="0006483D">
              <w:rPr>
                <w:rFonts w:asciiTheme="minorHAnsi" w:eastAsia="Times New Roman" w:hAnsiTheme="minorHAnsi" w:cstheme="minorHAnsi"/>
                <w:color w:val="000000"/>
                <w:lang w:eastAsia="de-DE"/>
              </w:rPr>
              <w:t xml:space="preserve">   </w:t>
            </w:r>
            <w:r w:rsidR="007114A8">
              <w:rPr>
                <w:rFonts w:asciiTheme="minorHAnsi" w:eastAsia="Times New Roman" w:hAnsiTheme="minorHAnsi" w:cstheme="minorHAnsi"/>
                <w:color w:val="000000"/>
                <w:lang w:eastAsia="de-DE"/>
              </w:rPr>
              <w:t xml:space="preserve"> …</w:t>
            </w:r>
            <w:r w:rsidRPr="0006483D">
              <w:rPr>
                <w:rFonts w:asciiTheme="minorHAnsi" w:eastAsia="Times New Roman" w:hAnsiTheme="minorHAnsi" w:cstheme="minorHAnsi"/>
                <w:color w:val="000000"/>
                <w:lang w:eastAsia="de-DE"/>
              </w:rPr>
              <w:t xml:space="preserve"> </w:t>
            </w:r>
            <w:r w:rsidR="005F3898">
              <w:rPr>
                <w:rFonts w:asciiTheme="minorHAnsi" w:eastAsia="Times New Roman" w:hAnsiTheme="minorHAnsi" w:cstheme="minorHAnsi"/>
                <w:color w:val="000000"/>
                <w:lang w:eastAsia="de-DE"/>
              </w:rPr>
              <w:tab/>
            </w:r>
          </w:p>
          <w:p w:rsidR="005F3898" w:rsidRPr="006B2B49" w:rsidRDefault="005F3898" w:rsidP="005F3898">
            <w:pPr>
              <w:autoSpaceDE w:val="0"/>
              <w:autoSpaceDN w:val="0"/>
              <w:adjustRightInd w:val="0"/>
              <w:rPr>
                <w:rFonts w:asciiTheme="minorHAnsi" w:eastAsia="Times New Roman" w:hAnsiTheme="minorHAnsi" w:cstheme="minorHAnsi"/>
                <w:lang w:eastAsia="de-DE"/>
              </w:rPr>
            </w:pPr>
            <w:r w:rsidRPr="006B2B49">
              <w:rPr>
                <w:rFonts w:asciiTheme="minorHAnsi" w:eastAsia="Times New Roman" w:hAnsiTheme="minorHAnsi" w:cstheme="minorHAnsi"/>
                <w:color w:val="000000"/>
                <w:lang w:eastAsia="de-DE"/>
              </w:rPr>
              <w:t xml:space="preserve">    </w:t>
            </w:r>
            <w:proofErr w:type="spellStart"/>
            <w:r w:rsidRPr="006B2B49">
              <w:rPr>
                <w:rFonts w:asciiTheme="minorHAnsi" w:eastAsia="Times New Roman" w:hAnsiTheme="minorHAnsi" w:cstheme="minorHAnsi"/>
                <w:color w:val="000000"/>
                <w:lang w:eastAsia="de-DE"/>
              </w:rPr>
              <w:t>ObdSize</w:t>
            </w:r>
            <w:proofErr w:type="spellEnd"/>
            <w:r w:rsidRPr="006B2B49">
              <w:rPr>
                <w:rFonts w:asciiTheme="minorHAnsi" w:eastAsia="Times New Roman" w:hAnsiTheme="minorHAnsi" w:cstheme="minorHAnsi"/>
                <w:color w:val="000000"/>
                <w:lang w:eastAsia="de-DE"/>
              </w:rPr>
              <w:t xml:space="preserve"> = </w:t>
            </w:r>
            <w:proofErr w:type="spellStart"/>
            <w:r w:rsidRPr="006B2B49">
              <w:rPr>
                <w:rFonts w:asciiTheme="minorHAnsi" w:eastAsia="Times New Roman" w:hAnsiTheme="minorHAnsi" w:cstheme="minorHAnsi"/>
                <w:b/>
                <w:bCs/>
                <w:color w:val="7F0055"/>
                <w:lang w:eastAsia="de-DE"/>
              </w:rPr>
              <w:t>sizeof</w:t>
            </w:r>
            <w:proofErr w:type="spellEnd"/>
            <w:r w:rsidRPr="006B2B49">
              <w:rPr>
                <w:rFonts w:asciiTheme="minorHAnsi" w:eastAsia="Times New Roman" w:hAnsiTheme="minorHAnsi" w:cstheme="minorHAnsi"/>
                <w:color w:val="000000"/>
                <w:lang w:eastAsia="de-DE"/>
              </w:rPr>
              <w:t>(</w:t>
            </w:r>
            <w:proofErr w:type="spellStart"/>
            <w:r w:rsidR="00BA4C24">
              <w:rPr>
                <w:rFonts w:asciiTheme="minorHAnsi" w:eastAsia="Times New Roman" w:hAnsiTheme="minorHAnsi" w:cstheme="minorHAnsi"/>
                <w:color w:val="000000"/>
                <w:lang w:eastAsia="de-DE"/>
              </w:rPr>
              <w:t>FM_Control</w:t>
            </w:r>
            <w:proofErr w:type="spellEnd"/>
            <w:r w:rsidRPr="006B2B49">
              <w:rPr>
                <w:rFonts w:asciiTheme="minorHAnsi" w:eastAsia="Times New Roman" w:hAnsiTheme="minorHAnsi" w:cstheme="minorHAnsi"/>
                <w:color w:val="000000"/>
                <w:lang w:eastAsia="de-DE"/>
              </w:rPr>
              <w:t>[0]);</w:t>
            </w:r>
          </w:p>
          <w:p w:rsidR="005F3898" w:rsidRPr="006B2B49" w:rsidRDefault="00BA4C24" w:rsidP="005F3898">
            <w:pPr>
              <w:autoSpaceDE w:val="0"/>
              <w:autoSpaceDN w:val="0"/>
              <w:adjustRightInd w:val="0"/>
              <w:rPr>
                <w:rFonts w:asciiTheme="minorHAnsi" w:eastAsia="Times New Roman" w:hAnsiTheme="minorHAnsi" w:cstheme="minorHAnsi"/>
                <w:lang w:eastAsia="de-DE"/>
              </w:rPr>
            </w:pPr>
            <w:r>
              <w:rPr>
                <w:rFonts w:asciiTheme="minorHAnsi" w:eastAsia="Times New Roman" w:hAnsiTheme="minorHAnsi" w:cstheme="minorHAnsi"/>
                <w:color w:val="000000"/>
                <w:lang w:eastAsia="de-DE"/>
              </w:rPr>
              <w:t xml:space="preserve">    </w:t>
            </w:r>
            <w:proofErr w:type="spellStart"/>
            <w:r>
              <w:rPr>
                <w:rFonts w:asciiTheme="minorHAnsi" w:eastAsia="Times New Roman" w:hAnsiTheme="minorHAnsi" w:cstheme="minorHAnsi"/>
                <w:color w:val="000000"/>
                <w:lang w:eastAsia="de-DE"/>
              </w:rPr>
              <w:t>uiVarEntries</w:t>
            </w:r>
            <w:proofErr w:type="spellEnd"/>
            <w:r>
              <w:rPr>
                <w:rFonts w:asciiTheme="minorHAnsi" w:eastAsia="Times New Roman" w:hAnsiTheme="minorHAnsi" w:cstheme="minorHAnsi"/>
                <w:color w:val="000000"/>
                <w:lang w:eastAsia="de-DE"/>
              </w:rPr>
              <w:t xml:space="preserve"> = 2</w:t>
            </w:r>
            <w:r w:rsidR="005F3898" w:rsidRPr="006B2B49">
              <w:rPr>
                <w:rFonts w:asciiTheme="minorHAnsi" w:eastAsia="Times New Roman" w:hAnsiTheme="minorHAnsi" w:cstheme="minorHAnsi"/>
                <w:color w:val="000000"/>
                <w:lang w:eastAsia="de-DE"/>
              </w:rPr>
              <w:t>;</w:t>
            </w:r>
          </w:p>
          <w:p w:rsidR="005F3898" w:rsidRPr="006B2B49" w:rsidRDefault="005F3898" w:rsidP="005F3898">
            <w:pPr>
              <w:autoSpaceDE w:val="0"/>
              <w:autoSpaceDN w:val="0"/>
              <w:adjustRightInd w:val="0"/>
              <w:rPr>
                <w:rFonts w:asciiTheme="minorHAnsi" w:eastAsia="Times New Roman" w:hAnsiTheme="minorHAnsi" w:cstheme="minorHAnsi"/>
                <w:lang w:eastAsia="de-DE"/>
              </w:rPr>
            </w:pPr>
            <w:r w:rsidRPr="006B2B49">
              <w:rPr>
                <w:rFonts w:asciiTheme="minorHAnsi" w:eastAsia="Times New Roman" w:hAnsiTheme="minorHAnsi" w:cstheme="minorHAnsi"/>
                <w:color w:val="000000"/>
                <w:lang w:eastAsia="de-DE"/>
              </w:rPr>
              <w:t xml:space="preserve">    </w:t>
            </w:r>
            <w:proofErr w:type="spellStart"/>
            <w:r w:rsidRPr="006B2B49">
              <w:rPr>
                <w:rFonts w:asciiTheme="minorHAnsi" w:eastAsia="Times New Roman" w:hAnsiTheme="minorHAnsi" w:cstheme="minorHAnsi"/>
                <w:color w:val="000000"/>
                <w:lang w:eastAsia="de-DE"/>
              </w:rPr>
              <w:t>EplRet</w:t>
            </w:r>
            <w:proofErr w:type="spellEnd"/>
            <w:r w:rsidRPr="006B2B49">
              <w:rPr>
                <w:rFonts w:asciiTheme="minorHAnsi" w:eastAsia="Times New Roman" w:hAnsiTheme="minorHAnsi" w:cstheme="minorHAnsi"/>
                <w:color w:val="000000"/>
                <w:lang w:eastAsia="de-DE"/>
              </w:rPr>
              <w:t xml:space="preserve"> = </w:t>
            </w:r>
            <w:proofErr w:type="spellStart"/>
            <w:r w:rsidRPr="006B2B49">
              <w:rPr>
                <w:rFonts w:asciiTheme="minorHAnsi" w:eastAsia="Times New Roman" w:hAnsiTheme="minorHAnsi" w:cstheme="minorHAnsi"/>
                <w:color w:val="000000"/>
                <w:lang w:eastAsia="de-DE"/>
              </w:rPr>
              <w:t>EplApiLinkObject</w:t>
            </w:r>
            <w:proofErr w:type="spellEnd"/>
            <w:r w:rsidRPr="006B2B49">
              <w:rPr>
                <w:rFonts w:asciiTheme="minorHAnsi" w:eastAsia="Times New Roman" w:hAnsiTheme="minorHAnsi" w:cstheme="minorHAnsi"/>
                <w:color w:val="000000"/>
                <w:lang w:eastAsia="de-DE"/>
              </w:rPr>
              <w:t>(</w:t>
            </w:r>
            <w:r w:rsidR="00BA4C24">
              <w:rPr>
                <w:rFonts w:asciiTheme="minorHAnsi" w:eastAsia="Times New Roman" w:hAnsiTheme="minorHAnsi" w:cstheme="minorHAnsi"/>
                <w:color w:val="000000"/>
                <w:lang w:eastAsia="de-DE"/>
              </w:rPr>
              <w:t>0x3000</w:t>
            </w:r>
            <w:r w:rsidRPr="006B2B49">
              <w:rPr>
                <w:rFonts w:asciiTheme="minorHAnsi" w:eastAsia="Times New Roman" w:hAnsiTheme="minorHAnsi" w:cstheme="minorHAnsi"/>
                <w:color w:val="000000"/>
                <w:lang w:eastAsia="de-DE"/>
              </w:rPr>
              <w:t xml:space="preserve">, </w:t>
            </w:r>
            <w:r w:rsidR="00BA4C24">
              <w:rPr>
                <w:rFonts w:asciiTheme="minorHAnsi" w:eastAsia="Times New Roman" w:hAnsiTheme="minorHAnsi" w:cstheme="minorHAnsi"/>
                <w:color w:val="000000"/>
                <w:lang w:eastAsia="de-DE"/>
              </w:rPr>
              <w:t>Control</w:t>
            </w:r>
            <w:r w:rsidRPr="006B2B49">
              <w:rPr>
                <w:rFonts w:asciiTheme="minorHAnsi" w:eastAsia="Times New Roman" w:hAnsiTheme="minorHAnsi" w:cstheme="minorHAnsi"/>
                <w:color w:val="000000"/>
                <w:lang w:eastAsia="de-DE"/>
              </w:rPr>
              <w:t>, &amp;</w:t>
            </w:r>
            <w:proofErr w:type="spellStart"/>
            <w:r w:rsidRPr="006B2B49">
              <w:rPr>
                <w:rFonts w:asciiTheme="minorHAnsi" w:eastAsia="Times New Roman" w:hAnsiTheme="minorHAnsi" w:cstheme="minorHAnsi"/>
                <w:color w:val="000000"/>
                <w:lang w:eastAsia="de-DE"/>
              </w:rPr>
              <w:t>uiVarEntries</w:t>
            </w:r>
            <w:proofErr w:type="spellEnd"/>
            <w:r w:rsidRPr="006B2B49">
              <w:rPr>
                <w:rFonts w:asciiTheme="minorHAnsi" w:eastAsia="Times New Roman" w:hAnsiTheme="minorHAnsi" w:cstheme="minorHAnsi"/>
                <w:color w:val="000000"/>
                <w:lang w:eastAsia="de-DE"/>
              </w:rPr>
              <w:t>, &amp;</w:t>
            </w:r>
            <w:proofErr w:type="spellStart"/>
            <w:r w:rsidRPr="006B2B49">
              <w:rPr>
                <w:rFonts w:asciiTheme="minorHAnsi" w:eastAsia="Times New Roman" w:hAnsiTheme="minorHAnsi" w:cstheme="minorHAnsi"/>
                <w:color w:val="000000"/>
                <w:lang w:eastAsia="de-DE"/>
              </w:rPr>
              <w:t>ObdSize</w:t>
            </w:r>
            <w:proofErr w:type="spellEnd"/>
            <w:r w:rsidRPr="006B2B49">
              <w:rPr>
                <w:rFonts w:asciiTheme="minorHAnsi" w:eastAsia="Times New Roman" w:hAnsiTheme="minorHAnsi" w:cstheme="minorHAnsi"/>
                <w:color w:val="000000"/>
                <w:lang w:eastAsia="de-DE"/>
              </w:rPr>
              <w:t>, 0x01);</w:t>
            </w:r>
          </w:p>
          <w:p w:rsidR="005F3898" w:rsidRPr="006B2B49" w:rsidRDefault="005F3898" w:rsidP="005F3898">
            <w:pPr>
              <w:autoSpaceDE w:val="0"/>
              <w:autoSpaceDN w:val="0"/>
              <w:adjustRightInd w:val="0"/>
              <w:rPr>
                <w:rFonts w:asciiTheme="minorHAnsi" w:eastAsia="Times New Roman" w:hAnsiTheme="minorHAnsi" w:cstheme="minorHAnsi"/>
                <w:lang w:eastAsia="de-DE"/>
              </w:rPr>
            </w:pPr>
            <w:r w:rsidRPr="006B2B49">
              <w:rPr>
                <w:rFonts w:asciiTheme="minorHAnsi" w:eastAsia="Times New Roman" w:hAnsiTheme="minorHAnsi" w:cstheme="minorHAnsi"/>
                <w:color w:val="000000"/>
                <w:lang w:eastAsia="de-DE"/>
              </w:rPr>
              <w:t xml:space="preserve">    </w:t>
            </w:r>
            <w:r w:rsidRPr="006B2B49">
              <w:rPr>
                <w:rFonts w:asciiTheme="minorHAnsi" w:eastAsia="Times New Roman" w:hAnsiTheme="minorHAnsi" w:cstheme="minorHAnsi"/>
                <w:b/>
                <w:bCs/>
                <w:color w:val="7F0055"/>
                <w:lang w:eastAsia="de-DE"/>
              </w:rPr>
              <w:t>if</w:t>
            </w:r>
            <w:r w:rsidRPr="006B2B49">
              <w:rPr>
                <w:rFonts w:asciiTheme="minorHAnsi" w:eastAsia="Times New Roman" w:hAnsiTheme="minorHAnsi" w:cstheme="minorHAnsi"/>
                <w:color w:val="000000"/>
                <w:lang w:eastAsia="de-DE"/>
              </w:rPr>
              <w:t xml:space="preserve"> (</w:t>
            </w:r>
            <w:proofErr w:type="spellStart"/>
            <w:r w:rsidRPr="006B2B49">
              <w:rPr>
                <w:rFonts w:asciiTheme="minorHAnsi" w:eastAsia="Times New Roman" w:hAnsiTheme="minorHAnsi" w:cstheme="minorHAnsi"/>
                <w:color w:val="000000"/>
                <w:lang w:eastAsia="de-DE"/>
              </w:rPr>
              <w:t>EplRet</w:t>
            </w:r>
            <w:proofErr w:type="spellEnd"/>
            <w:r w:rsidRPr="006B2B49">
              <w:rPr>
                <w:rFonts w:asciiTheme="minorHAnsi" w:eastAsia="Times New Roman" w:hAnsiTheme="minorHAnsi" w:cstheme="minorHAnsi"/>
                <w:color w:val="000000"/>
                <w:lang w:eastAsia="de-DE"/>
              </w:rPr>
              <w:t xml:space="preserve"> != </w:t>
            </w:r>
            <w:proofErr w:type="spellStart"/>
            <w:r w:rsidRPr="006B2B49">
              <w:rPr>
                <w:rFonts w:asciiTheme="minorHAnsi" w:eastAsia="Times New Roman" w:hAnsiTheme="minorHAnsi" w:cstheme="minorHAnsi"/>
                <w:i/>
                <w:iCs/>
                <w:color w:val="0000C0"/>
                <w:lang w:eastAsia="de-DE"/>
              </w:rPr>
              <w:t>kEplSuccessful</w:t>
            </w:r>
            <w:proofErr w:type="spellEnd"/>
            <w:r w:rsidRPr="006B2B49">
              <w:rPr>
                <w:rFonts w:asciiTheme="minorHAnsi" w:eastAsia="Times New Roman" w:hAnsiTheme="minorHAnsi" w:cstheme="minorHAnsi"/>
                <w:color w:val="000000"/>
                <w:lang w:eastAsia="de-DE"/>
              </w:rPr>
              <w:t>)</w:t>
            </w:r>
          </w:p>
          <w:p w:rsidR="005F3898" w:rsidRPr="006B2B49" w:rsidRDefault="005F3898" w:rsidP="005F3898">
            <w:pPr>
              <w:autoSpaceDE w:val="0"/>
              <w:autoSpaceDN w:val="0"/>
              <w:adjustRightInd w:val="0"/>
              <w:rPr>
                <w:rFonts w:asciiTheme="minorHAnsi" w:eastAsia="Times New Roman" w:hAnsiTheme="minorHAnsi" w:cstheme="minorHAnsi"/>
                <w:lang w:eastAsia="de-DE"/>
              </w:rPr>
            </w:pPr>
            <w:r w:rsidRPr="006B2B49">
              <w:rPr>
                <w:rFonts w:asciiTheme="minorHAnsi" w:eastAsia="Times New Roman" w:hAnsiTheme="minorHAnsi" w:cstheme="minorHAnsi"/>
                <w:color w:val="000000"/>
                <w:lang w:eastAsia="de-DE"/>
              </w:rPr>
              <w:t xml:space="preserve">    {</w:t>
            </w:r>
          </w:p>
          <w:p w:rsidR="005F3898" w:rsidRPr="006B2B49" w:rsidRDefault="005F3898" w:rsidP="005F3898">
            <w:pPr>
              <w:autoSpaceDE w:val="0"/>
              <w:autoSpaceDN w:val="0"/>
              <w:adjustRightInd w:val="0"/>
              <w:rPr>
                <w:rFonts w:asciiTheme="minorHAnsi" w:eastAsia="Times New Roman" w:hAnsiTheme="minorHAnsi" w:cstheme="minorHAnsi"/>
                <w:lang w:eastAsia="de-DE"/>
              </w:rPr>
            </w:pPr>
            <w:r w:rsidRPr="006B2B49">
              <w:rPr>
                <w:rFonts w:asciiTheme="minorHAnsi" w:eastAsia="Times New Roman" w:hAnsiTheme="minorHAnsi" w:cstheme="minorHAnsi"/>
                <w:color w:val="000000"/>
                <w:lang w:eastAsia="de-DE"/>
              </w:rPr>
              <w:t xml:space="preserve">        </w:t>
            </w:r>
            <w:proofErr w:type="spellStart"/>
            <w:r w:rsidRPr="006B2B49">
              <w:rPr>
                <w:rFonts w:asciiTheme="minorHAnsi" w:eastAsia="Times New Roman" w:hAnsiTheme="minorHAnsi" w:cstheme="minorHAnsi"/>
                <w:color w:val="000000"/>
                <w:lang w:eastAsia="de-DE"/>
              </w:rPr>
              <w:t>printf</w:t>
            </w:r>
            <w:proofErr w:type="spellEnd"/>
            <w:r w:rsidRPr="006B2B49">
              <w:rPr>
                <w:rFonts w:asciiTheme="minorHAnsi" w:eastAsia="Times New Roman" w:hAnsiTheme="minorHAnsi" w:cstheme="minorHAnsi"/>
                <w:color w:val="000000"/>
                <w:lang w:eastAsia="de-DE"/>
              </w:rPr>
              <w:t>(</w:t>
            </w:r>
            <w:r w:rsidRPr="006B2B49">
              <w:rPr>
                <w:rFonts w:asciiTheme="minorHAnsi" w:eastAsia="Times New Roman" w:hAnsiTheme="minorHAnsi" w:cstheme="minorHAnsi"/>
                <w:color w:val="2A00FF"/>
                <w:lang w:eastAsia="de-DE"/>
              </w:rPr>
              <w:t xml:space="preserve">"linking </w:t>
            </w:r>
            <w:r w:rsidR="00B16976">
              <w:rPr>
                <w:rFonts w:asciiTheme="minorHAnsi" w:eastAsia="Times New Roman" w:hAnsiTheme="minorHAnsi" w:cstheme="minorHAnsi"/>
                <w:color w:val="2A00FF"/>
                <w:lang w:eastAsia="de-DE"/>
              </w:rPr>
              <w:t>FM</w:t>
            </w:r>
            <w:r w:rsidRPr="006B2B49">
              <w:rPr>
                <w:rFonts w:asciiTheme="minorHAnsi" w:eastAsia="Times New Roman" w:hAnsiTheme="minorHAnsi" w:cstheme="minorHAnsi"/>
                <w:color w:val="2A00FF"/>
                <w:lang w:eastAsia="de-DE"/>
              </w:rPr>
              <w:t xml:space="preserve"> vars... error\n\n"</w:t>
            </w:r>
            <w:r w:rsidRPr="006B2B49">
              <w:rPr>
                <w:rFonts w:asciiTheme="minorHAnsi" w:eastAsia="Times New Roman" w:hAnsiTheme="minorHAnsi" w:cstheme="minorHAnsi"/>
                <w:color w:val="000000"/>
                <w:lang w:eastAsia="de-DE"/>
              </w:rPr>
              <w:t>);</w:t>
            </w:r>
          </w:p>
          <w:p w:rsidR="005F3898" w:rsidRPr="006B2B49" w:rsidRDefault="005F3898" w:rsidP="005F3898">
            <w:pPr>
              <w:autoSpaceDE w:val="0"/>
              <w:autoSpaceDN w:val="0"/>
              <w:adjustRightInd w:val="0"/>
              <w:rPr>
                <w:rFonts w:asciiTheme="minorHAnsi" w:eastAsia="Times New Roman" w:hAnsiTheme="minorHAnsi" w:cstheme="minorHAnsi"/>
                <w:lang w:eastAsia="de-DE"/>
              </w:rPr>
            </w:pPr>
            <w:r w:rsidRPr="006B2B49">
              <w:rPr>
                <w:rFonts w:asciiTheme="minorHAnsi" w:eastAsia="Times New Roman" w:hAnsiTheme="minorHAnsi" w:cstheme="minorHAnsi"/>
                <w:color w:val="000000"/>
                <w:lang w:eastAsia="de-DE"/>
              </w:rPr>
              <w:t xml:space="preserve">        </w:t>
            </w:r>
            <w:proofErr w:type="spellStart"/>
            <w:r w:rsidRPr="006B2B49">
              <w:rPr>
                <w:rFonts w:asciiTheme="minorHAnsi" w:eastAsia="Times New Roman" w:hAnsiTheme="minorHAnsi" w:cstheme="minorHAnsi"/>
                <w:b/>
                <w:bCs/>
                <w:color w:val="7F0055"/>
                <w:lang w:eastAsia="de-DE"/>
              </w:rPr>
              <w:t>goto</w:t>
            </w:r>
            <w:proofErr w:type="spellEnd"/>
            <w:r w:rsidRPr="006B2B49">
              <w:rPr>
                <w:rFonts w:asciiTheme="minorHAnsi" w:eastAsia="Times New Roman" w:hAnsiTheme="minorHAnsi" w:cstheme="minorHAnsi"/>
                <w:color w:val="000000"/>
                <w:lang w:eastAsia="de-DE"/>
              </w:rPr>
              <w:t xml:space="preserve"> </w:t>
            </w:r>
            <w:proofErr w:type="spellStart"/>
            <w:r w:rsidRPr="006B2B49">
              <w:rPr>
                <w:rFonts w:asciiTheme="minorHAnsi" w:eastAsia="Times New Roman" w:hAnsiTheme="minorHAnsi" w:cstheme="minorHAnsi"/>
                <w:color w:val="000000"/>
                <w:lang w:eastAsia="de-DE"/>
              </w:rPr>
              <w:t>ExitShutdown</w:t>
            </w:r>
            <w:proofErr w:type="spellEnd"/>
            <w:r w:rsidRPr="006B2B49">
              <w:rPr>
                <w:rFonts w:asciiTheme="minorHAnsi" w:eastAsia="Times New Roman" w:hAnsiTheme="minorHAnsi" w:cstheme="minorHAnsi"/>
                <w:color w:val="000000"/>
                <w:lang w:eastAsia="de-DE"/>
              </w:rPr>
              <w:t>;</w:t>
            </w:r>
          </w:p>
          <w:p w:rsidR="005F3898" w:rsidRDefault="005F3898" w:rsidP="006B2B49">
            <w:pPr>
              <w:tabs>
                <w:tab w:val="left" w:pos="801"/>
              </w:tabs>
              <w:autoSpaceDE w:val="0"/>
              <w:autoSpaceDN w:val="0"/>
              <w:adjustRightInd w:val="0"/>
              <w:rPr>
                <w:rFonts w:asciiTheme="minorHAnsi" w:eastAsia="Times New Roman" w:hAnsiTheme="minorHAnsi" w:cstheme="minorHAnsi"/>
                <w:color w:val="000000"/>
                <w:lang w:eastAsia="de-DE"/>
              </w:rPr>
            </w:pPr>
            <w:r w:rsidRPr="006B2B49">
              <w:rPr>
                <w:rFonts w:asciiTheme="minorHAnsi" w:eastAsia="Times New Roman" w:hAnsiTheme="minorHAnsi" w:cstheme="minorHAnsi"/>
                <w:color w:val="000000"/>
                <w:lang w:eastAsia="de-DE"/>
              </w:rPr>
              <w:t xml:space="preserve">    }</w:t>
            </w:r>
          </w:p>
          <w:p w:rsidR="007114A8" w:rsidRDefault="007114A8" w:rsidP="0006483D">
            <w:pPr>
              <w:pStyle w:val="FlietextEinzug"/>
              <w:ind w:left="0"/>
              <w:jc w:val="both"/>
            </w:pPr>
            <w:r>
              <w:rPr>
                <w:rFonts w:asciiTheme="minorHAnsi" w:eastAsia="Times New Roman" w:hAnsiTheme="minorHAnsi" w:cstheme="minorHAnsi"/>
                <w:color w:val="000000"/>
                <w:lang w:eastAsia="de-DE"/>
              </w:rPr>
              <w:t xml:space="preserve">   …</w:t>
            </w:r>
          </w:p>
        </w:tc>
      </w:tr>
    </w:tbl>
    <w:p w:rsidR="004305F9" w:rsidRDefault="004305F9" w:rsidP="004305F9">
      <w:pPr>
        <w:pStyle w:val="FlietextEinzug"/>
        <w:jc w:val="both"/>
      </w:pPr>
    </w:p>
    <w:p w:rsidR="009B0E23" w:rsidRDefault="009B0E23" w:rsidP="004305F9">
      <w:pPr>
        <w:pStyle w:val="FlietextEinzug"/>
        <w:jc w:val="both"/>
      </w:pPr>
    </w:p>
    <w:p w:rsidR="009B0E23" w:rsidRDefault="009B0E23" w:rsidP="004305F9">
      <w:pPr>
        <w:pStyle w:val="FlietextEinzug"/>
        <w:jc w:val="both"/>
      </w:pPr>
      <w:r>
        <w:t xml:space="preserve">We </w:t>
      </w:r>
      <w:r w:rsidR="00117717">
        <w:t>use</w:t>
      </w:r>
      <w:r>
        <w:t xml:space="preserve"> </w:t>
      </w:r>
      <w:proofErr w:type="spellStart"/>
      <w:r w:rsidR="00117717" w:rsidRPr="006C5533">
        <w:rPr>
          <w:i/>
        </w:rPr>
        <w:t>FM_PDO_</w:t>
      </w:r>
      <w:proofErr w:type="gramStart"/>
      <w:r w:rsidR="00117717" w:rsidRPr="006C5533">
        <w:rPr>
          <w:i/>
        </w:rPr>
        <w:t>Transfer</w:t>
      </w:r>
      <w:proofErr w:type="spellEnd"/>
      <w:r w:rsidR="00117717">
        <w:rPr>
          <w:i/>
        </w:rPr>
        <w:t>(</w:t>
      </w:r>
      <w:proofErr w:type="gramEnd"/>
      <w:r w:rsidR="00117717">
        <w:rPr>
          <w:i/>
        </w:rPr>
        <w:t>)</w:t>
      </w:r>
      <w:r w:rsidR="00117717">
        <w:t xml:space="preserve"> in the cyclic function </w:t>
      </w:r>
      <w:proofErr w:type="spellStart"/>
      <w:r w:rsidR="00117717" w:rsidRPr="00117717">
        <w:rPr>
          <w:i/>
        </w:rPr>
        <w:t>AppCbSync</w:t>
      </w:r>
      <w:proofErr w:type="spellEnd"/>
      <w:r w:rsidR="00117717" w:rsidRPr="00117717">
        <w:rPr>
          <w:i/>
        </w:rPr>
        <w:t>():</w:t>
      </w:r>
    </w:p>
    <w:p w:rsidR="00AA3275" w:rsidRPr="005F3898" w:rsidRDefault="00AA3275" w:rsidP="004305F9">
      <w:pPr>
        <w:pStyle w:val="FlietextEinzug"/>
        <w:jc w:val="both"/>
      </w:pPr>
    </w:p>
    <w:tbl>
      <w:tblPr>
        <w:tblStyle w:val="Tabellenraster"/>
        <w:tblW w:w="0" w:type="auto"/>
        <w:tblInd w:w="675" w:type="dxa"/>
        <w:tblLook w:val="04A0" w:firstRow="1" w:lastRow="0" w:firstColumn="1" w:lastColumn="0" w:noHBand="0" w:noVBand="1"/>
      </w:tblPr>
      <w:tblGrid>
        <w:gridCol w:w="8326"/>
      </w:tblGrid>
      <w:tr w:rsidR="00117717" w:rsidRPr="005F3898" w:rsidTr="006B2B49">
        <w:trPr>
          <w:trHeight w:val="333"/>
        </w:trPr>
        <w:tc>
          <w:tcPr>
            <w:tcW w:w="7088" w:type="dxa"/>
          </w:tcPr>
          <w:p w:rsidR="00117717" w:rsidRPr="00F11E74" w:rsidRDefault="00117717" w:rsidP="004305F9">
            <w:pPr>
              <w:pStyle w:val="FlietextEinzug"/>
              <w:ind w:left="0"/>
              <w:jc w:val="both"/>
              <w:rPr>
                <w:rFonts w:asciiTheme="minorHAnsi" w:eastAsia="Times New Roman" w:hAnsiTheme="minorHAnsi" w:cstheme="minorHAnsi"/>
                <w:color w:val="000000"/>
                <w:lang w:eastAsia="de-DE"/>
              </w:rPr>
            </w:pPr>
            <w:r w:rsidRPr="00F11E74">
              <w:rPr>
                <w:rFonts w:asciiTheme="minorHAnsi" w:eastAsia="Times New Roman" w:hAnsiTheme="minorHAnsi" w:cstheme="minorHAnsi"/>
                <w:color w:val="000000"/>
                <w:lang w:eastAsia="de-DE"/>
              </w:rPr>
              <w:t>…</w:t>
            </w:r>
          </w:p>
          <w:p w:rsidR="005F3898" w:rsidRPr="006B2B49" w:rsidRDefault="005F3898" w:rsidP="004305F9">
            <w:pPr>
              <w:pStyle w:val="FlietextEinzug"/>
              <w:ind w:left="0"/>
              <w:jc w:val="both"/>
              <w:rPr>
                <w:rFonts w:asciiTheme="minorHAnsi" w:eastAsia="Times New Roman" w:hAnsiTheme="minorHAnsi" w:cstheme="minorHAnsi"/>
                <w:color w:val="000000"/>
                <w:lang w:eastAsia="de-DE"/>
              </w:rPr>
            </w:pPr>
            <w:r w:rsidRPr="006B2B49">
              <w:rPr>
                <w:rFonts w:asciiTheme="minorHAnsi" w:eastAsia="Times New Roman" w:hAnsiTheme="minorHAnsi" w:cstheme="minorHAnsi"/>
                <w:color w:val="000000"/>
                <w:lang w:eastAsia="de-DE"/>
              </w:rPr>
              <w:t>FM_PDO_Transfer(</w:t>
            </w:r>
            <w:r w:rsidR="00BA4C24" w:rsidRPr="006B2B49">
              <w:rPr>
                <w:rFonts w:asciiTheme="minorHAnsi" w:eastAsia="Times New Roman" w:hAnsiTheme="minorHAnsi" w:cstheme="minorHAnsi"/>
                <w:color w:val="000000"/>
                <w:lang w:eastAsia="de-DE"/>
              </w:rPr>
              <w:t>FM_Control[FM_ControlReg_Operation],&amp;FM_Control[FM_ControlReg_Status]</w:t>
            </w:r>
            <w:r w:rsidRPr="006B2B49">
              <w:rPr>
                <w:rFonts w:asciiTheme="minorHAnsi" w:eastAsia="Times New Roman" w:hAnsiTheme="minorHAnsi" w:cstheme="minorHAnsi"/>
                <w:color w:val="000000"/>
                <w:lang w:eastAsia="de-DE"/>
              </w:rPr>
              <w:t>);</w:t>
            </w:r>
            <w:r w:rsidRPr="00BA4C24" w:rsidDel="005F3898">
              <w:rPr>
                <w:rFonts w:asciiTheme="minorHAnsi" w:eastAsia="Times New Roman" w:hAnsiTheme="minorHAnsi" w:cstheme="minorHAnsi"/>
                <w:color w:val="000000"/>
                <w:lang w:eastAsia="de-DE"/>
              </w:rPr>
              <w:t xml:space="preserve"> </w:t>
            </w:r>
          </w:p>
          <w:p w:rsidR="00117717" w:rsidRPr="006B2B49" w:rsidRDefault="00117717" w:rsidP="004305F9">
            <w:pPr>
              <w:pStyle w:val="FlietextEinzug"/>
              <w:ind w:left="0"/>
              <w:jc w:val="both"/>
              <w:rPr>
                <w:lang w:val="de-DE"/>
              </w:rPr>
            </w:pPr>
            <w:r w:rsidRPr="006B2B49">
              <w:rPr>
                <w:rFonts w:asciiTheme="minorHAnsi" w:eastAsia="Times New Roman" w:hAnsiTheme="minorHAnsi" w:cstheme="minorHAnsi"/>
                <w:color w:val="000000"/>
                <w:lang w:val="de-DE" w:eastAsia="de-DE"/>
              </w:rPr>
              <w:t>…</w:t>
            </w:r>
          </w:p>
        </w:tc>
      </w:tr>
    </w:tbl>
    <w:p w:rsidR="00117717" w:rsidRPr="006B2B49" w:rsidRDefault="00117717" w:rsidP="004305F9">
      <w:pPr>
        <w:pStyle w:val="FlietextEinzug"/>
        <w:jc w:val="both"/>
        <w:rPr>
          <w:lang w:val="de-DE"/>
        </w:rPr>
      </w:pPr>
    </w:p>
    <w:p w:rsidR="009102CF" w:rsidRPr="006B2B49" w:rsidRDefault="009102CF" w:rsidP="004305F9">
      <w:pPr>
        <w:pStyle w:val="FlietextEinzug"/>
        <w:jc w:val="both"/>
        <w:rPr>
          <w:lang w:val="de-DE"/>
        </w:rPr>
      </w:pPr>
    </w:p>
    <w:p w:rsidR="009102CF" w:rsidRDefault="009102CF" w:rsidP="004305F9">
      <w:pPr>
        <w:pStyle w:val="FlietextEinzug"/>
        <w:jc w:val="both"/>
      </w:pPr>
      <w:r>
        <w:t xml:space="preserve">To use this function we also have to include the header-file to the </w:t>
      </w:r>
      <w:r w:rsidRPr="009102CF">
        <w:rPr>
          <w:i/>
        </w:rPr>
        <w:t>main.c</w:t>
      </w:r>
      <w:r>
        <w:t>:</w:t>
      </w:r>
    </w:p>
    <w:p w:rsidR="009102CF" w:rsidRDefault="009102CF" w:rsidP="004305F9">
      <w:pPr>
        <w:pStyle w:val="FlietextEinzug"/>
        <w:jc w:val="both"/>
      </w:pPr>
    </w:p>
    <w:p w:rsidR="009102CF" w:rsidRDefault="009102CF" w:rsidP="009102CF">
      <w:pPr>
        <w:pStyle w:val="FlietextEinzug"/>
        <w:ind w:firstLine="425"/>
        <w:jc w:val="both"/>
        <w:rPr>
          <w:rFonts w:ascii="Courier New" w:eastAsia="Times New Roman" w:hAnsi="Courier New" w:cs="Courier New"/>
          <w:color w:val="2A00FF"/>
          <w:lang w:eastAsia="de-DE"/>
        </w:rPr>
      </w:pPr>
      <w:r w:rsidRPr="009102CF">
        <w:rPr>
          <w:rFonts w:ascii="Courier New" w:eastAsia="Times New Roman" w:hAnsi="Courier New" w:cs="Courier New"/>
          <w:b/>
          <w:bCs/>
          <w:color w:val="7F0055"/>
          <w:lang w:eastAsia="de-DE"/>
        </w:rPr>
        <w:t>#include</w:t>
      </w:r>
      <w:r w:rsidRPr="009102CF">
        <w:rPr>
          <w:rFonts w:ascii="Courier New" w:eastAsia="Times New Roman" w:hAnsi="Courier New" w:cs="Courier New"/>
          <w:color w:val="000000"/>
          <w:lang w:eastAsia="de-DE"/>
        </w:rPr>
        <w:t xml:space="preserve"> </w:t>
      </w:r>
      <w:r w:rsidRPr="009102CF">
        <w:rPr>
          <w:rFonts w:ascii="Courier New" w:eastAsia="Times New Roman" w:hAnsi="Courier New" w:cs="Courier New"/>
          <w:color w:val="2A00FF"/>
          <w:lang w:eastAsia="de-DE"/>
        </w:rPr>
        <w:t>"Framemanipulator.h"</w:t>
      </w:r>
    </w:p>
    <w:p w:rsidR="00C72E68" w:rsidRDefault="00C72E68" w:rsidP="009102CF">
      <w:pPr>
        <w:pStyle w:val="FlietextEinzug"/>
        <w:ind w:firstLine="425"/>
        <w:jc w:val="both"/>
      </w:pPr>
    </w:p>
    <w:p w:rsidR="00C72E68" w:rsidRDefault="00C72E68" w:rsidP="009102CF">
      <w:pPr>
        <w:pStyle w:val="FlietextEinzug"/>
        <w:ind w:firstLine="425"/>
        <w:jc w:val="both"/>
      </w:pPr>
    </w:p>
    <w:p w:rsidR="00C72E68" w:rsidRDefault="00C72E68" w:rsidP="009102CF">
      <w:pPr>
        <w:pStyle w:val="FlietextEinzug"/>
        <w:ind w:firstLine="425"/>
        <w:jc w:val="both"/>
      </w:pPr>
    </w:p>
    <w:p w:rsidR="00C72E68" w:rsidRDefault="00C72E68" w:rsidP="00C72E68">
      <w:pPr>
        <w:pStyle w:val="FlietextEinzug"/>
        <w:jc w:val="both"/>
      </w:pPr>
      <w:r>
        <w:t xml:space="preserve">After this last step, </w:t>
      </w:r>
      <w:r w:rsidR="00380649">
        <w:t xml:space="preserve">CNDK-projects can be compiled with executing </w:t>
      </w:r>
      <w:r>
        <w:t xml:space="preserve">the </w:t>
      </w:r>
      <w:r w:rsidRPr="00C72E68">
        <w:rPr>
          <w:i/>
        </w:rPr>
        <w:t>rebuild.bat</w:t>
      </w:r>
      <w:r>
        <w:t>. The program is tran</w:t>
      </w:r>
      <w:r>
        <w:t>s</w:t>
      </w:r>
      <w:r>
        <w:t xml:space="preserve">ferred to the </w:t>
      </w:r>
      <w:proofErr w:type="spellStart"/>
      <w:r>
        <w:t>Nios</w:t>
      </w:r>
      <w:proofErr w:type="spellEnd"/>
      <w:r>
        <w:t xml:space="preserve"> 2 softcore via </w:t>
      </w:r>
      <w:r w:rsidRPr="00C72E68">
        <w:rPr>
          <w:i/>
        </w:rPr>
        <w:t>run.bat</w:t>
      </w:r>
      <w:r>
        <w:t>.</w:t>
      </w:r>
    </w:p>
    <w:p w:rsidR="001E17ED" w:rsidRDefault="001E17ED">
      <w:r>
        <w:br w:type="page"/>
      </w:r>
    </w:p>
    <w:p w:rsidR="00EF6A51" w:rsidRDefault="00EF6A51" w:rsidP="00193A43">
      <w:pPr>
        <w:pStyle w:val="berschrift3"/>
      </w:pPr>
      <w:bookmarkStart w:id="100" w:name="_Ref330368594"/>
      <w:bookmarkStart w:id="101" w:name="_Ref330368601"/>
      <w:bookmarkStart w:id="102" w:name="_Toc334109025"/>
      <w:r w:rsidRPr="006C5533">
        <w:lastRenderedPageBreak/>
        <w:t>XDC</w:t>
      </w:r>
      <w:r w:rsidR="00D42CC9">
        <w:t>-F</w:t>
      </w:r>
      <w:r w:rsidR="00193A43">
        <w:t>ile</w:t>
      </w:r>
      <w:bookmarkEnd w:id="100"/>
      <w:bookmarkEnd w:id="101"/>
      <w:bookmarkEnd w:id="102"/>
    </w:p>
    <w:p w:rsidR="00EE6D78" w:rsidRPr="00981C6A" w:rsidRDefault="00EE6D78" w:rsidP="006B2B49">
      <w:pPr>
        <w:pStyle w:val="FlietextEinzug"/>
      </w:pPr>
    </w:p>
    <w:p w:rsidR="00EF6A51" w:rsidRDefault="00193A43" w:rsidP="00C10CEF">
      <w:pPr>
        <w:pStyle w:val="FlietextEinzug"/>
        <w:jc w:val="both"/>
      </w:pPr>
      <w:r w:rsidRPr="00193A43">
        <w:t xml:space="preserve">We also </w:t>
      </w:r>
      <w:r>
        <w:t xml:space="preserve">update the </w:t>
      </w:r>
      <w:r w:rsidR="00163F0C">
        <w:t>.</w:t>
      </w:r>
      <w:proofErr w:type="spellStart"/>
      <w:r w:rsidR="00163F0C">
        <w:t>xdd</w:t>
      </w:r>
      <w:proofErr w:type="spellEnd"/>
      <w:r w:rsidR="00163F0C">
        <w:t>/</w:t>
      </w:r>
      <w:r>
        <w:t>.</w:t>
      </w:r>
      <w:proofErr w:type="spellStart"/>
      <w:r>
        <w:t>xdc</w:t>
      </w:r>
      <w:proofErr w:type="spellEnd"/>
      <w:r>
        <w:t xml:space="preserve">-file of the </w:t>
      </w:r>
      <w:r w:rsidRPr="005200B3">
        <w:rPr>
          <w:i/>
        </w:rPr>
        <w:t>\</w:t>
      </w:r>
      <w:proofErr w:type="spellStart"/>
      <w:r w:rsidRPr="005200B3">
        <w:rPr>
          <w:i/>
        </w:rPr>
        <w:t>objDicts</w:t>
      </w:r>
      <w:proofErr w:type="spellEnd"/>
      <w:r w:rsidRPr="005200B3">
        <w:rPr>
          <w:i/>
        </w:rPr>
        <w:t>\</w:t>
      </w:r>
      <w:proofErr w:type="spellStart"/>
      <w:r w:rsidRPr="005200B3">
        <w:rPr>
          <w:i/>
        </w:rPr>
        <w:t>Direct_IO</w:t>
      </w:r>
      <w:proofErr w:type="spellEnd"/>
      <w:r>
        <w:t xml:space="preserve"> folder</w:t>
      </w:r>
      <w:r w:rsidR="00155DA4">
        <w:t xml:space="preserve"> for </w:t>
      </w:r>
      <w:r w:rsidR="00163F0C">
        <w:t>the POWERLINK Master by adding the Framemanipulator objects:</w:t>
      </w:r>
    </w:p>
    <w:p w:rsidR="00EE6D78" w:rsidRDefault="00EE6D78" w:rsidP="00C10CEF">
      <w:pPr>
        <w:pStyle w:val="FlietextEinzug"/>
        <w:jc w:val="both"/>
      </w:pPr>
    </w:p>
    <w:tbl>
      <w:tblPr>
        <w:tblStyle w:val="Tabellenraster"/>
        <w:tblW w:w="11341" w:type="dxa"/>
        <w:tblInd w:w="-601" w:type="dxa"/>
        <w:tblLook w:val="04A0" w:firstRow="1" w:lastRow="0" w:firstColumn="1" w:lastColumn="0" w:noHBand="0" w:noVBand="1"/>
      </w:tblPr>
      <w:tblGrid>
        <w:gridCol w:w="11341"/>
      </w:tblGrid>
      <w:tr w:rsidR="000B6755" w:rsidRPr="000016D1" w:rsidTr="006B2B49">
        <w:tc>
          <w:tcPr>
            <w:tcW w:w="11341" w:type="dxa"/>
          </w:tcPr>
          <w:p w:rsidR="008718B9" w:rsidRPr="008C729D" w:rsidRDefault="000B6755" w:rsidP="007E4D17">
            <w:pPr>
              <w:pStyle w:val="FlietextEinzug"/>
              <w:ind w:left="0"/>
              <w:jc w:val="both"/>
              <w:rPr>
                <w:rFonts w:asciiTheme="minorHAnsi" w:hAnsiTheme="minorHAnsi" w:cstheme="minorHAnsi"/>
                <w:color w:val="76923C" w:themeColor="accent3" w:themeShade="BF"/>
                <w:sz w:val="16"/>
                <w:szCs w:val="16"/>
              </w:rPr>
            </w:pPr>
            <w:r w:rsidRPr="00A8628D">
              <w:rPr>
                <w:rFonts w:asciiTheme="minorHAnsi" w:hAnsiTheme="minorHAnsi" w:cstheme="minorHAnsi"/>
                <w:color w:val="76923C" w:themeColor="accent3" w:themeShade="BF"/>
                <w:sz w:val="16"/>
                <w:szCs w:val="16"/>
              </w:rPr>
              <w:t>&lt;!-- Manufacturer Specific Profile Area (0x2000 - 0x5FFF): may freely be used by the device manufacturer --&gt;</w:t>
            </w:r>
          </w:p>
          <w:p w:rsidR="00CB7824" w:rsidRPr="008C729D" w:rsidRDefault="008718B9" w:rsidP="008718B9">
            <w:pPr>
              <w:pStyle w:val="FlietextEinzug"/>
              <w:ind w:left="0"/>
              <w:jc w:val="both"/>
              <w:rPr>
                <w:rFonts w:asciiTheme="minorHAnsi" w:hAnsiTheme="minorHAnsi" w:cstheme="minorHAnsi"/>
                <w:color w:val="4F81BD" w:themeColor="accent1"/>
                <w:sz w:val="16"/>
                <w:szCs w:val="16"/>
              </w:rPr>
            </w:pPr>
            <w:r w:rsidRPr="008C729D">
              <w:rPr>
                <w:rFonts w:asciiTheme="minorHAnsi" w:hAnsiTheme="minorHAnsi" w:cstheme="minorHAnsi"/>
                <w:sz w:val="16"/>
                <w:szCs w:val="16"/>
              </w:rPr>
              <w:t>…</w:t>
            </w:r>
          </w:p>
          <w:p w:rsidR="00CB7824" w:rsidRPr="00DC4F9A" w:rsidRDefault="00CB7824" w:rsidP="00DC4F9A">
            <w:pPr>
              <w:pStyle w:val="FlietextEinzug"/>
              <w:ind w:left="0"/>
              <w:jc w:val="both"/>
              <w:rPr>
                <w:rFonts w:asciiTheme="minorHAnsi" w:hAnsiTheme="minorHAnsi" w:cstheme="minorHAnsi"/>
                <w:color w:val="76923C" w:themeColor="accent3" w:themeShade="BF"/>
                <w:sz w:val="16"/>
                <w:szCs w:val="16"/>
              </w:rPr>
            </w:pPr>
            <w:r w:rsidRPr="00DC4F9A">
              <w:rPr>
                <w:rFonts w:asciiTheme="minorHAnsi" w:hAnsiTheme="minorHAnsi" w:cstheme="minorHAnsi"/>
                <w:color w:val="76923C" w:themeColor="accent3" w:themeShade="BF"/>
                <w:sz w:val="16"/>
                <w:szCs w:val="16"/>
              </w:rPr>
              <w:t>&lt;!-- FrameManipulator Area --&gt;</w:t>
            </w:r>
          </w:p>
          <w:p w:rsidR="00CB7824" w:rsidRPr="00DC4F9A" w:rsidRDefault="00CB7824" w:rsidP="00DC4F9A">
            <w:pPr>
              <w:pStyle w:val="FlietextEinzug"/>
              <w:ind w:left="0"/>
              <w:jc w:val="both"/>
              <w:rPr>
                <w:rFonts w:asciiTheme="minorHAnsi" w:hAnsiTheme="minorHAnsi" w:cstheme="minorHAnsi"/>
                <w:color w:val="FF0000"/>
                <w:sz w:val="16"/>
                <w:szCs w:val="16"/>
              </w:rPr>
            </w:pPr>
            <w:r w:rsidRPr="00A8628D">
              <w:rPr>
                <w:rFonts w:asciiTheme="minorHAnsi" w:hAnsiTheme="minorHAnsi" w:cstheme="minorHAnsi"/>
                <w:color w:val="4F81BD" w:themeColor="accent1"/>
                <w:sz w:val="16"/>
                <w:szCs w:val="16"/>
              </w:rPr>
              <w:t xml:space="preserve">&lt;Object </w:t>
            </w:r>
            <w:r w:rsidRPr="00DC4F9A">
              <w:rPr>
                <w:rFonts w:asciiTheme="minorHAnsi" w:hAnsiTheme="minorHAnsi" w:cstheme="minorHAnsi"/>
                <w:color w:val="FF0000"/>
                <w:sz w:val="16"/>
                <w:szCs w:val="16"/>
              </w:rPr>
              <w:t>index</w:t>
            </w:r>
            <w:r w:rsidRPr="00DC4F9A">
              <w:rPr>
                <w:rFonts w:asciiTheme="minorHAnsi" w:hAnsiTheme="minorHAnsi" w:cstheme="minorHAnsi"/>
                <w:color w:val="8064A2" w:themeColor="accent4"/>
                <w:sz w:val="16"/>
                <w:szCs w:val="16"/>
              </w:rPr>
              <w:t>="3000"</w:t>
            </w:r>
            <w:r w:rsidRPr="00DC4F9A">
              <w:rPr>
                <w:rFonts w:asciiTheme="minorHAnsi" w:hAnsiTheme="minorHAnsi" w:cstheme="minorHAnsi"/>
                <w:color w:val="FF0000"/>
                <w:sz w:val="16"/>
                <w:szCs w:val="16"/>
              </w:rPr>
              <w:t xml:space="preserve"> name</w:t>
            </w:r>
            <w:r w:rsidRPr="00DC4F9A">
              <w:rPr>
                <w:rFonts w:asciiTheme="minorHAnsi" w:hAnsiTheme="minorHAnsi" w:cstheme="minorHAnsi"/>
                <w:color w:val="8064A2" w:themeColor="accent4"/>
                <w:sz w:val="16"/>
                <w:szCs w:val="16"/>
              </w:rPr>
              <w:t>="FM_</w:t>
            </w:r>
            <w:r w:rsidR="00142128">
              <w:rPr>
                <w:rFonts w:asciiTheme="minorHAnsi" w:hAnsiTheme="minorHAnsi" w:cstheme="minorHAnsi"/>
                <w:color w:val="8064A2" w:themeColor="accent4"/>
                <w:sz w:val="16"/>
                <w:szCs w:val="16"/>
              </w:rPr>
              <w:t>Control</w:t>
            </w:r>
            <w:r w:rsidR="00781CF7" w:rsidRPr="00781CF7">
              <w:rPr>
                <w:rFonts w:asciiTheme="minorHAnsi" w:hAnsiTheme="minorHAnsi" w:cstheme="minorHAnsi"/>
                <w:color w:val="8064A2" w:themeColor="accent4"/>
                <w:sz w:val="16"/>
                <w:szCs w:val="16"/>
              </w:rPr>
              <w:t>_</w:t>
            </w:r>
            <w:r w:rsidR="00F668CE">
              <w:rPr>
                <w:rFonts w:asciiTheme="minorHAnsi" w:hAnsiTheme="minorHAnsi" w:cstheme="minorHAnsi"/>
                <w:color w:val="8064A2" w:themeColor="accent4"/>
                <w:sz w:val="16"/>
                <w:szCs w:val="16"/>
              </w:rPr>
              <w:t>A</w:t>
            </w:r>
            <w:r w:rsidR="00781CF7" w:rsidRPr="00781CF7">
              <w:rPr>
                <w:rFonts w:asciiTheme="minorHAnsi" w:hAnsiTheme="minorHAnsi" w:cstheme="minorHAnsi"/>
                <w:color w:val="8064A2" w:themeColor="accent4"/>
                <w:sz w:val="16"/>
                <w:szCs w:val="16"/>
              </w:rPr>
              <w:t>U8</w:t>
            </w:r>
            <w:r w:rsidRPr="00DC4F9A">
              <w:rPr>
                <w:rFonts w:asciiTheme="minorHAnsi" w:hAnsiTheme="minorHAnsi" w:cstheme="minorHAnsi"/>
                <w:color w:val="8064A2" w:themeColor="accent4"/>
                <w:sz w:val="16"/>
                <w:szCs w:val="16"/>
              </w:rPr>
              <w:t>"</w:t>
            </w:r>
            <w:r w:rsidRPr="00DC4F9A">
              <w:rPr>
                <w:rFonts w:asciiTheme="minorHAnsi" w:hAnsiTheme="minorHAnsi" w:cstheme="minorHAnsi"/>
                <w:color w:val="FF0000"/>
                <w:sz w:val="16"/>
                <w:szCs w:val="16"/>
              </w:rPr>
              <w:t xml:space="preserve"> objectType</w:t>
            </w:r>
            <w:r w:rsidRPr="00DC4F9A">
              <w:rPr>
                <w:rFonts w:asciiTheme="minorHAnsi" w:hAnsiTheme="minorHAnsi" w:cstheme="minorHAnsi"/>
                <w:color w:val="8064A2" w:themeColor="accent4"/>
                <w:sz w:val="16"/>
                <w:szCs w:val="16"/>
              </w:rPr>
              <w:t>="8"&gt;</w:t>
            </w:r>
          </w:p>
          <w:p w:rsidR="00CB7824" w:rsidRPr="00DC4F9A" w:rsidRDefault="00CB7824" w:rsidP="00DC4F9A">
            <w:pPr>
              <w:pStyle w:val="FlietextEinzug"/>
              <w:ind w:left="0"/>
              <w:jc w:val="both"/>
              <w:rPr>
                <w:rFonts w:asciiTheme="minorHAnsi" w:hAnsiTheme="minorHAnsi" w:cstheme="minorHAnsi"/>
                <w:color w:val="FF0000"/>
                <w:sz w:val="16"/>
                <w:szCs w:val="16"/>
              </w:rPr>
            </w:pPr>
            <w:r w:rsidRPr="00A8628D">
              <w:rPr>
                <w:rFonts w:asciiTheme="minorHAnsi" w:hAnsiTheme="minorHAnsi" w:cstheme="minorHAnsi"/>
                <w:color w:val="4F81BD" w:themeColor="accent1"/>
                <w:sz w:val="16"/>
                <w:szCs w:val="16"/>
              </w:rPr>
              <w:t xml:space="preserve">    </w:t>
            </w:r>
            <w:r w:rsidRPr="008C729D">
              <w:rPr>
                <w:rFonts w:asciiTheme="minorHAnsi" w:hAnsiTheme="minorHAnsi" w:cstheme="minorHAnsi"/>
                <w:color w:val="4F81BD" w:themeColor="accent1"/>
                <w:sz w:val="16"/>
                <w:szCs w:val="16"/>
              </w:rPr>
              <w:t xml:space="preserve">&lt;SubObject </w:t>
            </w:r>
            <w:r w:rsidRPr="00DC4F9A">
              <w:rPr>
                <w:rFonts w:asciiTheme="minorHAnsi" w:hAnsiTheme="minorHAnsi" w:cstheme="minorHAnsi"/>
                <w:color w:val="FF0000"/>
                <w:sz w:val="16"/>
                <w:szCs w:val="16"/>
              </w:rPr>
              <w:t>subIndex</w:t>
            </w:r>
            <w:r w:rsidRPr="00DC4F9A">
              <w:rPr>
                <w:rFonts w:asciiTheme="minorHAnsi" w:hAnsiTheme="minorHAnsi" w:cstheme="minorHAnsi"/>
                <w:color w:val="8064A2" w:themeColor="accent4"/>
                <w:sz w:val="16"/>
                <w:szCs w:val="16"/>
              </w:rPr>
              <w:t>="00"</w:t>
            </w:r>
            <w:r w:rsidRPr="00DC4F9A">
              <w:rPr>
                <w:rFonts w:asciiTheme="minorHAnsi" w:hAnsiTheme="minorHAnsi" w:cstheme="minorHAnsi"/>
                <w:color w:val="FF0000"/>
                <w:sz w:val="16"/>
                <w:szCs w:val="16"/>
              </w:rPr>
              <w:t xml:space="preserve"> name</w:t>
            </w:r>
            <w:r w:rsidRPr="00DC4F9A">
              <w:rPr>
                <w:rFonts w:asciiTheme="minorHAnsi" w:hAnsiTheme="minorHAnsi" w:cstheme="minorHAnsi"/>
                <w:color w:val="8064A2" w:themeColor="accent4"/>
                <w:sz w:val="16"/>
                <w:szCs w:val="16"/>
              </w:rPr>
              <w:t>="</w:t>
            </w:r>
            <w:r w:rsidR="0017204A" w:rsidRPr="0017204A">
              <w:rPr>
                <w:rFonts w:asciiTheme="minorHAnsi" w:hAnsiTheme="minorHAnsi" w:cstheme="minorHAnsi"/>
                <w:color w:val="8064A2" w:themeColor="accent4"/>
                <w:sz w:val="16"/>
                <w:szCs w:val="16"/>
              </w:rPr>
              <w:t>Number_of_Entries_U8</w:t>
            </w:r>
            <w:r w:rsidRPr="00DC4F9A">
              <w:rPr>
                <w:rFonts w:asciiTheme="minorHAnsi" w:hAnsiTheme="minorHAnsi" w:cstheme="minorHAnsi"/>
                <w:color w:val="8064A2" w:themeColor="accent4"/>
                <w:sz w:val="16"/>
                <w:szCs w:val="16"/>
              </w:rPr>
              <w:t>"</w:t>
            </w:r>
            <w:r w:rsidRPr="00DC4F9A">
              <w:rPr>
                <w:rFonts w:asciiTheme="minorHAnsi" w:hAnsiTheme="minorHAnsi" w:cstheme="minorHAnsi"/>
                <w:color w:val="FF0000"/>
                <w:sz w:val="16"/>
                <w:szCs w:val="16"/>
              </w:rPr>
              <w:t xml:space="preserve"> objectType</w:t>
            </w:r>
            <w:r w:rsidRPr="00DC4F9A">
              <w:rPr>
                <w:rFonts w:asciiTheme="minorHAnsi" w:hAnsiTheme="minorHAnsi" w:cstheme="minorHAnsi"/>
                <w:color w:val="8064A2" w:themeColor="accent4"/>
                <w:sz w:val="16"/>
                <w:szCs w:val="16"/>
              </w:rPr>
              <w:t>="7"</w:t>
            </w:r>
            <w:r w:rsidRPr="00DC4F9A">
              <w:rPr>
                <w:rFonts w:asciiTheme="minorHAnsi" w:hAnsiTheme="minorHAnsi" w:cstheme="minorHAnsi"/>
                <w:color w:val="FF0000"/>
                <w:sz w:val="16"/>
                <w:szCs w:val="16"/>
              </w:rPr>
              <w:t xml:space="preserve"> dataType</w:t>
            </w:r>
            <w:r w:rsidRPr="00DC4F9A">
              <w:rPr>
                <w:rFonts w:asciiTheme="minorHAnsi" w:hAnsiTheme="minorHAnsi" w:cstheme="minorHAnsi"/>
                <w:color w:val="8064A2" w:themeColor="accent4"/>
                <w:sz w:val="16"/>
                <w:szCs w:val="16"/>
              </w:rPr>
              <w:t>="0005"</w:t>
            </w:r>
            <w:r w:rsidRPr="00DC4F9A">
              <w:rPr>
                <w:rFonts w:asciiTheme="minorHAnsi" w:hAnsiTheme="minorHAnsi" w:cstheme="minorHAnsi"/>
                <w:color w:val="FF0000"/>
                <w:sz w:val="16"/>
                <w:szCs w:val="16"/>
              </w:rPr>
              <w:t xml:space="preserve"> accessType</w:t>
            </w:r>
            <w:r w:rsidRPr="00DC4F9A">
              <w:rPr>
                <w:rFonts w:asciiTheme="minorHAnsi" w:hAnsiTheme="minorHAnsi" w:cstheme="minorHAnsi"/>
                <w:color w:val="8064A2" w:themeColor="accent4"/>
                <w:sz w:val="16"/>
                <w:szCs w:val="16"/>
              </w:rPr>
              <w:t>="</w:t>
            </w:r>
            <w:proofErr w:type="spellStart"/>
            <w:r w:rsidRPr="00DC4F9A">
              <w:rPr>
                <w:rFonts w:asciiTheme="minorHAnsi" w:hAnsiTheme="minorHAnsi" w:cstheme="minorHAnsi"/>
                <w:color w:val="8064A2" w:themeColor="accent4"/>
                <w:sz w:val="16"/>
                <w:szCs w:val="16"/>
              </w:rPr>
              <w:t>const</w:t>
            </w:r>
            <w:proofErr w:type="spellEnd"/>
            <w:r w:rsidRPr="00DC4F9A">
              <w:rPr>
                <w:rFonts w:asciiTheme="minorHAnsi" w:hAnsiTheme="minorHAnsi" w:cstheme="minorHAnsi"/>
                <w:color w:val="8064A2" w:themeColor="accent4"/>
                <w:sz w:val="16"/>
                <w:szCs w:val="16"/>
              </w:rPr>
              <w:t>"</w:t>
            </w:r>
            <w:r w:rsidRPr="00DC4F9A">
              <w:rPr>
                <w:rFonts w:asciiTheme="minorHAnsi" w:hAnsiTheme="minorHAnsi" w:cstheme="minorHAnsi"/>
                <w:color w:val="FF0000"/>
                <w:sz w:val="16"/>
                <w:szCs w:val="16"/>
              </w:rPr>
              <w:t xml:space="preserve"> defaultValue</w:t>
            </w:r>
            <w:r w:rsidR="00963975" w:rsidRPr="00A8628D">
              <w:rPr>
                <w:rFonts w:asciiTheme="minorHAnsi" w:hAnsiTheme="minorHAnsi" w:cstheme="minorHAnsi"/>
                <w:color w:val="8064A2" w:themeColor="accent4"/>
                <w:sz w:val="16"/>
                <w:szCs w:val="16"/>
              </w:rPr>
              <w:t>="</w:t>
            </w:r>
            <w:r w:rsidR="00963975" w:rsidRPr="008C729D">
              <w:rPr>
                <w:rFonts w:asciiTheme="minorHAnsi" w:hAnsiTheme="minorHAnsi" w:cstheme="minorHAnsi"/>
                <w:color w:val="8064A2" w:themeColor="accent4"/>
                <w:sz w:val="16"/>
                <w:szCs w:val="16"/>
              </w:rPr>
              <w:t>2</w:t>
            </w:r>
            <w:r w:rsidRPr="00DC4F9A">
              <w:rPr>
                <w:rFonts w:asciiTheme="minorHAnsi" w:hAnsiTheme="minorHAnsi" w:cstheme="minorHAnsi"/>
                <w:color w:val="8064A2" w:themeColor="accent4"/>
                <w:sz w:val="16"/>
                <w:szCs w:val="16"/>
              </w:rPr>
              <w:t xml:space="preserve">" </w:t>
            </w:r>
            <w:r w:rsidRPr="00DC4F9A">
              <w:rPr>
                <w:rFonts w:asciiTheme="minorHAnsi" w:hAnsiTheme="minorHAnsi" w:cstheme="minorHAnsi"/>
                <w:color w:val="FF0000"/>
                <w:sz w:val="16"/>
                <w:szCs w:val="16"/>
              </w:rPr>
              <w:t>PDOmapping</w:t>
            </w:r>
            <w:r w:rsidRPr="00DC4F9A">
              <w:rPr>
                <w:rFonts w:asciiTheme="minorHAnsi" w:hAnsiTheme="minorHAnsi" w:cstheme="minorHAnsi"/>
                <w:color w:val="8064A2" w:themeColor="accent4"/>
                <w:sz w:val="16"/>
                <w:szCs w:val="16"/>
              </w:rPr>
              <w:t>="no"/&gt;</w:t>
            </w:r>
          </w:p>
          <w:p w:rsidR="00CB7824" w:rsidRPr="00A8628D" w:rsidRDefault="00CB7824" w:rsidP="00DC4F9A">
            <w:pPr>
              <w:pStyle w:val="FlietextEinzug"/>
              <w:ind w:left="0"/>
              <w:jc w:val="both"/>
              <w:rPr>
                <w:rFonts w:asciiTheme="minorHAnsi" w:hAnsiTheme="minorHAnsi" w:cstheme="minorHAnsi"/>
                <w:color w:val="4F81BD" w:themeColor="accent1"/>
                <w:sz w:val="16"/>
                <w:szCs w:val="16"/>
              </w:rPr>
            </w:pPr>
            <w:r w:rsidRPr="00A8628D">
              <w:rPr>
                <w:rFonts w:asciiTheme="minorHAnsi" w:hAnsiTheme="minorHAnsi" w:cstheme="minorHAnsi"/>
                <w:color w:val="4F81BD" w:themeColor="accent1"/>
                <w:sz w:val="16"/>
                <w:szCs w:val="16"/>
              </w:rPr>
              <w:t xml:space="preserve">    </w:t>
            </w:r>
            <w:r w:rsidRPr="008C729D">
              <w:rPr>
                <w:rFonts w:asciiTheme="minorHAnsi" w:hAnsiTheme="minorHAnsi" w:cstheme="minorHAnsi"/>
                <w:color w:val="4F81BD" w:themeColor="accent1"/>
                <w:sz w:val="16"/>
                <w:szCs w:val="16"/>
              </w:rPr>
              <w:t>&lt;SubObject</w:t>
            </w:r>
            <w:r w:rsidR="00963975" w:rsidRPr="008C729D">
              <w:rPr>
                <w:rFonts w:asciiTheme="minorHAnsi" w:hAnsiTheme="minorHAnsi" w:cstheme="minorHAnsi"/>
                <w:color w:val="4F81BD" w:themeColor="accent1"/>
                <w:sz w:val="16"/>
                <w:szCs w:val="16"/>
              </w:rPr>
              <w:t xml:space="preserve"> </w:t>
            </w:r>
            <w:r w:rsidRPr="00DC4F9A">
              <w:rPr>
                <w:rFonts w:asciiTheme="minorHAnsi" w:hAnsiTheme="minorHAnsi" w:cstheme="minorHAnsi"/>
                <w:color w:val="FF0000"/>
                <w:sz w:val="16"/>
                <w:szCs w:val="16"/>
              </w:rPr>
              <w:t>subIndex</w:t>
            </w:r>
            <w:r w:rsidRPr="00DC4F9A">
              <w:rPr>
                <w:rFonts w:asciiTheme="minorHAnsi" w:hAnsiTheme="minorHAnsi" w:cstheme="minorHAnsi"/>
                <w:color w:val="8064A2" w:themeColor="accent4"/>
                <w:sz w:val="16"/>
                <w:szCs w:val="16"/>
              </w:rPr>
              <w:t>="01"</w:t>
            </w:r>
            <w:r w:rsidRPr="00DC4F9A">
              <w:rPr>
                <w:rFonts w:asciiTheme="minorHAnsi" w:hAnsiTheme="minorHAnsi" w:cstheme="minorHAnsi"/>
                <w:color w:val="FF0000"/>
                <w:sz w:val="16"/>
                <w:szCs w:val="16"/>
              </w:rPr>
              <w:t xml:space="preserve"> name</w:t>
            </w:r>
            <w:r w:rsidRPr="00DC4F9A">
              <w:rPr>
                <w:rFonts w:asciiTheme="minorHAnsi" w:hAnsiTheme="minorHAnsi" w:cstheme="minorHAnsi"/>
                <w:color w:val="8064A2" w:themeColor="accent4"/>
                <w:sz w:val="16"/>
                <w:szCs w:val="16"/>
              </w:rPr>
              <w:t>="</w:t>
            </w:r>
            <w:r w:rsidR="00142128">
              <w:rPr>
                <w:rFonts w:asciiTheme="minorHAnsi" w:hAnsiTheme="minorHAnsi" w:cstheme="minorHAnsi"/>
                <w:color w:val="8064A2" w:themeColor="accent4"/>
                <w:sz w:val="16"/>
                <w:szCs w:val="16"/>
              </w:rPr>
              <w:t>FM</w:t>
            </w:r>
            <w:r w:rsidR="004A0908" w:rsidRPr="00A8628D">
              <w:rPr>
                <w:rFonts w:asciiTheme="minorHAnsi" w:hAnsiTheme="minorHAnsi" w:cstheme="minorHAnsi"/>
                <w:color w:val="8064A2" w:themeColor="accent4"/>
                <w:sz w:val="16"/>
                <w:szCs w:val="16"/>
              </w:rPr>
              <w:t>_</w:t>
            </w:r>
            <w:r w:rsidRPr="00DC4F9A">
              <w:rPr>
                <w:rFonts w:asciiTheme="minorHAnsi" w:hAnsiTheme="minorHAnsi" w:cstheme="minorHAnsi"/>
                <w:color w:val="8064A2" w:themeColor="accent4"/>
                <w:sz w:val="16"/>
                <w:szCs w:val="16"/>
              </w:rPr>
              <w:t>Operation</w:t>
            </w:r>
            <w:r w:rsidR="00BE3599" w:rsidRPr="00A8628D">
              <w:rPr>
                <w:rFonts w:asciiTheme="minorHAnsi" w:hAnsiTheme="minorHAnsi" w:cstheme="minorHAnsi"/>
                <w:color w:val="8064A2" w:themeColor="accent4"/>
                <w:sz w:val="16"/>
                <w:szCs w:val="16"/>
              </w:rPr>
              <w:t>_U8</w:t>
            </w:r>
            <w:r w:rsidRPr="00DC4F9A">
              <w:rPr>
                <w:rFonts w:asciiTheme="minorHAnsi" w:hAnsiTheme="minorHAnsi" w:cstheme="minorHAnsi"/>
                <w:color w:val="8064A2" w:themeColor="accent4"/>
                <w:sz w:val="16"/>
                <w:szCs w:val="16"/>
              </w:rPr>
              <w:t>"</w:t>
            </w:r>
            <w:r w:rsidRPr="00DC4F9A">
              <w:rPr>
                <w:rFonts w:asciiTheme="minorHAnsi" w:hAnsiTheme="minorHAnsi" w:cstheme="minorHAnsi"/>
                <w:color w:val="FF0000"/>
                <w:sz w:val="16"/>
                <w:szCs w:val="16"/>
              </w:rPr>
              <w:t xml:space="preserve"> objectType</w:t>
            </w:r>
            <w:r w:rsidRPr="00DC4F9A">
              <w:rPr>
                <w:rFonts w:asciiTheme="minorHAnsi" w:hAnsiTheme="minorHAnsi" w:cstheme="minorHAnsi"/>
                <w:color w:val="8064A2" w:themeColor="accent4"/>
                <w:sz w:val="16"/>
                <w:szCs w:val="16"/>
              </w:rPr>
              <w:t>="7"</w:t>
            </w:r>
            <w:r w:rsidRPr="00DC4F9A">
              <w:rPr>
                <w:rFonts w:asciiTheme="minorHAnsi" w:hAnsiTheme="minorHAnsi" w:cstheme="minorHAnsi"/>
                <w:color w:val="FF0000"/>
                <w:sz w:val="16"/>
                <w:szCs w:val="16"/>
              </w:rPr>
              <w:t xml:space="preserve"> dataType</w:t>
            </w:r>
            <w:r w:rsidRPr="00DC4F9A">
              <w:rPr>
                <w:rFonts w:asciiTheme="minorHAnsi" w:hAnsiTheme="minorHAnsi" w:cstheme="minorHAnsi"/>
                <w:color w:val="8064A2" w:themeColor="accent4"/>
                <w:sz w:val="16"/>
                <w:szCs w:val="16"/>
              </w:rPr>
              <w:t>="0005"</w:t>
            </w:r>
            <w:r w:rsidRPr="00DC4F9A">
              <w:rPr>
                <w:rFonts w:asciiTheme="minorHAnsi" w:hAnsiTheme="minorHAnsi" w:cstheme="minorHAnsi"/>
                <w:color w:val="FF0000"/>
                <w:sz w:val="16"/>
                <w:szCs w:val="16"/>
              </w:rPr>
              <w:t xml:space="preserve"> accessType</w:t>
            </w:r>
            <w:r w:rsidRPr="00DC4F9A">
              <w:rPr>
                <w:rFonts w:asciiTheme="minorHAnsi" w:hAnsiTheme="minorHAnsi" w:cstheme="minorHAnsi"/>
                <w:color w:val="8064A2" w:themeColor="accent4"/>
                <w:sz w:val="16"/>
                <w:szCs w:val="16"/>
              </w:rPr>
              <w:t>="</w:t>
            </w:r>
            <w:proofErr w:type="spellStart"/>
            <w:r w:rsidRPr="00DC4F9A">
              <w:rPr>
                <w:rFonts w:asciiTheme="minorHAnsi" w:hAnsiTheme="minorHAnsi" w:cstheme="minorHAnsi"/>
                <w:color w:val="8064A2" w:themeColor="accent4"/>
                <w:sz w:val="16"/>
                <w:szCs w:val="16"/>
              </w:rPr>
              <w:t>rw</w:t>
            </w:r>
            <w:proofErr w:type="spellEnd"/>
            <w:r w:rsidRPr="00DC4F9A">
              <w:rPr>
                <w:rFonts w:asciiTheme="minorHAnsi" w:hAnsiTheme="minorHAnsi" w:cstheme="minorHAnsi"/>
                <w:color w:val="8064A2" w:themeColor="accent4"/>
                <w:sz w:val="16"/>
                <w:szCs w:val="16"/>
              </w:rPr>
              <w:t>"</w:t>
            </w:r>
            <w:r w:rsidRPr="00DC4F9A">
              <w:rPr>
                <w:rFonts w:asciiTheme="minorHAnsi" w:hAnsiTheme="minorHAnsi" w:cstheme="minorHAnsi"/>
                <w:color w:val="FF0000"/>
                <w:sz w:val="16"/>
                <w:szCs w:val="16"/>
              </w:rPr>
              <w:t xml:space="preserve"> PDOmapping</w:t>
            </w:r>
            <w:r w:rsidRPr="00DC4F9A">
              <w:rPr>
                <w:rFonts w:asciiTheme="minorHAnsi" w:hAnsiTheme="minorHAnsi" w:cstheme="minorHAnsi"/>
                <w:color w:val="8064A2" w:themeColor="accent4"/>
                <w:sz w:val="16"/>
                <w:szCs w:val="16"/>
              </w:rPr>
              <w:t>="RPDO"</w:t>
            </w:r>
            <w:r w:rsidRPr="00DC4F9A">
              <w:rPr>
                <w:rFonts w:asciiTheme="minorHAnsi" w:hAnsiTheme="minorHAnsi" w:cstheme="minorHAnsi"/>
                <w:color w:val="FF0000"/>
                <w:sz w:val="16"/>
                <w:szCs w:val="16"/>
              </w:rPr>
              <w:t xml:space="preserve"> default</w:t>
            </w:r>
            <w:r w:rsidR="00F41CEC" w:rsidRPr="00DC4F9A">
              <w:rPr>
                <w:rFonts w:asciiTheme="minorHAnsi" w:hAnsiTheme="minorHAnsi" w:cstheme="minorHAnsi"/>
                <w:color w:val="FF0000"/>
                <w:sz w:val="16"/>
                <w:szCs w:val="16"/>
              </w:rPr>
              <w:t>Value</w:t>
            </w:r>
            <w:r w:rsidR="00F41CEC" w:rsidRPr="00DC4F9A">
              <w:rPr>
                <w:rFonts w:asciiTheme="minorHAnsi" w:hAnsiTheme="minorHAnsi" w:cstheme="minorHAnsi"/>
                <w:color w:val="8064A2" w:themeColor="accent4"/>
                <w:sz w:val="16"/>
                <w:szCs w:val="16"/>
              </w:rPr>
              <w:t>="0x00</w:t>
            </w:r>
            <w:r w:rsidRPr="00DC4F9A">
              <w:rPr>
                <w:rFonts w:asciiTheme="minorHAnsi" w:hAnsiTheme="minorHAnsi" w:cstheme="minorHAnsi"/>
                <w:color w:val="8064A2" w:themeColor="accent4"/>
                <w:sz w:val="16"/>
                <w:szCs w:val="16"/>
              </w:rPr>
              <w:t>"/&gt;</w:t>
            </w:r>
          </w:p>
          <w:p w:rsidR="00CB7824" w:rsidRPr="00A8628D" w:rsidRDefault="00CB7824" w:rsidP="00DC4F9A">
            <w:pPr>
              <w:pStyle w:val="FlietextEinzug"/>
              <w:ind w:left="0"/>
              <w:jc w:val="both"/>
              <w:rPr>
                <w:rFonts w:asciiTheme="minorHAnsi" w:hAnsiTheme="minorHAnsi" w:cstheme="minorHAnsi"/>
                <w:color w:val="4F81BD" w:themeColor="accent1"/>
                <w:sz w:val="16"/>
                <w:szCs w:val="16"/>
              </w:rPr>
            </w:pPr>
            <w:r w:rsidRPr="008C729D">
              <w:rPr>
                <w:rFonts w:asciiTheme="minorHAnsi" w:hAnsiTheme="minorHAnsi" w:cstheme="minorHAnsi"/>
                <w:color w:val="4F81BD" w:themeColor="accent1"/>
                <w:sz w:val="16"/>
                <w:szCs w:val="16"/>
              </w:rPr>
              <w:t xml:space="preserve">   </w:t>
            </w:r>
            <w:r w:rsidR="00963975" w:rsidRPr="008C729D">
              <w:rPr>
                <w:rFonts w:asciiTheme="minorHAnsi" w:hAnsiTheme="minorHAnsi" w:cstheme="minorHAnsi"/>
                <w:color w:val="4F81BD" w:themeColor="accent1"/>
                <w:sz w:val="16"/>
                <w:szCs w:val="16"/>
              </w:rPr>
              <w:t xml:space="preserve"> </w:t>
            </w:r>
            <w:r w:rsidRPr="008C729D">
              <w:rPr>
                <w:rFonts w:asciiTheme="minorHAnsi" w:hAnsiTheme="minorHAnsi" w:cstheme="minorHAnsi"/>
                <w:color w:val="4F81BD" w:themeColor="accent1"/>
                <w:sz w:val="16"/>
                <w:szCs w:val="16"/>
              </w:rPr>
              <w:t xml:space="preserve">&lt;SubObject </w:t>
            </w:r>
            <w:r w:rsidRPr="00DC4F9A">
              <w:rPr>
                <w:rFonts w:asciiTheme="minorHAnsi" w:hAnsiTheme="minorHAnsi" w:cstheme="minorHAnsi"/>
                <w:color w:val="FF0000"/>
                <w:sz w:val="16"/>
                <w:szCs w:val="16"/>
              </w:rPr>
              <w:t>subIndex</w:t>
            </w:r>
            <w:r w:rsidRPr="00DC4F9A">
              <w:rPr>
                <w:rFonts w:asciiTheme="minorHAnsi" w:hAnsiTheme="minorHAnsi" w:cstheme="minorHAnsi"/>
                <w:color w:val="8064A2" w:themeColor="accent4"/>
                <w:sz w:val="16"/>
                <w:szCs w:val="16"/>
              </w:rPr>
              <w:t>="02"</w:t>
            </w:r>
            <w:r w:rsidRPr="00DC4F9A">
              <w:rPr>
                <w:rFonts w:asciiTheme="minorHAnsi" w:hAnsiTheme="minorHAnsi" w:cstheme="minorHAnsi"/>
                <w:color w:val="FF0000"/>
                <w:sz w:val="16"/>
                <w:szCs w:val="16"/>
              </w:rPr>
              <w:t xml:space="preserve"> name</w:t>
            </w:r>
            <w:r w:rsidRPr="00DC4F9A">
              <w:rPr>
                <w:rFonts w:asciiTheme="minorHAnsi" w:hAnsiTheme="minorHAnsi" w:cstheme="minorHAnsi"/>
                <w:color w:val="8064A2" w:themeColor="accent4"/>
                <w:sz w:val="16"/>
                <w:szCs w:val="16"/>
              </w:rPr>
              <w:t>="</w:t>
            </w:r>
            <w:r w:rsidR="00142128">
              <w:rPr>
                <w:rFonts w:asciiTheme="minorHAnsi" w:hAnsiTheme="minorHAnsi" w:cstheme="minorHAnsi"/>
                <w:color w:val="8064A2" w:themeColor="accent4"/>
                <w:sz w:val="16"/>
                <w:szCs w:val="16"/>
              </w:rPr>
              <w:t>FM</w:t>
            </w:r>
            <w:r w:rsidR="004A0908" w:rsidRPr="00A8628D">
              <w:rPr>
                <w:rFonts w:asciiTheme="minorHAnsi" w:hAnsiTheme="minorHAnsi" w:cstheme="minorHAnsi"/>
                <w:color w:val="8064A2" w:themeColor="accent4"/>
                <w:sz w:val="16"/>
                <w:szCs w:val="16"/>
              </w:rPr>
              <w:t>_</w:t>
            </w:r>
            <w:r w:rsidR="00142128">
              <w:rPr>
                <w:rFonts w:asciiTheme="minorHAnsi" w:hAnsiTheme="minorHAnsi" w:cstheme="minorHAnsi"/>
                <w:color w:val="8064A2" w:themeColor="accent4"/>
                <w:sz w:val="16"/>
                <w:szCs w:val="16"/>
              </w:rPr>
              <w:t>Status</w:t>
            </w:r>
            <w:r w:rsidR="00BE3599" w:rsidRPr="00A8628D">
              <w:rPr>
                <w:rFonts w:asciiTheme="minorHAnsi" w:hAnsiTheme="minorHAnsi" w:cstheme="minorHAnsi"/>
                <w:color w:val="8064A2" w:themeColor="accent4"/>
                <w:sz w:val="16"/>
                <w:szCs w:val="16"/>
              </w:rPr>
              <w:t>_U8</w:t>
            </w:r>
            <w:r w:rsidRPr="00DC4F9A">
              <w:rPr>
                <w:rFonts w:asciiTheme="minorHAnsi" w:hAnsiTheme="minorHAnsi" w:cstheme="minorHAnsi"/>
                <w:color w:val="8064A2" w:themeColor="accent4"/>
                <w:sz w:val="16"/>
                <w:szCs w:val="16"/>
              </w:rPr>
              <w:t>"</w:t>
            </w:r>
            <w:r w:rsidRPr="00DC4F9A">
              <w:rPr>
                <w:rFonts w:asciiTheme="minorHAnsi" w:hAnsiTheme="minorHAnsi" w:cstheme="minorHAnsi"/>
                <w:color w:val="FF0000"/>
                <w:sz w:val="16"/>
                <w:szCs w:val="16"/>
              </w:rPr>
              <w:t xml:space="preserve"> objectType</w:t>
            </w:r>
            <w:r w:rsidRPr="00DC4F9A">
              <w:rPr>
                <w:rFonts w:asciiTheme="minorHAnsi" w:hAnsiTheme="minorHAnsi" w:cstheme="minorHAnsi"/>
                <w:color w:val="8064A2" w:themeColor="accent4"/>
                <w:sz w:val="16"/>
                <w:szCs w:val="16"/>
              </w:rPr>
              <w:t>="7"</w:t>
            </w:r>
            <w:r w:rsidRPr="00DC4F9A">
              <w:rPr>
                <w:rFonts w:asciiTheme="minorHAnsi" w:hAnsiTheme="minorHAnsi" w:cstheme="minorHAnsi"/>
                <w:color w:val="FF0000"/>
                <w:sz w:val="16"/>
                <w:szCs w:val="16"/>
              </w:rPr>
              <w:t xml:space="preserve"> dataType</w:t>
            </w:r>
            <w:r w:rsidRPr="00DC4F9A">
              <w:rPr>
                <w:rFonts w:asciiTheme="minorHAnsi" w:hAnsiTheme="minorHAnsi" w:cstheme="minorHAnsi"/>
                <w:color w:val="8064A2" w:themeColor="accent4"/>
                <w:sz w:val="16"/>
                <w:szCs w:val="16"/>
              </w:rPr>
              <w:t xml:space="preserve">="0005" </w:t>
            </w:r>
            <w:r w:rsidRPr="00DC4F9A">
              <w:rPr>
                <w:rFonts w:asciiTheme="minorHAnsi" w:hAnsiTheme="minorHAnsi" w:cstheme="minorHAnsi"/>
                <w:color w:val="FF0000"/>
                <w:sz w:val="16"/>
                <w:szCs w:val="16"/>
              </w:rPr>
              <w:t>accessType</w:t>
            </w:r>
            <w:r w:rsidRPr="00DC4F9A">
              <w:rPr>
                <w:rFonts w:asciiTheme="minorHAnsi" w:hAnsiTheme="minorHAnsi" w:cstheme="minorHAnsi"/>
                <w:color w:val="8064A2" w:themeColor="accent4"/>
                <w:sz w:val="16"/>
                <w:szCs w:val="16"/>
              </w:rPr>
              <w:t>="</w:t>
            </w:r>
            <w:proofErr w:type="spellStart"/>
            <w:r w:rsidRPr="00DC4F9A">
              <w:rPr>
                <w:rFonts w:asciiTheme="minorHAnsi" w:hAnsiTheme="minorHAnsi" w:cstheme="minorHAnsi"/>
                <w:color w:val="8064A2" w:themeColor="accent4"/>
                <w:sz w:val="16"/>
                <w:szCs w:val="16"/>
              </w:rPr>
              <w:t>ro</w:t>
            </w:r>
            <w:proofErr w:type="spellEnd"/>
            <w:r w:rsidRPr="00DC4F9A">
              <w:rPr>
                <w:rFonts w:asciiTheme="minorHAnsi" w:hAnsiTheme="minorHAnsi" w:cstheme="minorHAnsi"/>
                <w:color w:val="8064A2" w:themeColor="accent4"/>
                <w:sz w:val="16"/>
                <w:szCs w:val="16"/>
              </w:rPr>
              <w:t>"</w:t>
            </w:r>
            <w:r w:rsidRPr="00DC4F9A">
              <w:rPr>
                <w:rFonts w:asciiTheme="minorHAnsi" w:hAnsiTheme="minorHAnsi" w:cstheme="minorHAnsi"/>
                <w:color w:val="FF0000"/>
                <w:sz w:val="16"/>
                <w:szCs w:val="16"/>
              </w:rPr>
              <w:t xml:space="preserve"> PDOmapping</w:t>
            </w:r>
            <w:r w:rsidRPr="00DC4F9A">
              <w:rPr>
                <w:rFonts w:asciiTheme="minorHAnsi" w:hAnsiTheme="minorHAnsi" w:cstheme="minorHAnsi"/>
                <w:color w:val="8064A2" w:themeColor="accent4"/>
                <w:sz w:val="16"/>
                <w:szCs w:val="16"/>
              </w:rPr>
              <w:t>="TPDO"</w:t>
            </w:r>
            <w:r w:rsidRPr="00DC4F9A">
              <w:rPr>
                <w:rFonts w:asciiTheme="minorHAnsi" w:hAnsiTheme="minorHAnsi" w:cstheme="minorHAnsi"/>
                <w:color w:val="FF0000"/>
                <w:sz w:val="16"/>
                <w:szCs w:val="16"/>
              </w:rPr>
              <w:t xml:space="preserve"> defaultValue</w:t>
            </w:r>
            <w:r w:rsidRPr="00DC4F9A">
              <w:rPr>
                <w:rFonts w:asciiTheme="minorHAnsi" w:hAnsiTheme="minorHAnsi" w:cstheme="minorHAnsi"/>
                <w:color w:val="8064A2" w:themeColor="accent4"/>
                <w:sz w:val="16"/>
                <w:szCs w:val="16"/>
              </w:rPr>
              <w:t>="0x00"/&gt;</w:t>
            </w:r>
          </w:p>
          <w:p w:rsidR="004828B8" w:rsidRPr="008C729D" w:rsidRDefault="00CB7824" w:rsidP="00CB7824">
            <w:pPr>
              <w:pStyle w:val="FlietextEinzug"/>
              <w:ind w:left="0"/>
              <w:jc w:val="both"/>
              <w:rPr>
                <w:rFonts w:asciiTheme="minorHAnsi" w:hAnsiTheme="minorHAnsi" w:cstheme="minorHAnsi"/>
                <w:color w:val="4F81BD" w:themeColor="accent1"/>
                <w:sz w:val="16"/>
                <w:szCs w:val="16"/>
              </w:rPr>
            </w:pPr>
            <w:r w:rsidRPr="008C729D">
              <w:rPr>
                <w:rFonts w:asciiTheme="minorHAnsi" w:hAnsiTheme="minorHAnsi" w:cstheme="minorHAnsi"/>
                <w:color w:val="4F81BD" w:themeColor="accent1"/>
                <w:sz w:val="16"/>
                <w:szCs w:val="16"/>
              </w:rPr>
              <w:t>&lt;/Object&gt;</w:t>
            </w:r>
          </w:p>
          <w:p w:rsidR="000B6755" w:rsidRPr="008C729D" w:rsidRDefault="000B6755" w:rsidP="00CB7824">
            <w:pPr>
              <w:pStyle w:val="FlietextEinzug"/>
              <w:ind w:left="0"/>
              <w:jc w:val="both"/>
              <w:rPr>
                <w:rFonts w:asciiTheme="minorHAnsi" w:hAnsiTheme="minorHAnsi" w:cstheme="minorHAnsi"/>
                <w:color w:val="4F81BD" w:themeColor="accent1"/>
                <w:sz w:val="16"/>
                <w:szCs w:val="16"/>
              </w:rPr>
            </w:pPr>
            <w:r w:rsidRPr="008C729D">
              <w:rPr>
                <w:rFonts w:asciiTheme="minorHAnsi" w:hAnsiTheme="minorHAnsi" w:cstheme="minorHAnsi"/>
                <w:color w:val="4F81BD" w:themeColor="accent1"/>
                <w:sz w:val="16"/>
                <w:szCs w:val="16"/>
              </w:rPr>
              <w:tab/>
              <w:t xml:space="preserve">  </w:t>
            </w:r>
          </w:p>
          <w:p w:rsidR="000B6755" w:rsidRPr="008C729D" w:rsidRDefault="000B6755" w:rsidP="007E4D17">
            <w:pPr>
              <w:pStyle w:val="FlietextEinzug"/>
              <w:ind w:left="0"/>
              <w:jc w:val="both"/>
              <w:rPr>
                <w:rFonts w:asciiTheme="minorHAnsi" w:hAnsiTheme="minorHAnsi" w:cstheme="minorHAnsi"/>
                <w:color w:val="76923C" w:themeColor="accent3" w:themeShade="BF"/>
                <w:sz w:val="16"/>
                <w:szCs w:val="16"/>
              </w:rPr>
            </w:pPr>
            <w:r w:rsidRPr="008C729D">
              <w:rPr>
                <w:rFonts w:asciiTheme="minorHAnsi" w:hAnsiTheme="minorHAnsi" w:cstheme="minorHAnsi"/>
                <w:color w:val="76923C" w:themeColor="accent3" w:themeShade="BF"/>
                <w:sz w:val="16"/>
                <w:szCs w:val="16"/>
              </w:rPr>
              <w:t xml:space="preserve"> &lt;!-- FrameManipulator </w:t>
            </w:r>
            <w:r w:rsidR="00803647" w:rsidRPr="008C729D">
              <w:rPr>
                <w:rFonts w:asciiTheme="minorHAnsi" w:hAnsiTheme="minorHAnsi" w:cstheme="minorHAnsi"/>
                <w:color w:val="76923C" w:themeColor="accent3" w:themeShade="BF"/>
                <w:sz w:val="16"/>
                <w:szCs w:val="16"/>
              </w:rPr>
              <w:t>Object</w:t>
            </w:r>
            <w:r w:rsidRPr="008C729D">
              <w:rPr>
                <w:rFonts w:asciiTheme="minorHAnsi" w:hAnsiTheme="minorHAnsi" w:cstheme="minorHAnsi"/>
                <w:color w:val="76923C" w:themeColor="accent3" w:themeShade="BF"/>
                <w:sz w:val="16"/>
                <w:szCs w:val="16"/>
              </w:rPr>
              <w:t xml:space="preserve"> --&gt;</w:t>
            </w:r>
          </w:p>
          <w:p w:rsidR="000B6755" w:rsidRPr="00A8628D" w:rsidRDefault="000B6755" w:rsidP="007E4D17">
            <w:pPr>
              <w:pStyle w:val="FlietextEinzug"/>
              <w:ind w:left="0"/>
              <w:jc w:val="both"/>
              <w:rPr>
                <w:rFonts w:asciiTheme="minorHAnsi" w:hAnsiTheme="minorHAnsi" w:cstheme="minorHAnsi"/>
                <w:color w:val="4F81BD" w:themeColor="accent1"/>
                <w:sz w:val="16"/>
                <w:szCs w:val="16"/>
              </w:rPr>
            </w:pPr>
            <w:r w:rsidRPr="008C729D">
              <w:rPr>
                <w:rFonts w:asciiTheme="minorHAnsi" w:hAnsiTheme="minorHAnsi" w:cstheme="minorHAnsi"/>
                <w:color w:val="4F81BD" w:themeColor="accent1"/>
                <w:sz w:val="16"/>
                <w:szCs w:val="16"/>
              </w:rPr>
              <w:t xml:space="preserve"> &lt;Object </w:t>
            </w:r>
            <w:r w:rsidRPr="008C729D">
              <w:rPr>
                <w:rFonts w:asciiTheme="minorHAnsi" w:hAnsiTheme="minorHAnsi" w:cstheme="minorHAnsi"/>
                <w:color w:val="FF0000"/>
                <w:sz w:val="16"/>
                <w:szCs w:val="16"/>
              </w:rPr>
              <w:t>index</w:t>
            </w:r>
            <w:r w:rsidRPr="00DC4F9A">
              <w:rPr>
                <w:rFonts w:asciiTheme="minorHAnsi" w:hAnsiTheme="minorHAnsi" w:cstheme="minorHAnsi"/>
                <w:color w:val="8064A2" w:themeColor="accent4"/>
                <w:sz w:val="16"/>
                <w:szCs w:val="16"/>
              </w:rPr>
              <w:t xml:space="preserve">="3001" </w:t>
            </w:r>
            <w:r w:rsidRPr="008C729D">
              <w:rPr>
                <w:rFonts w:asciiTheme="minorHAnsi" w:hAnsiTheme="minorHAnsi" w:cstheme="minorHAnsi"/>
                <w:color w:val="FF0000"/>
                <w:sz w:val="16"/>
                <w:szCs w:val="16"/>
              </w:rPr>
              <w:t>name</w:t>
            </w:r>
            <w:r w:rsidRPr="00DC4F9A">
              <w:rPr>
                <w:rFonts w:asciiTheme="minorHAnsi" w:hAnsiTheme="minorHAnsi" w:cstheme="minorHAnsi"/>
                <w:color w:val="8064A2" w:themeColor="accent4"/>
                <w:sz w:val="16"/>
                <w:szCs w:val="16"/>
              </w:rPr>
              <w:t>="</w:t>
            </w:r>
            <w:r w:rsidR="0017204A" w:rsidRPr="0017204A">
              <w:rPr>
                <w:rFonts w:asciiTheme="minorHAnsi" w:hAnsiTheme="minorHAnsi" w:cstheme="minorHAnsi"/>
                <w:color w:val="8064A2" w:themeColor="accent4"/>
                <w:sz w:val="16"/>
                <w:szCs w:val="16"/>
              </w:rPr>
              <w:t>FM_TaskConfig_Settings1_AU64</w:t>
            </w:r>
            <w:r w:rsidRPr="00DC4F9A">
              <w:rPr>
                <w:rFonts w:asciiTheme="minorHAnsi" w:hAnsiTheme="minorHAnsi" w:cstheme="minorHAnsi"/>
                <w:color w:val="8064A2" w:themeColor="accent4"/>
                <w:sz w:val="16"/>
                <w:szCs w:val="16"/>
              </w:rPr>
              <w:t>"</w:t>
            </w:r>
            <w:r w:rsidRPr="00A8628D">
              <w:rPr>
                <w:rFonts w:asciiTheme="minorHAnsi" w:hAnsiTheme="minorHAnsi" w:cstheme="minorHAnsi"/>
                <w:color w:val="8064A2" w:themeColor="accent4"/>
                <w:sz w:val="16"/>
                <w:szCs w:val="16"/>
              </w:rPr>
              <w:t xml:space="preserve"> </w:t>
            </w:r>
            <w:r w:rsidRPr="008C729D">
              <w:rPr>
                <w:rFonts w:asciiTheme="minorHAnsi" w:hAnsiTheme="minorHAnsi" w:cstheme="minorHAnsi"/>
                <w:color w:val="FF0000"/>
                <w:sz w:val="16"/>
                <w:szCs w:val="16"/>
              </w:rPr>
              <w:t>objectType</w:t>
            </w:r>
            <w:r w:rsidRPr="00DC4F9A">
              <w:rPr>
                <w:rFonts w:asciiTheme="minorHAnsi" w:hAnsiTheme="minorHAnsi" w:cstheme="minorHAnsi"/>
                <w:color w:val="8064A2" w:themeColor="accent4"/>
                <w:sz w:val="16"/>
                <w:szCs w:val="16"/>
              </w:rPr>
              <w:t>="8"&gt;</w:t>
            </w:r>
          </w:p>
          <w:p w:rsidR="000B6755" w:rsidRPr="00A8628D" w:rsidRDefault="00CB7824" w:rsidP="007E4D17">
            <w:pPr>
              <w:pStyle w:val="FlietextEinzug"/>
              <w:ind w:left="0"/>
              <w:jc w:val="both"/>
              <w:rPr>
                <w:rFonts w:asciiTheme="minorHAnsi" w:hAnsiTheme="minorHAnsi" w:cstheme="minorHAnsi"/>
                <w:color w:val="4F81BD" w:themeColor="accent1"/>
                <w:sz w:val="16"/>
                <w:szCs w:val="16"/>
              </w:rPr>
            </w:pPr>
            <w:r w:rsidRPr="008C729D">
              <w:rPr>
                <w:rFonts w:asciiTheme="minorHAnsi" w:hAnsiTheme="minorHAnsi" w:cstheme="minorHAnsi"/>
                <w:color w:val="4F81BD" w:themeColor="accent1"/>
                <w:sz w:val="16"/>
                <w:szCs w:val="16"/>
              </w:rPr>
              <w:t xml:space="preserve">     </w:t>
            </w:r>
            <w:r w:rsidR="000B6755" w:rsidRPr="008C729D">
              <w:rPr>
                <w:rFonts w:asciiTheme="minorHAnsi" w:hAnsiTheme="minorHAnsi" w:cstheme="minorHAnsi"/>
                <w:color w:val="4F81BD" w:themeColor="accent1"/>
                <w:sz w:val="16"/>
                <w:szCs w:val="16"/>
              </w:rPr>
              <w:t xml:space="preserve">&lt;SubObject </w:t>
            </w:r>
            <w:r w:rsidR="000B6755" w:rsidRPr="008C729D">
              <w:rPr>
                <w:rFonts w:asciiTheme="minorHAnsi" w:hAnsiTheme="minorHAnsi" w:cstheme="minorHAnsi"/>
                <w:color w:val="FF0000"/>
                <w:sz w:val="16"/>
                <w:szCs w:val="16"/>
              </w:rPr>
              <w:t>subIndex</w:t>
            </w:r>
            <w:r w:rsidR="000B6755" w:rsidRPr="00DC4F9A">
              <w:rPr>
                <w:rFonts w:asciiTheme="minorHAnsi" w:hAnsiTheme="minorHAnsi" w:cstheme="minorHAnsi"/>
                <w:color w:val="8064A2" w:themeColor="accent4"/>
                <w:sz w:val="16"/>
                <w:szCs w:val="16"/>
              </w:rPr>
              <w:t>="00"</w:t>
            </w:r>
            <w:r w:rsidR="000B6755" w:rsidRPr="00A8628D">
              <w:rPr>
                <w:rFonts w:asciiTheme="minorHAnsi" w:hAnsiTheme="minorHAnsi" w:cstheme="minorHAnsi"/>
                <w:color w:val="4F81BD" w:themeColor="accent1"/>
                <w:sz w:val="16"/>
                <w:szCs w:val="16"/>
              </w:rPr>
              <w:t xml:space="preserve"> </w:t>
            </w:r>
            <w:r w:rsidR="000B6755" w:rsidRPr="008C729D">
              <w:rPr>
                <w:rFonts w:asciiTheme="minorHAnsi" w:hAnsiTheme="minorHAnsi" w:cstheme="minorHAnsi"/>
                <w:color w:val="FF0000"/>
                <w:sz w:val="16"/>
                <w:szCs w:val="16"/>
              </w:rPr>
              <w:t>name</w:t>
            </w:r>
            <w:r w:rsidR="000B6755" w:rsidRPr="00DC4F9A">
              <w:rPr>
                <w:rFonts w:asciiTheme="minorHAnsi" w:hAnsiTheme="minorHAnsi" w:cstheme="minorHAnsi"/>
                <w:color w:val="8064A2" w:themeColor="accent4"/>
                <w:sz w:val="16"/>
                <w:szCs w:val="16"/>
              </w:rPr>
              <w:t>="</w:t>
            </w:r>
            <w:r w:rsidR="0017204A" w:rsidRPr="0017204A">
              <w:rPr>
                <w:rFonts w:asciiTheme="minorHAnsi" w:hAnsiTheme="minorHAnsi" w:cstheme="minorHAnsi"/>
                <w:color w:val="8064A2" w:themeColor="accent4"/>
                <w:sz w:val="16"/>
                <w:szCs w:val="16"/>
              </w:rPr>
              <w:t>Number_Settings1_U</w:t>
            </w:r>
            <w:r w:rsidR="0017204A">
              <w:rPr>
                <w:rFonts w:asciiTheme="minorHAnsi" w:hAnsiTheme="minorHAnsi" w:cstheme="minorHAnsi"/>
                <w:color w:val="8064A2" w:themeColor="accent4"/>
                <w:sz w:val="16"/>
                <w:szCs w:val="16"/>
              </w:rPr>
              <w:t>8</w:t>
            </w:r>
            <w:r w:rsidR="000B6755" w:rsidRPr="00DC4F9A">
              <w:rPr>
                <w:rFonts w:asciiTheme="minorHAnsi" w:hAnsiTheme="minorHAnsi" w:cstheme="minorHAnsi"/>
                <w:color w:val="8064A2" w:themeColor="accent4"/>
                <w:sz w:val="16"/>
                <w:szCs w:val="16"/>
              </w:rPr>
              <w:t>"</w:t>
            </w:r>
            <w:r w:rsidR="000B6755" w:rsidRPr="00A8628D">
              <w:rPr>
                <w:rFonts w:asciiTheme="minorHAnsi" w:hAnsiTheme="minorHAnsi" w:cstheme="minorHAnsi"/>
                <w:color w:val="4F81BD" w:themeColor="accent1"/>
                <w:sz w:val="16"/>
                <w:szCs w:val="16"/>
              </w:rPr>
              <w:t xml:space="preserve"> </w:t>
            </w:r>
            <w:r w:rsidR="000B6755" w:rsidRPr="008C729D">
              <w:rPr>
                <w:rFonts w:asciiTheme="minorHAnsi" w:hAnsiTheme="minorHAnsi" w:cstheme="minorHAnsi"/>
                <w:color w:val="FF0000"/>
                <w:sz w:val="16"/>
                <w:szCs w:val="16"/>
              </w:rPr>
              <w:t>objectType</w:t>
            </w:r>
            <w:r w:rsidR="000B6755" w:rsidRPr="00DC4F9A">
              <w:rPr>
                <w:rFonts w:asciiTheme="minorHAnsi" w:hAnsiTheme="minorHAnsi" w:cstheme="minorHAnsi"/>
                <w:color w:val="8064A2" w:themeColor="accent4"/>
                <w:sz w:val="16"/>
                <w:szCs w:val="16"/>
              </w:rPr>
              <w:t>="7"</w:t>
            </w:r>
            <w:r w:rsidR="000B6755" w:rsidRPr="00A8628D">
              <w:rPr>
                <w:rFonts w:asciiTheme="minorHAnsi" w:hAnsiTheme="minorHAnsi" w:cstheme="minorHAnsi"/>
                <w:color w:val="4F81BD" w:themeColor="accent1"/>
                <w:sz w:val="16"/>
                <w:szCs w:val="16"/>
              </w:rPr>
              <w:t xml:space="preserve"> </w:t>
            </w:r>
            <w:r w:rsidR="000B6755" w:rsidRPr="008C729D">
              <w:rPr>
                <w:rFonts w:asciiTheme="minorHAnsi" w:hAnsiTheme="minorHAnsi" w:cstheme="minorHAnsi"/>
                <w:color w:val="FF0000"/>
                <w:sz w:val="16"/>
                <w:szCs w:val="16"/>
              </w:rPr>
              <w:t>dataType</w:t>
            </w:r>
            <w:r w:rsidR="000B6755" w:rsidRPr="00DC4F9A">
              <w:rPr>
                <w:rFonts w:asciiTheme="minorHAnsi" w:hAnsiTheme="minorHAnsi" w:cstheme="minorHAnsi"/>
                <w:color w:val="8064A2" w:themeColor="accent4"/>
                <w:sz w:val="16"/>
                <w:szCs w:val="16"/>
              </w:rPr>
              <w:t>="0005"</w:t>
            </w:r>
            <w:r w:rsidR="000B6755" w:rsidRPr="00A8628D">
              <w:rPr>
                <w:rFonts w:asciiTheme="minorHAnsi" w:hAnsiTheme="minorHAnsi" w:cstheme="minorHAnsi"/>
                <w:color w:val="4F81BD" w:themeColor="accent1"/>
                <w:sz w:val="16"/>
                <w:szCs w:val="16"/>
              </w:rPr>
              <w:t xml:space="preserve"> </w:t>
            </w:r>
            <w:r w:rsidR="000B6755" w:rsidRPr="008C729D">
              <w:rPr>
                <w:rFonts w:asciiTheme="minorHAnsi" w:hAnsiTheme="minorHAnsi" w:cstheme="minorHAnsi"/>
                <w:color w:val="FF0000"/>
                <w:sz w:val="16"/>
                <w:szCs w:val="16"/>
              </w:rPr>
              <w:t>accessType</w:t>
            </w:r>
            <w:r w:rsidR="000B6755" w:rsidRPr="00DC4F9A">
              <w:rPr>
                <w:rFonts w:asciiTheme="minorHAnsi" w:hAnsiTheme="minorHAnsi" w:cstheme="minorHAnsi"/>
                <w:color w:val="8064A2" w:themeColor="accent4"/>
                <w:sz w:val="16"/>
                <w:szCs w:val="16"/>
              </w:rPr>
              <w:t>="</w:t>
            </w:r>
            <w:proofErr w:type="spellStart"/>
            <w:r w:rsidR="000B6755" w:rsidRPr="00DC4F9A">
              <w:rPr>
                <w:rFonts w:asciiTheme="minorHAnsi" w:hAnsiTheme="minorHAnsi" w:cstheme="minorHAnsi"/>
                <w:color w:val="8064A2" w:themeColor="accent4"/>
                <w:sz w:val="16"/>
                <w:szCs w:val="16"/>
              </w:rPr>
              <w:t>const</w:t>
            </w:r>
            <w:proofErr w:type="spellEnd"/>
            <w:r w:rsidR="000B6755" w:rsidRPr="00DC4F9A">
              <w:rPr>
                <w:rFonts w:asciiTheme="minorHAnsi" w:hAnsiTheme="minorHAnsi" w:cstheme="minorHAnsi"/>
                <w:color w:val="8064A2" w:themeColor="accent4"/>
                <w:sz w:val="16"/>
                <w:szCs w:val="16"/>
              </w:rPr>
              <w:t>"</w:t>
            </w:r>
            <w:r w:rsidR="000B6755" w:rsidRPr="00A8628D">
              <w:rPr>
                <w:rFonts w:asciiTheme="minorHAnsi" w:hAnsiTheme="minorHAnsi" w:cstheme="minorHAnsi"/>
                <w:color w:val="4F81BD" w:themeColor="accent1"/>
                <w:sz w:val="16"/>
                <w:szCs w:val="16"/>
              </w:rPr>
              <w:t xml:space="preserve"> </w:t>
            </w:r>
            <w:r w:rsidR="000B6755" w:rsidRPr="008C729D">
              <w:rPr>
                <w:rFonts w:asciiTheme="minorHAnsi" w:hAnsiTheme="minorHAnsi" w:cstheme="minorHAnsi"/>
                <w:color w:val="FF0000"/>
                <w:sz w:val="16"/>
                <w:szCs w:val="16"/>
              </w:rPr>
              <w:t>defaultValue</w:t>
            </w:r>
            <w:r w:rsidR="000B6755" w:rsidRPr="00DC4F9A">
              <w:rPr>
                <w:rFonts w:asciiTheme="minorHAnsi" w:hAnsiTheme="minorHAnsi" w:cstheme="minorHAnsi"/>
                <w:color w:val="8064A2" w:themeColor="accent4"/>
                <w:sz w:val="16"/>
                <w:szCs w:val="16"/>
              </w:rPr>
              <w:t>="64"</w:t>
            </w:r>
            <w:r w:rsidR="000B6755" w:rsidRPr="00A8628D">
              <w:rPr>
                <w:rFonts w:asciiTheme="minorHAnsi" w:hAnsiTheme="minorHAnsi" w:cstheme="minorHAnsi"/>
                <w:color w:val="4F81BD" w:themeColor="accent1"/>
                <w:sz w:val="16"/>
                <w:szCs w:val="16"/>
              </w:rPr>
              <w:t xml:space="preserve"> </w:t>
            </w:r>
            <w:r w:rsidR="000B6755" w:rsidRPr="008C729D">
              <w:rPr>
                <w:rFonts w:asciiTheme="minorHAnsi" w:hAnsiTheme="minorHAnsi" w:cstheme="minorHAnsi"/>
                <w:color w:val="FF0000"/>
                <w:sz w:val="16"/>
                <w:szCs w:val="16"/>
              </w:rPr>
              <w:t>PDOmapping</w:t>
            </w:r>
            <w:r w:rsidR="000B6755" w:rsidRPr="00DC4F9A">
              <w:rPr>
                <w:rFonts w:asciiTheme="minorHAnsi" w:hAnsiTheme="minorHAnsi" w:cstheme="minorHAnsi"/>
                <w:color w:val="8064A2" w:themeColor="accent4"/>
                <w:sz w:val="16"/>
                <w:szCs w:val="16"/>
              </w:rPr>
              <w:t>="no"/&gt;</w:t>
            </w:r>
          </w:p>
          <w:p w:rsidR="000B6755" w:rsidRPr="00A8628D" w:rsidRDefault="007E4D17" w:rsidP="007E4D17">
            <w:pPr>
              <w:pStyle w:val="FlietextEinzug"/>
              <w:ind w:left="0"/>
              <w:jc w:val="both"/>
              <w:rPr>
                <w:rFonts w:asciiTheme="minorHAnsi" w:hAnsiTheme="minorHAnsi" w:cstheme="minorHAnsi"/>
                <w:color w:val="4F81BD" w:themeColor="accent1"/>
                <w:sz w:val="16"/>
                <w:szCs w:val="16"/>
              </w:rPr>
            </w:pPr>
            <w:r w:rsidRPr="008C729D">
              <w:rPr>
                <w:rFonts w:asciiTheme="minorHAnsi" w:hAnsiTheme="minorHAnsi" w:cstheme="minorHAnsi"/>
                <w:color w:val="4F81BD" w:themeColor="accent1"/>
                <w:sz w:val="16"/>
                <w:szCs w:val="16"/>
              </w:rPr>
              <w:t xml:space="preserve">      </w:t>
            </w:r>
            <w:r w:rsidR="000B6755" w:rsidRPr="008C729D">
              <w:rPr>
                <w:rFonts w:asciiTheme="minorHAnsi" w:hAnsiTheme="minorHAnsi" w:cstheme="minorHAnsi"/>
                <w:color w:val="4F81BD" w:themeColor="accent1"/>
                <w:sz w:val="16"/>
                <w:szCs w:val="16"/>
              </w:rPr>
              <w:t xml:space="preserve">&lt;SubObject </w:t>
            </w:r>
            <w:r w:rsidR="000B6755" w:rsidRPr="008C729D">
              <w:rPr>
                <w:rFonts w:asciiTheme="minorHAnsi" w:hAnsiTheme="minorHAnsi" w:cstheme="minorHAnsi"/>
                <w:color w:val="FF0000"/>
                <w:sz w:val="16"/>
                <w:szCs w:val="16"/>
              </w:rPr>
              <w:t>subIndex</w:t>
            </w:r>
            <w:r w:rsidR="000B6755" w:rsidRPr="00DC4F9A">
              <w:rPr>
                <w:rFonts w:asciiTheme="minorHAnsi" w:hAnsiTheme="minorHAnsi" w:cstheme="minorHAnsi"/>
                <w:color w:val="8064A2" w:themeColor="accent4"/>
                <w:sz w:val="16"/>
                <w:szCs w:val="16"/>
              </w:rPr>
              <w:t>="01"</w:t>
            </w:r>
            <w:r w:rsidR="000B6755" w:rsidRPr="00A8628D">
              <w:rPr>
                <w:rFonts w:asciiTheme="minorHAnsi" w:hAnsiTheme="minorHAnsi" w:cstheme="minorHAnsi"/>
                <w:color w:val="4F81BD" w:themeColor="accent1"/>
                <w:sz w:val="16"/>
                <w:szCs w:val="16"/>
              </w:rPr>
              <w:t xml:space="preserve"> </w:t>
            </w:r>
            <w:r w:rsidR="000B6755" w:rsidRPr="008C729D">
              <w:rPr>
                <w:rFonts w:asciiTheme="minorHAnsi" w:hAnsiTheme="minorHAnsi" w:cstheme="minorHAnsi"/>
                <w:color w:val="FF0000"/>
                <w:sz w:val="16"/>
                <w:szCs w:val="16"/>
              </w:rPr>
              <w:t>name</w:t>
            </w:r>
            <w:r w:rsidR="000B6755" w:rsidRPr="00DC4F9A">
              <w:rPr>
                <w:rFonts w:asciiTheme="minorHAnsi" w:hAnsiTheme="minorHAnsi" w:cstheme="minorHAnsi"/>
                <w:color w:val="8064A2" w:themeColor="accent4"/>
                <w:sz w:val="16"/>
                <w:szCs w:val="16"/>
              </w:rPr>
              <w:t>="</w:t>
            </w:r>
            <w:r w:rsidR="0017204A" w:rsidRPr="0017204A">
              <w:rPr>
                <w:rFonts w:asciiTheme="minorHAnsi" w:hAnsiTheme="minorHAnsi" w:cstheme="minorHAnsi"/>
                <w:color w:val="8064A2" w:themeColor="accent4"/>
                <w:sz w:val="16"/>
                <w:szCs w:val="16"/>
              </w:rPr>
              <w:t>Settings1</w:t>
            </w:r>
            <w:r w:rsidR="00BE3599" w:rsidRPr="00A8628D">
              <w:rPr>
                <w:rFonts w:asciiTheme="minorHAnsi" w:hAnsiTheme="minorHAnsi" w:cstheme="minorHAnsi"/>
                <w:color w:val="8064A2" w:themeColor="accent4"/>
                <w:sz w:val="16"/>
                <w:szCs w:val="16"/>
              </w:rPr>
              <w:t>_U64</w:t>
            </w:r>
            <w:r w:rsidR="000B6755" w:rsidRPr="00DC4F9A">
              <w:rPr>
                <w:rFonts w:asciiTheme="minorHAnsi" w:hAnsiTheme="minorHAnsi" w:cstheme="minorHAnsi"/>
                <w:color w:val="8064A2" w:themeColor="accent4"/>
                <w:sz w:val="16"/>
                <w:szCs w:val="16"/>
              </w:rPr>
              <w:t xml:space="preserve">" </w:t>
            </w:r>
            <w:r w:rsidR="000B6755" w:rsidRPr="00A8628D">
              <w:rPr>
                <w:rFonts w:asciiTheme="minorHAnsi" w:hAnsiTheme="minorHAnsi" w:cstheme="minorHAnsi"/>
                <w:color w:val="FF0000"/>
                <w:sz w:val="16"/>
                <w:szCs w:val="16"/>
              </w:rPr>
              <w:t>objectType</w:t>
            </w:r>
            <w:r w:rsidR="000B6755" w:rsidRPr="00DC4F9A">
              <w:rPr>
                <w:rFonts w:asciiTheme="minorHAnsi" w:hAnsiTheme="minorHAnsi" w:cstheme="minorHAnsi"/>
                <w:color w:val="8064A2" w:themeColor="accent4"/>
                <w:sz w:val="16"/>
                <w:szCs w:val="16"/>
              </w:rPr>
              <w:t xml:space="preserve">="7" </w:t>
            </w:r>
            <w:r w:rsidR="000B6755" w:rsidRPr="00A8628D">
              <w:rPr>
                <w:rFonts w:asciiTheme="minorHAnsi" w:hAnsiTheme="minorHAnsi" w:cstheme="minorHAnsi"/>
                <w:color w:val="FF0000"/>
                <w:sz w:val="16"/>
                <w:szCs w:val="16"/>
              </w:rPr>
              <w:t>dataType</w:t>
            </w:r>
            <w:r w:rsidR="000B6755" w:rsidRPr="00DC4F9A">
              <w:rPr>
                <w:rFonts w:asciiTheme="minorHAnsi" w:hAnsiTheme="minorHAnsi" w:cstheme="minorHAnsi"/>
                <w:color w:val="8064A2" w:themeColor="accent4"/>
                <w:sz w:val="16"/>
                <w:szCs w:val="16"/>
              </w:rPr>
              <w:t>="001B"</w:t>
            </w:r>
            <w:r w:rsidR="000B6755" w:rsidRPr="00A8628D">
              <w:rPr>
                <w:rFonts w:asciiTheme="minorHAnsi" w:hAnsiTheme="minorHAnsi" w:cstheme="minorHAnsi"/>
                <w:color w:val="4F81BD" w:themeColor="accent1"/>
                <w:sz w:val="16"/>
                <w:szCs w:val="16"/>
              </w:rPr>
              <w:t xml:space="preserve"> </w:t>
            </w:r>
            <w:r w:rsidR="000B6755" w:rsidRPr="008C729D">
              <w:rPr>
                <w:rFonts w:asciiTheme="minorHAnsi" w:hAnsiTheme="minorHAnsi" w:cstheme="minorHAnsi"/>
                <w:color w:val="FF0000"/>
                <w:sz w:val="16"/>
                <w:szCs w:val="16"/>
              </w:rPr>
              <w:t>accessType</w:t>
            </w:r>
            <w:r w:rsidR="000B6755" w:rsidRPr="00DC4F9A">
              <w:rPr>
                <w:rFonts w:asciiTheme="minorHAnsi" w:hAnsiTheme="minorHAnsi" w:cstheme="minorHAnsi"/>
                <w:color w:val="8064A2" w:themeColor="accent4"/>
                <w:sz w:val="16"/>
                <w:szCs w:val="16"/>
              </w:rPr>
              <w:t>="</w:t>
            </w:r>
            <w:proofErr w:type="spellStart"/>
            <w:r w:rsidR="000B6755" w:rsidRPr="00DC4F9A">
              <w:rPr>
                <w:rFonts w:asciiTheme="minorHAnsi" w:hAnsiTheme="minorHAnsi" w:cstheme="minorHAnsi"/>
                <w:color w:val="8064A2" w:themeColor="accent4"/>
                <w:sz w:val="16"/>
                <w:szCs w:val="16"/>
              </w:rPr>
              <w:t>rw</w:t>
            </w:r>
            <w:proofErr w:type="spellEnd"/>
            <w:r w:rsidR="000B6755" w:rsidRPr="00DC4F9A">
              <w:rPr>
                <w:rFonts w:asciiTheme="minorHAnsi" w:hAnsiTheme="minorHAnsi" w:cstheme="minorHAnsi"/>
                <w:color w:val="8064A2" w:themeColor="accent4"/>
                <w:sz w:val="16"/>
                <w:szCs w:val="16"/>
              </w:rPr>
              <w:t>"</w:t>
            </w:r>
            <w:r w:rsidR="000B6755" w:rsidRPr="00A8628D">
              <w:rPr>
                <w:rFonts w:asciiTheme="minorHAnsi" w:hAnsiTheme="minorHAnsi" w:cstheme="minorHAnsi"/>
                <w:color w:val="4F81BD" w:themeColor="accent1"/>
                <w:sz w:val="16"/>
                <w:szCs w:val="16"/>
              </w:rPr>
              <w:t xml:space="preserve"> </w:t>
            </w:r>
            <w:r w:rsidR="000B6755" w:rsidRPr="008C729D">
              <w:rPr>
                <w:rFonts w:asciiTheme="minorHAnsi" w:hAnsiTheme="minorHAnsi" w:cstheme="minorHAnsi"/>
                <w:color w:val="FF0000"/>
                <w:sz w:val="16"/>
                <w:szCs w:val="16"/>
              </w:rPr>
              <w:t>PDOmapping</w:t>
            </w:r>
            <w:r w:rsidR="000B6755" w:rsidRPr="00DC4F9A">
              <w:rPr>
                <w:rFonts w:asciiTheme="minorHAnsi" w:hAnsiTheme="minorHAnsi" w:cstheme="minorHAnsi"/>
                <w:color w:val="8064A2" w:themeColor="accent4"/>
                <w:sz w:val="16"/>
                <w:szCs w:val="16"/>
              </w:rPr>
              <w:t>="no"</w:t>
            </w:r>
            <w:r w:rsidR="000B6755" w:rsidRPr="00A8628D">
              <w:rPr>
                <w:rFonts w:asciiTheme="minorHAnsi" w:hAnsiTheme="minorHAnsi" w:cstheme="minorHAnsi"/>
                <w:color w:val="4F81BD" w:themeColor="accent1"/>
                <w:sz w:val="16"/>
                <w:szCs w:val="16"/>
              </w:rPr>
              <w:t xml:space="preserve"> </w:t>
            </w:r>
            <w:r w:rsidR="000B6755" w:rsidRPr="008C729D">
              <w:rPr>
                <w:rFonts w:asciiTheme="minorHAnsi" w:hAnsiTheme="minorHAnsi" w:cstheme="minorHAnsi"/>
                <w:color w:val="FF0000"/>
                <w:sz w:val="16"/>
                <w:szCs w:val="16"/>
              </w:rPr>
              <w:t>defaul</w:t>
            </w:r>
            <w:r w:rsidR="000B6755" w:rsidRPr="00A8628D">
              <w:rPr>
                <w:rFonts w:asciiTheme="minorHAnsi" w:hAnsiTheme="minorHAnsi" w:cstheme="minorHAnsi"/>
                <w:color w:val="FF0000"/>
                <w:sz w:val="16"/>
                <w:szCs w:val="16"/>
              </w:rPr>
              <w:t>tValue</w:t>
            </w:r>
            <w:r w:rsidR="000B6755" w:rsidRPr="00DC4F9A">
              <w:rPr>
                <w:rFonts w:asciiTheme="minorHAnsi" w:hAnsiTheme="minorHAnsi" w:cstheme="minorHAnsi"/>
                <w:color w:val="8064A2" w:themeColor="accent4"/>
                <w:sz w:val="16"/>
                <w:szCs w:val="16"/>
              </w:rPr>
              <w:t>="0x0000000000000000"/&gt;</w:t>
            </w:r>
          </w:p>
          <w:p w:rsidR="000B6755" w:rsidRPr="00A8628D" w:rsidRDefault="007E4D17" w:rsidP="007E4D17">
            <w:pPr>
              <w:pStyle w:val="FlietextEinzug"/>
              <w:ind w:left="0"/>
              <w:jc w:val="both"/>
              <w:rPr>
                <w:rFonts w:asciiTheme="minorHAnsi" w:hAnsiTheme="minorHAnsi" w:cstheme="minorHAnsi"/>
                <w:color w:val="4F81BD" w:themeColor="accent1"/>
                <w:sz w:val="16"/>
                <w:szCs w:val="16"/>
              </w:rPr>
            </w:pPr>
            <w:r w:rsidRPr="008C729D">
              <w:rPr>
                <w:rFonts w:asciiTheme="minorHAnsi" w:hAnsiTheme="minorHAnsi" w:cstheme="minorHAnsi"/>
                <w:color w:val="4F81BD" w:themeColor="accent1"/>
                <w:sz w:val="16"/>
                <w:szCs w:val="16"/>
              </w:rPr>
              <w:t xml:space="preserve"> </w:t>
            </w:r>
            <w:r w:rsidR="000B6755" w:rsidRPr="008C729D">
              <w:rPr>
                <w:rFonts w:asciiTheme="minorHAnsi" w:hAnsiTheme="minorHAnsi" w:cstheme="minorHAnsi"/>
                <w:color w:val="4F81BD" w:themeColor="accent1"/>
                <w:sz w:val="16"/>
                <w:szCs w:val="16"/>
              </w:rPr>
              <w:t xml:space="preserve">     &lt;SubObject </w:t>
            </w:r>
            <w:r w:rsidR="000B6755" w:rsidRPr="008C729D">
              <w:rPr>
                <w:rFonts w:asciiTheme="minorHAnsi" w:hAnsiTheme="minorHAnsi" w:cstheme="minorHAnsi"/>
                <w:color w:val="FF0000"/>
                <w:sz w:val="16"/>
                <w:szCs w:val="16"/>
              </w:rPr>
              <w:t>subIndex</w:t>
            </w:r>
            <w:r w:rsidR="000B6755" w:rsidRPr="00DC4F9A">
              <w:rPr>
                <w:rFonts w:asciiTheme="minorHAnsi" w:hAnsiTheme="minorHAnsi" w:cstheme="minorHAnsi"/>
                <w:color w:val="8064A2" w:themeColor="accent4"/>
                <w:sz w:val="16"/>
                <w:szCs w:val="16"/>
              </w:rPr>
              <w:t>="02"</w:t>
            </w:r>
            <w:r w:rsidR="000B6755" w:rsidRPr="00A8628D">
              <w:rPr>
                <w:rFonts w:asciiTheme="minorHAnsi" w:hAnsiTheme="minorHAnsi" w:cstheme="minorHAnsi"/>
                <w:color w:val="4F81BD" w:themeColor="accent1"/>
                <w:sz w:val="16"/>
                <w:szCs w:val="16"/>
              </w:rPr>
              <w:t xml:space="preserve"> </w:t>
            </w:r>
            <w:r w:rsidR="000B6755" w:rsidRPr="008C729D">
              <w:rPr>
                <w:rFonts w:asciiTheme="minorHAnsi" w:hAnsiTheme="minorHAnsi" w:cstheme="minorHAnsi"/>
                <w:color w:val="FF0000"/>
                <w:sz w:val="16"/>
                <w:szCs w:val="16"/>
              </w:rPr>
              <w:t>name</w:t>
            </w:r>
            <w:r w:rsidR="000B6755" w:rsidRPr="00DC4F9A">
              <w:rPr>
                <w:rFonts w:asciiTheme="minorHAnsi" w:hAnsiTheme="minorHAnsi" w:cstheme="minorHAnsi"/>
                <w:color w:val="8064A2" w:themeColor="accent4"/>
                <w:sz w:val="16"/>
                <w:szCs w:val="16"/>
              </w:rPr>
              <w:t>="</w:t>
            </w:r>
            <w:r w:rsidR="0017204A" w:rsidRPr="0017204A">
              <w:rPr>
                <w:rFonts w:asciiTheme="minorHAnsi" w:hAnsiTheme="minorHAnsi" w:cstheme="minorHAnsi"/>
                <w:color w:val="8064A2" w:themeColor="accent4"/>
                <w:sz w:val="16"/>
                <w:szCs w:val="16"/>
              </w:rPr>
              <w:t>Settings1</w:t>
            </w:r>
            <w:r w:rsidR="00BE3599" w:rsidRPr="00A8628D">
              <w:rPr>
                <w:rFonts w:asciiTheme="minorHAnsi" w:hAnsiTheme="minorHAnsi" w:cstheme="minorHAnsi"/>
                <w:color w:val="8064A2" w:themeColor="accent4"/>
                <w:sz w:val="16"/>
                <w:szCs w:val="16"/>
              </w:rPr>
              <w:t>_U64</w:t>
            </w:r>
            <w:r w:rsidR="000B6755" w:rsidRPr="00DC4F9A">
              <w:rPr>
                <w:rFonts w:asciiTheme="minorHAnsi" w:hAnsiTheme="minorHAnsi" w:cstheme="minorHAnsi"/>
                <w:color w:val="8064A2" w:themeColor="accent4"/>
                <w:sz w:val="16"/>
                <w:szCs w:val="16"/>
              </w:rPr>
              <w:t>"</w:t>
            </w:r>
            <w:r w:rsidR="000B6755" w:rsidRPr="00A8628D">
              <w:rPr>
                <w:rFonts w:asciiTheme="minorHAnsi" w:hAnsiTheme="minorHAnsi" w:cstheme="minorHAnsi"/>
                <w:color w:val="4F81BD" w:themeColor="accent1"/>
                <w:sz w:val="16"/>
                <w:szCs w:val="16"/>
              </w:rPr>
              <w:t xml:space="preserve"> </w:t>
            </w:r>
            <w:r w:rsidR="000B6755" w:rsidRPr="008C729D">
              <w:rPr>
                <w:rFonts w:asciiTheme="minorHAnsi" w:hAnsiTheme="minorHAnsi" w:cstheme="minorHAnsi"/>
                <w:color w:val="FF0000"/>
                <w:sz w:val="16"/>
                <w:szCs w:val="16"/>
              </w:rPr>
              <w:t>objectType</w:t>
            </w:r>
            <w:r w:rsidR="000B6755" w:rsidRPr="00DC4F9A">
              <w:rPr>
                <w:rFonts w:asciiTheme="minorHAnsi" w:hAnsiTheme="minorHAnsi" w:cstheme="minorHAnsi"/>
                <w:color w:val="8064A2" w:themeColor="accent4"/>
                <w:sz w:val="16"/>
                <w:szCs w:val="16"/>
              </w:rPr>
              <w:t>="7"</w:t>
            </w:r>
            <w:r w:rsidR="000B6755" w:rsidRPr="00A8628D">
              <w:rPr>
                <w:rFonts w:asciiTheme="minorHAnsi" w:hAnsiTheme="minorHAnsi" w:cstheme="minorHAnsi"/>
                <w:color w:val="4F81BD" w:themeColor="accent1"/>
                <w:sz w:val="16"/>
                <w:szCs w:val="16"/>
              </w:rPr>
              <w:t xml:space="preserve"> </w:t>
            </w:r>
            <w:r w:rsidR="000B6755" w:rsidRPr="008C729D">
              <w:rPr>
                <w:rFonts w:asciiTheme="minorHAnsi" w:hAnsiTheme="minorHAnsi" w:cstheme="minorHAnsi"/>
                <w:color w:val="FF0000"/>
                <w:sz w:val="16"/>
                <w:szCs w:val="16"/>
              </w:rPr>
              <w:t>dataType</w:t>
            </w:r>
            <w:r w:rsidR="000B6755" w:rsidRPr="00DC4F9A">
              <w:rPr>
                <w:rFonts w:asciiTheme="minorHAnsi" w:hAnsiTheme="minorHAnsi" w:cstheme="minorHAnsi"/>
                <w:color w:val="8064A2" w:themeColor="accent4"/>
                <w:sz w:val="16"/>
                <w:szCs w:val="16"/>
              </w:rPr>
              <w:t>="001B"</w:t>
            </w:r>
            <w:r w:rsidR="000B6755" w:rsidRPr="00A8628D">
              <w:rPr>
                <w:rFonts w:asciiTheme="minorHAnsi" w:hAnsiTheme="minorHAnsi" w:cstheme="minorHAnsi"/>
                <w:color w:val="4F81BD" w:themeColor="accent1"/>
                <w:sz w:val="16"/>
                <w:szCs w:val="16"/>
              </w:rPr>
              <w:t xml:space="preserve"> </w:t>
            </w:r>
            <w:r w:rsidR="000B6755" w:rsidRPr="008C729D">
              <w:rPr>
                <w:rFonts w:asciiTheme="minorHAnsi" w:hAnsiTheme="minorHAnsi" w:cstheme="minorHAnsi"/>
                <w:color w:val="FF0000"/>
                <w:sz w:val="16"/>
                <w:szCs w:val="16"/>
              </w:rPr>
              <w:t>accessType</w:t>
            </w:r>
            <w:r w:rsidR="000B6755" w:rsidRPr="00DC4F9A">
              <w:rPr>
                <w:rFonts w:asciiTheme="minorHAnsi" w:hAnsiTheme="minorHAnsi" w:cstheme="minorHAnsi"/>
                <w:color w:val="8064A2" w:themeColor="accent4"/>
                <w:sz w:val="16"/>
                <w:szCs w:val="16"/>
              </w:rPr>
              <w:t>="</w:t>
            </w:r>
            <w:proofErr w:type="spellStart"/>
            <w:r w:rsidR="000B6755" w:rsidRPr="00DC4F9A">
              <w:rPr>
                <w:rFonts w:asciiTheme="minorHAnsi" w:hAnsiTheme="minorHAnsi" w:cstheme="minorHAnsi"/>
                <w:color w:val="8064A2" w:themeColor="accent4"/>
                <w:sz w:val="16"/>
                <w:szCs w:val="16"/>
              </w:rPr>
              <w:t>rw</w:t>
            </w:r>
            <w:proofErr w:type="spellEnd"/>
            <w:r w:rsidR="000B6755" w:rsidRPr="00DC4F9A">
              <w:rPr>
                <w:rFonts w:asciiTheme="minorHAnsi" w:hAnsiTheme="minorHAnsi" w:cstheme="minorHAnsi"/>
                <w:color w:val="8064A2" w:themeColor="accent4"/>
                <w:sz w:val="16"/>
                <w:szCs w:val="16"/>
              </w:rPr>
              <w:t>"</w:t>
            </w:r>
            <w:r w:rsidR="000B6755" w:rsidRPr="00A8628D">
              <w:rPr>
                <w:rFonts w:asciiTheme="minorHAnsi" w:hAnsiTheme="minorHAnsi" w:cstheme="minorHAnsi"/>
                <w:color w:val="4F81BD" w:themeColor="accent1"/>
                <w:sz w:val="16"/>
                <w:szCs w:val="16"/>
              </w:rPr>
              <w:t xml:space="preserve"> </w:t>
            </w:r>
            <w:r w:rsidR="000B6755" w:rsidRPr="008C729D">
              <w:rPr>
                <w:rFonts w:asciiTheme="minorHAnsi" w:hAnsiTheme="minorHAnsi" w:cstheme="minorHAnsi"/>
                <w:color w:val="FF0000"/>
                <w:sz w:val="16"/>
                <w:szCs w:val="16"/>
              </w:rPr>
              <w:t>PDOmapping</w:t>
            </w:r>
            <w:r w:rsidR="000B6755" w:rsidRPr="00DC4F9A">
              <w:rPr>
                <w:rFonts w:asciiTheme="minorHAnsi" w:hAnsiTheme="minorHAnsi" w:cstheme="minorHAnsi"/>
                <w:color w:val="8064A2" w:themeColor="accent4"/>
                <w:sz w:val="16"/>
                <w:szCs w:val="16"/>
              </w:rPr>
              <w:t>="no"</w:t>
            </w:r>
            <w:r w:rsidR="000B6755" w:rsidRPr="00A8628D">
              <w:rPr>
                <w:rFonts w:asciiTheme="minorHAnsi" w:hAnsiTheme="minorHAnsi" w:cstheme="minorHAnsi"/>
                <w:color w:val="4F81BD" w:themeColor="accent1"/>
                <w:sz w:val="16"/>
                <w:szCs w:val="16"/>
              </w:rPr>
              <w:t xml:space="preserve"> </w:t>
            </w:r>
            <w:r w:rsidR="000B6755" w:rsidRPr="008C729D">
              <w:rPr>
                <w:rFonts w:asciiTheme="minorHAnsi" w:hAnsiTheme="minorHAnsi" w:cstheme="minorHAnsi"/>
                <w:color w:val="FF0000"/>
                <w:sz w:val="16"/>
                <w:szCs w:val="16"/>
              </w:rPr>
              <w:t>defaul</w:t>
            </w:r>
            <w:r w:rsidR="000B6755" w:rsidRPr="00A8628D">
              <w:rPr>
                <w:rFonts w:asciiTheme="minorHAnsi" w:hAnsiTheme="minorHAnsi" w:cstheme="minorHAnsi"/>
                <w:color w:val="FF0000"/>
                <w:sz w:val="16"/>
                <w:szCs w:val="16"/>
              </w:rPr>
              <w:t>tValue</w:t>
            </w:r>
            <w:r w:rsidR="000B6755" w:rsidRPr="00DC4F9A">
              <w:rPr>
                <w:rFonts w:asciiTheme="minorHAnsi" w:hAnsiTheme="minorHAnsi" w:cstheme="minorHAnsi"/>
                <w:color w:val="8064A2" w:themeColor="accent4"/>
                <w:sz w:val="16"/>
                <w:szCs w:val="16"/>
              </w:rPr>
              <w:t>="0x0000000000000000"/&gt;</w:t>
            </w:r>
          </w:p>
          <w:p w:rsidR="000B6755" w:rsidRPr="00A8628D" w:rsidRDefault="007E4D17" w:rsidP="007E4D17">
            <w:pPr>
              <w:pStyle w:val="FlietextEinzug"/>
              <w:ind w:left="0"/>
              <w:jc w:val="both"/>
              <w:rPr>
                <w:rFonts w:asciiTheme="minorHAnsi" w:hAnsiTheme="minorHAnsi" w:cstheme="minorHAnsi"/>
                <w:color w:val="4F81BD" w:themeColor="accent1"/>
                <w:sz w:val="16"/>
                <w:szCs w:val="16"/>
              </w:rPr>
            </w:pPr>
            <w:r w:rsidRPr="008C729D">
              <w:rPr>
                <w:rFonts w:asciiTheme="minorHAnsi" w:hAnsiTheme="minorHAnsi" w:cstheme="minorHAnsi"/>
                <w:color w:val="4F81BD" w:themeColor="accent1"/>
                <w:sz w:val="16"/>
                <w:szCs w:val="16"/>
              </w:rPr>
              <w:t xml:space="preserve">      </w:t>
            </w:r>
            <w:r w:rsidR="000B6755" w:rsidRPr="008C729D">
              <w:rPr>
                <w:rFonts w:asciiTheme="minorHAnsi" w:hAnsiTheme="minorHAnsi" w:cstheme="minorHAnsi"/>
                <w:color w:val="4F81BD" w:themeColor="accent1"/>
                <w:sz w:val="16"/>
                <w:szCs w:val="16"/>
              </w:rPr>
              <w:t xml:space="preserve">&lt;SubObject </w:t>
            </w:r>
            <w:r w:rsidR="000B6755" w:rsidRPr="008C729D">
              <w:rPr>
                <w:rFonts w:asciiTheme="minorHAnsi" w:hAnsiTheme="minorHAnsi" w:cstheme="minorHAnsi"/>
                <w:color w:val="FF0000"/>
                <w:sz w:val="16"/>
                <w:szCs w:val="16"/>
              </w:rPr>
              <w:t>subIndex</w:t>
            </w:r>
            <w:r w:rsidR="000B6755" w:rsidRPr="00DC4F9A">
              <w:rPr>
                <w:rFonts w:asciiTheme="minorHAnsi" w:hAnsiTheme="minorHAnsi" w:cstheme="minorHAnsi"/>
                <w:color w:val="8064A2" w:themeColor="accent4"/>
                <w:sz w:val="16"/>
                <w:szCs w:val="16"/>
              </w:rPr>
              <w:t>="03"</w:t>
            </w:r>
            <w:r w:rsidR="000B6755" w:rsidRPr="00A8628D">
              <w:rPr>
                <w:rFonts w:asciiTheme="minorHAnsi" w:hAnsiTheme="minorHAnsi" w:cstheme="minorHAnsi"/>
                <w:color w:val="4F81BD" w:themeColor="accent1"/>
                <w:sz w:val="16"/>
                <w:szCs w:val="16"/>
              </w:rPr>
              <w:t xml:space="preserve"> </w:t>
            </w:r>
            <w:r w:rsidR="000B6755" w:rsidRPr="008C729D">
              <w:rPr>
                <w:rFonts w:asciiTheme="minorHAnsi" w:hAnsiTheme="minorHAnsi" w:cstheme="minorHAnsi"/>
                <w:color w:val="FF0000"/>
                <w:sz w:val="16"/>
                <w:szCs w:val="16"/>
              </w:rPr>
              <w:t>name</w:t>
            </w:r>
            <w:r w:rsidR="000B6755" w:rsidRPr="00DC4F9A">
              <w:rPr>
                <w:rFonts w:asciiTheme="minorHAnsi" w:hAnsiTheme="minorHAnsi" w:cstheme="minorHAnsi"/>
                <w:color w:val="8064A2" w:themeColor="accent4"/>
                <w:sz w:val="16"/>
                <w:szCs w:val="16"/>
              </w:rPr>
              <w:t>="</w:t>
            </w:r>
            <w:r w:rsidR="0017204A" w:rsidRPr="0017204A">
              <w:rPr>
                <w:rFonts w:asciiTheme="minorHAnsi" w:hAnsiTheme="minorHAnsi" w:cstheme="minorHAnsi"/>
                <w:color w:val="8064A2" w:themeColor="accent4"/>
                <w:sz w:val="16"/>
                <w:szCs w:val="16"/>
              </w:rPr>
              <w:t>Settings1</w:t>
            </w:r>
            <w:r w:rsidR="00BE3599" w:rsidRPr="00A8628D">
              <w:rPr>
                <w:rFonts w:asciiTheme="minorHAnsi" w:hAnsiTheme="minorHAnsi" w:cstheme="minorHAnsi"/>
                <w:color w:val="8064A2" w:themeColor="accent4"/>
                <w:sz w:val="16"/>
                <w:szCs w:val="16"/>
              </w:rPr>
              <w:t>_U64</w:t>
            </w:r>
            <w:r w:rsidR="000B6755" w:rsidRPr="00DC4F9A">
              <w:rPr>
                <w:rFonts w:asciiTheme="minorHAnsi" w:hAnsiTheme="minorHAnsi" w:cstheme="minorHAnsi"/>
                <w:color w:val="8064A2" w:themeColor="accent4"/>
                <w:sz w:val="16"/>
                <w:szCs w:val="16"/>
              </w:rPr>
              <w:t>"</w:t>
            </w:r>
            <w:r w:rsidR="000B6755" w:rsidRPr="00A8628D">
              <w:rPr>
                <w:rFonts w:asciiTheme="minorHAnsi" w:hAnsiTheme="minorHAnsi" w:cstheme="minorHAnsi"/>
                <w:color w:val="4F81BD" w:themeColor="accent1"/>
                <w:sz w:val="16"/>
                <w:szCs w:val="16"/>
              </w:rPr>
              <w:t xml:space="preserve"> </w:t>
            </w:r>
            <w:r w:rsidR="000B6755" w:rsidRPr="008C729D">
              <w:rPr>
                <w:rFonts w:asciiTheme="minorHAnsi" w:hAnsiTheme="minorHAnsi" w:cstheme="minorHAnsi"/>
                <w:color w:val="FF0000"/>
                <w:sz w:val="16"/>
                <w:szCs w:val="16"/>
              </w:rPr>
              <w:t>objectType</w:t>
            </w:r>
            <w:r w:rsidR="000B6755" w:rsidRPr="00DC4F9A">
              <w:rPr>
                <w:rFonts w:asciiTheme="minorHAnsi" w:hAnsiTheme="minorHAnsi" w:cstheme="minorHAnsi"/>
                <w:color w:val="8064A2" w:themeColor="accent4"/>
                <w:sz w:val="16"/>
                <w:szCs w:val="16"/>
              </w:rPr>
              <w:t>="7"</w:t>
            </w:r>
            <w:r w:rsidR="000B6755" w:rsidRPr="00A8628D">
              <w:rPr>
                <w:rFonts w:asciiTheme="minorHAnsi" w:hAnsiTheme="minorHAnsi" w:cstheme="minorHAnsi"/>
                <w:color w:val="4F81BD" w:themeColor="accent1"/>
                <w:sz w:val="16"/>
                <w:szCs w:val="16"/>
              </w:rPr>
              <w:t xml:space="preserve"> </w:t>
            </w:r>
            <w:r w:rsidR="000B6755" w:rsidRPr="008C729D">
              <w:rPr>
                <w:rFonts w:asciiTheme="minorHAnsi" w:hAnsiTheme="minorHAnsi" w:cstheme="minorHAnsi"/>
                <w:color w:val="FF0000"/>
                <w:sz w:val="16"/>
                <w:szCs w:val="16"/>
              </w:rPr>
              <w:t>dataType</w:t>
            </w:r>
            <w:r w:rsidR="000B6755" w:rsidRPr="00DC4F9A">
              <w:rPr>
                <w:rFonts w:asciiTheme="minorHAnsi" w:hAnsiTheme="minorHAnsi" w:cstheme="minorHAnsi"/>
                <w:color w:val="8064A2" w:themeColor="accent4"/>
                <w:sz w:val="16"/>
                <w:szCs w:val="16"/>
              </w:rPr>
              <w:t>="001B"</w:t>
            </w:r>
            <w:r w:rsidR="000B6755" w:rsidRPr="00A8628D">
              <w:rPr>
                <w:rFonts w:asciiTheme="minorHAnsi" w:hAnsiTheme="minorHAnsi" w:cstheme="minorHAnsi"/>
                <w:color w:val="4F81BD" w:themeColor="accent1"/>
                <w:sz w:val="16"/>
                <w:szCs w:val="16"/>
              </w:rPr>
              <w:t xml:space="preserve"> </w:t>
            </w:r>
            <w:r w:rsidR="000B6755" w:rsidRPr="008C729D">
              <w:rPr>
                <w:rFonts w:asciiTheme="minorHAnsi" w:hAnsiTheme="minorHAnsi" w:cstheme="minorHAnsi"/>
                <w:color w:val="FF0000"/>
                <w:sz w:val="16"/>
                <w:szCs w:val="16"/>
              </w:rPr>
              <w:t>accessType</w:t>
            </w:r>
            <w:r w:rsidR="000B6755" w:rsidRPr="00DC4F9A">
              <w:rPr>
                <w:rFonts w:asciiTheme="minorHAnsi" w:hAnsiTheme="minorHAnsi" w:cstheme="minorHAnsi"/>
                <w:color w:val="8064A2" w:themeColor="accent4"/>
                <w:sz w:val="16"/>
                <w:szCs w:val="16"/>
              </w:rPr>
              <w:t>="</w:t>
            </w:r>
            <w:proofErr w:type="spellStart"/>
            <w:r w:rsidR="000B6755" w:rsidRPr="00DC4F9A">
              <w:rPr>
                <w:rFonts w:asciiTheme="minorHAnsi" w:hAnsiTheme="minorHAnsi" w:cstheme="minorHAnsi"/>
                <w:color w:val="8064A2" w:themeColor="accent4"/>
                <w:sz w:val="16"/>
                <w:szCs w:val="16"/>
              </w:rPr>
              <w:t>rw</w:t>
            </w:r>
            <w:proofErr w:type="spellEnd"/>
            <w:r w:rsidR="000B6755" w:rsidRPr="00DC4F9A">
              <w:rPr>
                <w:rFonts w:asciiTheme="minorHAnsi" w:hAnsiTheme="minorHAnsi" w:cstheme="minorHAnsi"/>
                <w:color w:val="8064A2" w:themeColor="accent4"/>
                <w:sz w:val="16"/>
                <w:szCs w:val="16"/>
              </w:rPr>
              <w:t>"</w:t>
            </w:r>
            <w:r w:rsidR="000B6755" w:rsidRPr="00A8628D">
              <w:rPr>
                <w:rFonts w:asciiTheme="minorHAnsi" w:hAnsiTheme="minorHAnsi" w:cstheme="minorHAnsi"/>
                <w:color w:val="4F81BD" w:themeColor="accent1"/>
                <w:sz w:val="16"/>
                <w:szCs w:val="16"/>
              </w:rPr>
              <w:t xml:space="preserve"> </w:t>
            </w:r>
            <w:r w:rsidR="000B6755" w:rsidRPr="008C729D">
              <w:rPr>
                <w:rFonts w:asciiTheme="minorHAnsi" w:hAnsiTheme="minorHAnsi" w:cstheme="minorHAnsi"/>
                <w:color w:val="FF0000"/>
                <w:sz w:val="16"/>
                <w:szCs w:val="16"/>
              </w:rPr>
              <w:t>PDOmapping</w:t>
            </w:r>
            <w:r w:rsidR="000B6755" w:rsidRPr="00DC4F9A">
              <w:rPr>
                <w:rFonts w:asciiTheme="minorHAnsi" w:hAnsiTheme="minorHAnsi" w:cstheme="minorHAnsi"/>
                <w:color w:val="8064A2" w:themeColor="accent4"/>
                <w:sz w:val="16"/>
                <w:szCs w:val="16"/>
              </w:rPr>
              <w:t>="no"</w:t>
            </w:r>
            <w:r w:rsidR="000B6755" w:rsidRPr="00A8628D">
              <w:rPr>
                <w:rFonts w:asciiTheme="minorHAnsi" w:hAnsiTheme="minorHAnsi" w:cstheme="minorHAnsi"/>
                <w:color w:val="4F81BD" w:themeColor="accent1"/>
                <w:sz w:val="16"/>
                <w:szCs w:val="16"/>
              </w:rPr>
              <w:t xml:space="preserve"> </w:t>
            </w:r>
            <w:r w:rsidR="000B6755" w:rsidRPr="008C729D">
              <w:rPr>
                <w:rFonts w:asciiTheme="minorHAnsi" w:hAnsiTheme="minorHAnsi" w:cstheme="minorHAnsi"/>
                <w:color w:val="FF0000"/>
                <w:sz w:val="16"/>
                <w:szCs w:val="16"/>
              </w:rPr>
              <w:t>defaul</w:t>
            </w:r>
            <w:r w:rsidR="000B6755" w:rsidRPr="00A8628D">
              <w:rPr>
                <w:rFonts w:asciiTheme="minorHAnsi" w:hAnsiTheme="minorHAnsi" w:cstheme="minorHAnsi"/>
                <w:color w:val="FF0000"/>
                <w:sz w:val="16"/>
                <w:szCs w:val="16"/>
              </w:rPr>
              <w:t>tValue</w:t>
            </w:r>
            <w:r w:rsidR="000B6755" w:rsidRPr="00DC4F9A">
              <w:rPr>
                <w:rFonts w:asciiTheme="minorHAnsi" w:hAnsiTheme="minorHAnsi" w:cstheme="minorHAnsi"/>
                <w:color w:val="8064A2" w:themeColor="accent4"/>
                <w:sz w:val="16"/>
                <w:szCs w:val="16"/>
              </w:rPr>
              <w:t>="0x0000000000000000"/&gt;</w:t>
            </w:r>
          </w:p>
          <w:p w:rsidR="003F1D80" w:rsidRPr="008C729D" w:rsidRDefault="000016D1" w:rsidP="007E4D17">
            <w:pPr>
              <w:pStyle w:val="FlietextEinzug"/>
              <w:ind w:left="0"/>
              <w:jc w:val="both"/>
              <w:rPr>
                <w:rFonts w:asciiTheme="minorHAnsi" w:hAnsiTheme="minorHAnsi" w:cstheme="minorHAnsi"/>
                <w:sz w:val="16"/>
                <w:szCs w:val="16"/>
              </w:rPr>
            </w:pPr>
            <w:r w:rsidRPr="008C729D">
              <w:rPr>
                <w:rFonts w:asciiTheme="minorHAnsi" w:hAnsiTheme="minorHAnsi" w:cstheme="minorHAnsi"/>
                <w:sz w:val="16"/>
                <w:szCs w:val="16"/>
              </w:rPr>
              <w:t xml:space="preserve">      </w:t>
            </w:r>
            <w:r w:rsidR="003F1D80" w:rsidRPr="008C729D">
              <w:rPr>
                <w:rFonts w:asciiTheme="minorHAnsi" w:hAnsiTheme="minorHAnsi" w:cstheme="minorHAnsi"/>
                <w:sz w:val="16"/>
                <w:szCs w:val="16"/>
              </w:rPr>
              <w:t>…</w:t>
            </w:r>
          </w:p>
          <w:p w:rsidR="000B6755" w:rsidRPr="00A8628D" w:rsidRDefault="007E4D17" w:rsidP="007E4D17">
            <w:pPr>
              <w:pStyle w:val="FlietextEinzug"/>
              <w:ind w:left="0"/>
              <w:jc w:val="both"/>
              <w:rPr>
                <w:rFonts w:asciiTheme="minorHAnsi" w:hAnsiTheme="minorHAnsi" w:cstheme="minorHAnsi"/>
                <w:color w:val="4F81BD" w:themeColor="accent1"/>
                <w:sz w:val="16"/>
                <w:szCs w:val="16"/>
              </w:rPr>
            </w:pPr>
            <w:r w:rsidRPr="008C729D">
              <w:rPr>
                <w:rFonts w:asciiTheme="minorHAnsi" w:hAnsiTheme="minorHAnsi" w:cstheme="minorHAnsi"/>
                <w:color w:val="4F81BD" w:themeColor="accent1"/>
                <w:sz w:val="16"/>
                <w:szCs w:val="16"/>
              </w:rPr>
              <w:t xml:space="preserve">      </w:t>
            </w:r>
            <w:r w:rsidR="0054139D" w:rsidRPr="008C729D">
              <w:rPr>
                <w:rFonts w:asciiTheme="minorHAnsi" w:hAnsiTheme="minorHAnsi" w:cstheme="minorHAnsi"/>
                <w:color w:val="4F81BD" w:themeColor="accent1"/>
                <w:sz w:val="16"/>
                <w:szCs w:val="16"/>
              </w:rPr>
              <w:t xml:space="preserve"> </w:t>
            </w:r>
            <w:r w:rsidR="000B6755" w:rsidRPr="008C729D">
              <w:rPr>
                <w:rFonts w:asciiTheme="minorHAnsi" w:hAnsiTheme="minorHAnsi" w:cstheme="minorHAnsi"/>
                <w:color w:val="4F81BD" w:themeColor="accent1"/>
                <w:sz w:val="16"/>
                <w:szCs w:val="16"/>
              </w:rPr>
              <w:t xml:space="preserve">&lt;SubObject </w:t>
            </w:r>
            <w:r w:rsidR="000B6755" w:rsidRPr="008C729D">
              <w:rPr>
                <w:rFonts w:asciiTheme="minorHAnsi" w:hAnsiTheme="minorHAnsi" w:cstheme="minorHAnsi"/>
                <w:color w:val="FF0000"/>
                <w:sz w:val="16"/>
                <w:szCs w:val="16"/>
              </w:rPr>
              <w:t>subIndex</w:t>
            </w:r>
            <w:r w:rsidR="000B6755" w:rsidRPr="00DC4F9A">
              <w:rPr>
                <w:rFonts w:asciiTheme="minorHAnsi" w:hAnsiTheme="minorHAnsi" w:cstheme="minorHAnsi"/>
                <w:color w:val="8064A2" w:themeColor="accent4"/>
                <w:sz w:val="16"/>
                <w:szCs w:val="16"/>
              </w:rPr>
              <w:t>="3F"</w:t>
            </w:r>
            <w:r w:rsidR="000B6755" w:rsidRPr="00A8628D">
              <w:rPr>
                <w:rFonts w:asciiTheme="minorHAnsi" w:hAnsiTheme="minorHAnsi" w:cstheme="minorHAnsi"/>
                <w:color w:val="4F81BD" w:themeColor="accent1"/>
                <w:sz w:val="16"/>
                <w:szCs w:val="16"/>
              </w:rPr>
              <w:t xml:space="preserve"> </w:t>
            </w:r>
            <w:r w:rsidR="000B6755" w:rsidRPr="008C729D">
              <w:rPr>
                <w:rFonts w:asciiTheme="minorHAnsi" w:hAnsiTheme="minorHAnsi" w:cstheme="minorHAnsi"/>
                <w:color w:val="FF0000"/>
                <w:sz w:val="16"/>
                <w:szCs w:val="16"/>
              </w:rPr>
              <w:t>name</w:t>
            </w:r>
            <w:r w:rsidR="000B6755" w:rsidRPr="00DC4F9A">
              <w:rPr>
                <w:rFonts w:asciiTheme="minorHAnsi" w:hAnsiTheme="minorHAnsi" w:cstheme="minorHAnsi"/>
                <w:color w:val="8064A2" w:themeColor="accent4"/>
                <w:sz w:val="16"/>
                <w:szCs w:val="16"/>
              </w:rPr>
              <w:t>="</w:t>
            </w:r>
            <w:r w:rsidR="0017204A" w:rsidRPr="0017204A">
              <w:rPr>
                <w:rFonts w:asciiTheme="minorHAnsi" w:hAnsiTheme="minorHAnsi" w:cstheme="minorHAnsi"/>
                <w:color w:val="8064A2" w:themeColor="accent4"/>
                <w:sz w:val="16"/>
                <w:szCs w:val="16"/>
              </w:rPr>
              <w:t>Settings1</w:t>
            </w:r>
            <w:r w:rsidR="00BE3599" w:rsidRPr="00A8628D">
              <w:rPr>
                <w:rFonts w:asciiTheme="minorHAnsi" w:hAnsiTheme="minorHAnsi" w:cstheme="minorHAnsi"/>
                <w:color w:val="8064A2" w:themeColor="accent4"/>
                <w:sz w:val="16"/>
                <w:szCs w:val="16"/>
              </w:rPr>
              <w:t>_U64</w:t>
            </w:r>
            <w:r w:rsidR="000B6755" w:rsidRPr="00DC4F9A">
              <w:rPr>
                <w:rFonts w:asciiTheme="minorHAnsi" w:hAnsiTheme="minorHAnsi" w:cstheme="minorHAnsi"/>
                <w:color w:val="8064A2" w:themeColor="accent4"/>
                <w:sz w:val="16"/>
                <w:szCs w:val="16"/>
              </w:rPr>
              <w:t>"</w:t>
            </w:r>
            <w:r w:rsidR="000B6755" w:rsidRPr="00A8628D">
              <w:rPr>
                <w:rFonts w:asciiTheme="minorHAnsi" w:hAnsiTheme="minorHAnsi" w:cstheme="minorHAnsi"/>
                <w:color w:val="4F81BD" w:themeColor="accent1"/>
                <w:sz w:val="16"/>
                <w:szCs w:val="16"/>
              </w:rPr>
              <w:t xml:space="preserve"> </w:t>
            </w:r>
            <w:r w:rsidR="000B6755" w:rsidRPr="008C729D">
              <w:rPr>
                <w:rFonts w:asciiTheme="minorHAnsi" w:hAnsiTheme="minorHAnsi" w:cstheme="minorHAnsi"/>
                <w:color w:val="FF0000"/>
                <w:sz w:val="16"/>
                <w:szCs w:val="16"/>
              </w:rPr>
              <w:t>objectType</w:t>
            </w:r>
            <w:r w:rsidR="000B6755" w:rsidRPr="00DC4F9A">
              <w:rPr>
                <w:rFonts w:asciiTheme="minorHAnsi" w:hAnsiTheme="minorHAnsi" w:cstheme="minorHAnsi"/>
                <w:color w:val="8064A2" w:themeColor="accent4"/>
                <w:sz w:val="16"/>
                <w:szCs w:val="16"/>
              </w:rPr>
              <w:t>="7"</w:t>
            </w:r>
            <w:r w:rsidR="000B6755" w:rsidRPr="00A8628D">
              <w:rPr>
                <w:rFonts w:asciiTheme="minorHAnsi" w:hAnsiTheme="minorHAnsi" w:cstheme="minorHAnsi"/>
                <w:color w:val="4F81BD" w:themeColor="accent1"/>
                <w:sz w:val="16"/>
                <w:szCs w:val="16"/>
              </w:rPr>
              <w:t xml:space="preserve"> </w:t>
            </w:r>
            <w:r w:rsidR="000B6755" w:rsidRPr="008C729D">
              <w:rPr>
                <w:rFonts w:asciiTheme="minorHAnsi" w:hAnsiTheme="minorHAnsi" w:cstheme="minorHAnsi"/>
                <w:color w:val="FF0000"/>
                <w:sz w:val="16"/>
                <w:szCs w:val="16"/>
              </w:rPr>
              <w:t>dataType</w:t>
            </w:r>
            <w:r w:rsidR="000B6755" w:rsidRPr="00DC4F9A">
              <w:rPr>
                <w:rFonts w:asciiTheme="minorHAnsi" w:hAnsiTheme="minorHAnsi" w:cstheme="minorHAnsi"/>
                <w:color w:val="8064A2" w:themeColor="accent4"/>
                <w:sz w:val="16"/>
                <w:szCs w:val="16"/>
              </w:rPr>
              <w:t>="001B"</w:t>
            </w:r>
            <w:r w:rsidR="000B6755" w:rsidRPr="00A8628D">
              <w:rPr>
                <w:rFonts w:asciiTheme="minorHAnsi" w:hAnsiTheme="minorHAnsi" w:cstheme="minorHAnsi"/>
                <w:color w:val="4F81BD" w:themeColor="accent1"/>
                <w:sz w:val="16"/>
                <w:szCs w:val="16"/>
              </w:rPr>
              <w:t xml:space="preserve"> </w:t>
            </w:r>
            <w:r w:rsidR="000B6755" w:rsidRPr="008C729D">
              <w:rPr>
                <w:rFonts w:asciiTheme="minorHAnsi" w:hAnsiTheme="minorHAnsi" w:cstheme="minorHAnsi"/>
                <w:color w:val="FF0000"/>
                <w:sz w:val="16"/>
                <w:szCs w:val="16"/>
              </w:rPr>
              <w:t>accessType</w:t>
            </w:r>
            <w:r w:rsidR="000B6755" w:rsidRPr="00DC4F9A">
              <w:rPr>
                <w:rFonts w:asciiTheme="minorHAnsi" w:hAnsiTheme="minorHAnsi" w:cstheme="minorHAnsi"/>
                <w:color w:val="8064A2" w:themeColor="accent4"/>
                <w:sz w:val="16"/>
                <w:szCs w:val="16"/>
              </w:rPr>
              <w:t>="</w:t>
            </w:r>
            <w:proofErr w:type="spellStart"/>
            <w:r w:rsidR="000B6755" w:rsidRPr="00DC4F9A">
              <w:rPr>
                <w:rFonts w:asciiTheme="minorHAnsi" w:hAnsiTheme="minorHAnsi" w:cstheme="minorHAnsi"/>
                <w:color w:val="8064A2" w:themeColor="accent4"/>
                <w:sz w:val="16"/>
                <w:szCs w:val="16"/>
              </w:rPr>
              <w:t>rw</w:t>
            </w:r>
            <w:proofErr w:type="spellEnd"/>
            <w:r w:rsidR="000B6755" w:rsidRPr="00DC4F9A">
              <w:rPr>
                <w:rFonts w:asciiTheme="minorHAnsi" w:hAnsiTheme="minorHAnsi" w:cstheme="minorHAnsi"/>
                <w:color w:val="8064A2" w:themeColor="accent4"/>
                <w:sz w:val="16"/>
                <w:szCs w:val="16"/>
              </w:rPr>
              <w:t>"</w:t>
            </w:r>
            <w:r w:rsidR="000B6755" w:rsidRPr="00A8628D">
              <w:rPr>
                <w:rFonts w:asciiTheme="minorHAnsi" w:hAnsiTheme="minorHAnsi" w:cstheme="minorHAnsi"/>
                <w:color w:val="4F81BD" w:themeColor="accent1"/>
                <w:sz w:val="16"/>
                <w:szCs w:val="16"/>
              </w:rPr>
              <w:t xml:space="preserve"> </w:t>
            </w:r>
            <w:r w:rsidR="000B6755" w:rsidRPr="008C729D">
              <w:rPr>
                <w:rFonts w:asciiTheme="minorHAnsi" w:hAnsiTheme="minorHAnsi" w:cstheme="minorHAnsi"/>
                <w:color w:val="FF0000"/>
                <w:sz w:val="16"/>
                <w:szCs w:val="16"/>
              </w:rPr>
              <w:t>PDOmapping</w:t>
            </w:r>
            <w:r w:rsidR="000B6755" w:rsidRPr="00DC4F9A">
              <w:rPr>
                <w:rFonts w:asciiTheme="minorHAnsi" w:hAnsiTheme="minorHAnsi" w:cstheme="minorHAnsi"/>
                <w:color w:val="8064A2" w:themeColor="accent4"/>
                <w:sz w:val="16"/>
                <w:szCs w:val="16"/>
              </w:rPr>
              <w:t>="no"</w:t>
            </w:r>
            <w:r w:rsidR="000B6755" w:rsidRPr="00A8628D">
              <w:rPr>
                <w:rFonts w:asciiTheme="minorHAnsi" w:hAnsiTheme="minorHAnsi" w:cstheme="minorHAnsi"/>
                <w:color w:val="4F81BD" w:themeColor="accent1"/>
                <w:sz w:val="16"/>
                <w:szCs w:val="16"/>
              </w:rPr>
              <w:t xml:space="preserve"> </w:t>
            </w:r>
            <w:r w:rsidR="000B6755" w:rsidRPr="008C729D">
              <w:rPr>
                <w:rFonts w:asciiTheme="minorHAnsi" w:hAnsiTheme="minorHAnsi" w:cstheme="minorHAnsi"/>
                <w:color w:val="FF0000"/>
                <w:sz w:val="16"/>
                <w:szCs w:val="16"/>
              </w:rPr>
              <w:t>defaul</w:t>
            </w:r>
            <w:r w:rsidR="000B6755" w:rsidRPr="00A8628D">
              <w:rPr>
                <w:rFonts w:asciiTheme="minorHAnsi" w:hAnsiTheme="minorHAnsi" w:cstheme="minorHAnsi"/>
                <w:color w:val="FF0000"/>
                <w:sz w:val="16"/>
                <w:szCs w:val="16"/>
              </w:rPr>
              <w:t>tValue</w:t>
            </w:r>
            <w:r w:rsidR="000B6755" w:rsidRPr="00DC4F9A">
              <w:rPr>
                <w:rFonts w:asciiTheme="minorHAnsi" w:hAnsiTheme="minorHAnsi" w:cstheme="minorHAnsi"/>
                <w:color w:val="8064A2" w:themeColor="accent4"/>
                <w:sz w:val="16"/>
                <w:szCs w:val="16"/>
              </w:rPr>
              <w:t>="0x0000000000000000"/&gt;</w:t>
            </w:r>
          </w:p>
          <w:p w:rsidR="000B6755" w:rsidRPr="00DC4F9A" w:rsidRDefault="007E4D17" w:rsidP="007E4D17">
            <w:pPr>
              <w:pStyle w:val="FlietextEinzug"/>
              <w:ind w:left="0"/>
              <w:jc w:val="both"/>
              <w:rPr>
                <w:rFonts w:asciiTheme="minorHAnsi" w:hAnsiTheme="minorHAnsi" w:cstheme="minorHAnsi"/>
                <w:color w:val="8064A2" w:themeColor="accent4"/>
                <w:sz w:val="16"/>
                <w:szCs w:val="16"/>
              </w:rPr>
            </w:pPr>
            <w:r w:rsidRPr="008C729D">
              <w:rPr>
                <w:rFonts w:asciiTheme="minorHAnsi" w:hAnsiTheme="minorHAnsi" w:cstheme="minorHAnsi"/>
                <w:color w:val="4F81BD" w:themeColor="accent1"/>
                <w:sz w:val="16"/>
                <w:szCs w:val="16"/>
              </w:rPr>
              <w:t xml:space="preserve">      </w:t>
            </w:r>
            <w:r w:rsidR="00963975" w:rsidRPr="008C729D">
              <w:rPr>
                <w:rFonts w:asciiTheme="minorHAnsi" w:hAnsiTheme="minorHAnsi" w:cstheme="minorHAnsi"/>
                <w:color w:val="4F81BD" w:themeColor="accent1"/>
                <w:sz w:val="16"/>
                <w:szCs w:val="16"/>
              </w:rPr>
              <w:t xml:space="preserve"> </w:t>
            </w:r>
            <w:r w:rsidR="000B6755" w:rsidRPr="008C729D">
              <w:rPr>
                <w:rFonts w:asciiTheme="minorHAnsi" w:hAnsiTheme="minorHAnsi" w:cstheme="minorHAnsi"/>
                <w:color w:val="4F81BD" w:themeColor="accent1"/>
                <w:sz w:val="16"/>
                <w:szCs w:val="16"/>
              </w:rPr>
              <w:t xml:space="preserve">&lt;SubObject </w:t>
            </w:r>
            <w:r w:rsidR="000B6755" w:rsidRPr="008C729D">
              <w:rPr>
                <w:rFonts w:asciiTheme="minorHAnsi" w:hAnsiTheme="minorHAnsi" w:cstheme="minorHAnsi"/>
                <w:color w:val="FF0000"/>
                <w:sz w:val="16"/>
                <w:szCs w:val="16"/>
              </w:rPr>
              <w:t>subIndex</w:t>
            </w:r>
            <w:r w:rsidR="000B6755" w:rsidRPr="00DC4F9A">
              <w:rPr>
                <w:rFonts w:asciiTheme="minorHAnsi" w:hAnsiTheme="minorHAnsi" w:cstheme="minorHAnsi"/>
                <w:color w:val="8064A2" w:themeColor="accent4"/>
                <w:sz w:val="16"/>
                <w:szCs w:val="16"/>
              </w:rPr>
              <w:t>="40"</w:t>
            </w:r>
            <w:r w:rsidR="000B6755" w:rsidRPr="00A8628D">
              <w:rPr>
                <w:rFonts w:asciiTheme="minorHAnsi" w:hAnsiTheme="minorHAnsi" w:cstheme="minorHAnsi"/>
                <w:color w:val="4F81BD" w:themeColor="accent1"/>
                <w:sz w:val="16"/>
                <w:szCs w:val="16"/>
              </w:rPr>
              <w:t xml:space="preserve"> </w:t>
            </w:r>
            <w:r w:rsidR="000B6755" w:rsidRPr="008C729D">
              <w:rPr>
                <w:rFonts w:asciiTheme="minorHAnsi" w:hAnsiTheme="minorHAnsi" w:cstheme="minorHAnsi"/>
                <w:color w:val="FF0000"/>
                <w:sz w:val="16"/>
                <w:szCs w:val="16"/>
              </w:rPr>
              <w:t>name</w:t>
            </w:r>
            <w:r w:rsidR="000B6755" w:rsidRPr="00DC4F9A">
              <w:rPr>
                <w:rFonts w:asciiTheme="minorHAnsi" w:hAnsiTheme="minorHAnsi" w:cstheme="minorHAnsi"/>
                <w:color w:val="8064A2" w:themeColor="accent4"/>
                <w:sz w:val="16"/>
                <w:szCs w:val="16"/>
              </w:rPr>
              <w:t>="</w:t>
            </w:r>
            <w:r w:rsidR="0017204A" w:rsidRPr="0017204A">
              <w:rPr>
                <w:rFonts w:asciiTheme="minorHAnsi" w:hAnsiTheme="minorHAnsi" w:cstheme="minorHAnsi"/>
                <w:color w:val="8064A2" w:themeColor="accent4"/>
                <w:sz w:val="16"/>
                <w:szCs w:val="16"/>
              </w:rPr>
              <w:t>Settings1</w:t>
            </w:r>
            <w:r w:rsidR="00BE3599" w:rsidRPr="00A8628D">
              <w:rPr>
                <w:rFonts w:asciiTheme="minorHAnsi" w:hAnsiTheme="minorHAnsi" w:cstheme="minorHAnsi"/>
                <w:color w:val="8064A2" w:themeColor="accent4"/>
                <w:sz w:val="16"/>
                <w:szCs w:val="16"/>
              </w:rPr>
              <w:t>_U64</w:t>
            </w:r>
            <w:r w:rsidR="000B6755" w:rsidRPr="00DC4F9A">
              <w:rPr>
                <w:rFonts w:asciiTheme="minorHAnsi" w:hAnsiTheme="minorHAnsi" w:cstheme="minorHAnsi"/>
                <w:color w:val="8064A2" w:themeColor="accent4"/>
                <w:sz w:val="16"/>
                <w:szCs w:val="16"/>
              </w:rPr>
              <w:t>"</w:t>
            </w:r>
            <w:r w:rsidR="000B6755" w:rsidRPr="00A8628D">
              <w:rPr>
                <w:rFonts w:asciiTheme="minorHAnsi" w:hAnsiTheme="minorHAnsi" w:cstheme="minorHAnsi"/>
                <w:color w:val="4F81BD" w:themeColor="accent1"/>
                <w:sz w:val="16"/>
                <w:szCs w:val="16"/>
              </w:rPr>
              <w:t xml:space="preserve"> </w:t>
            </w:r>
            <w:r w:rsidR="000B6755" w:rsidRPr="008C729D">
              <w:rPr>
                <w:rFonts w:asciiTheme="minorHAnsi" w:hAnsiTheme="minorHAnsi" w:cstheme="minorHAnsi"/>
                <w:color w:val="FF0000"/>
                <w:sz w:val="16"/>
                <w:szCs w:val="16"/>
              </w:rPr>
              <w:t>objectType</w:t>
            </w:r>
            <w:r w:rsidR="000B6755" w:rsidRPr="00DC4F9A">
              <w:rPr>
                <w:rFonts w:asciiTheme="minorHAnsi" w:hAnsiTheme="minorHAnsi" w:cstheme="minorHAnsi"/>
                <w:color w:val="8064A2" w:themeColor="accent4"/>
                <w:sz w:val="16"/>
                <w:szCs w:val="16"/>
              </w:rPr>
              <w:t xml:space="preserve">="7" </w:t>
            </w:r>
            <w:r w:rsidR="000B6755" w:rsidRPr="00A8628D">
              <w:rPr>
                <w:rFonts w:asciiTheme="minorHAnsi" w:hAnsiTheme="minorHAnsi" w:cstheme="minorHAnsi"/>
                <w:color w:val="FF0000"/>
                <w:sz w:val="16"/>
                <w:szCs w:val="16"/>
              </w:rPr>
              <w:t>dataType</w:t>
            </w:r>
            <w:r w:rsidR="000B6755" w:rsidRPr="00DC4F9A">
              <w:rPr>
                <w:rFonts w:asciiTheme="minorHAnsi" w:hAnsiTheme="minorHAnsi" w:cstheme="minorHAnsi"/>
                <w:color w:val="8064A2" w:themeColor="accent4"/>
                <w:sz w:val="16"/>
                <w:szCs w:val="16"/>
              </w:rPr>
              <w:t>="001B"</w:t>
            </w:r>
            <w:r w:rsidR="000B6755" w:rsidRPr="00A8628D">
              <w:rPr>
                <w:rFonts w:asciiTheme="minorHAnsi" w:hAnsiTheme="minorHAnsi" w:cstheme="minorHAnsi"/>
                <w:color w:val="4F81BD" w:themeColor="accent1"/>
                <w:sz w:val="16"/>
                <w:szCs w:val="16"/>
              </w:rPr>
              <w:t xml:space="preserve"> </w:t>
            </w:r>
            <w:r w:rsidR="000B6755" w:rsidRPr="008C729D">
              <w:rPr>
                <w:rFonts w:asciiTheme="minorHAnsi" w:hAnsiTheme="minorHAnsi" w:cstheme="minorHAnsi"/>
                <w:color w:val="FF0000"/>
                <w:sz w:val="16"/>
                <w:szCs w:val="16"/>
              </w:rPr>
              <w:t>accessType</w:t>
            </w:r>
            <w:r w:rsidR="000B6755" w:rsidRPr="00DC4F9A">
              <w:rPr>
                <w:rFonts w:asciiTheme="minorHAnsi" w:hAnsiTheme="minorHAnsi" w:cstheme="minorHAnsi"/>
                <w:color w:val="8064A2" w:themeColor="accent4"/>
                <w:sz w:val="16"/>
                <w:szCs w:val="16"/>
              </w:rPr>
              <w:t>="</w:t>
            </w:r>
            <w:proofErr w:type="spellStart"/>
            <w:r w:rsidR="000B6755" w:rsidRPr="00DC4F9A">
              <w:rPr>
                <w:rFonts w:asciiTheme="minorHAnsi" w:hAnsiTheme="minorHAnsi" w:cstheme="minorHAnsi"/>
                <w:color w:val="8064A2" w:themeColor="accent4"/>
                <w:sz w:val="16"/>
                <w:szCs w:val="16"/>
              </w:rPr>
              <w:t>rw</w:t>
            </w:r>
            <w:proofErr w:type="spellEnd"/>
            <w:r w:rsidR="000B6755" w:rsidRPr="00DC4F9A">
              <w:rPr>
                <w:rFonts w:asciiTheme="minorHAnsi" w:hAnsiTheme="minorHAnsi" w:cstheme="minorHAnsi"/>
                <w:color w:val="8064A2" w:themeColor="accent4"/>
                <w:sz w:val="16"/>
                <w:szCs w:val="16"/>
              </w:rPr>
              <w:t>"</w:t>
            </w:r>
            <w:r w:rsidR="000B6755" w:rsidRPr="00A8628D">
              <w:rPr>
                <w:rFonts w:asciiTheme="minorHAnsi" w:hAnsiTheme="minorHAnsi" w:cstheme="minorHAnsi"/>
                <w:color w:val="4F81BD" w:themeColor="accent1"/>
                <w:sz w:val="16"/>
                <w:szCs w:val="16"/>
              </w:rPr>
              <w:t xml:space="preserve"> </w:t>
            </w:r>
            <w:r w:rsidR="000B6755" w:rsidRPr="008C729D">
              <w:rPr>
                <w:rFonts w:asciiTheme="minorHAnsi" w:hAnsiTheme="minorHAnsi" w:cstheme="minorHAnsi"/>
                <w:color w:val="FF0000"/>
                <w:sz w:val="16"/>
                <w:szCs w:val="16"/>
              </w:rPr>
              <w:t>PDOmapping</w:t>
            </w:r>
            <w:r w:rsidR="000B6755" w:rsidRPr="00DC4F9A">
              <w:rPr>
                <w:rFonts w:asciiTheme="minorHAnsi" w:hAnsiTheme="minorHAnsi" w:cstheme="minorHAnsi"/>
                <w:color w:val="8064A2" w:themeColor="accent4"/>
                <w:sz w:val="16"/>
                <w:szCs w:val="16"/>
              </w:rPr>
              <w:t>="no"</w:t>
            </w:r>
            <w:r w:rsidR="000B6755" w:rsidRPr="00A8628D">
              <w:rPr>
                <w:rFonts w:asciiTheme="minorHAnsi" w:hAnsiTheme="minorHAnsi" w:cstheme="minorHAnsi"/>
                <w:color w:val="4F81BD" w:themeColor="accent1"/>
                <w:sz w:val="16"/>
                <w:szCs w:val="16"/>
              </w:rPr>
              <w:t xml:space="preserve"> </w:t>
            </w:r>
            <w:r w:rsidR="000B6755" w:rsidRPr="008C729D">
              <w:rPr>
                <w:rFonts w:asciiTheme="minorHAnsi" w:hAnsiTheme="minorHAnsi" w:cstheme="minorHAnsi"/>
                <w:color w:val="FF0000"/>
                <w:sz w:val="16"/>
                <w:szCs w:val="16"/>
              </w:rPr>
              <w:t>defaul</w:t>
            </w:r>
            <w:r w:rsidR="000B6755" w:rsidRPr="00A8628D">
              <w:rPr>
                <w:rFonts w:asciiTheme="minorHAnsi" w:hAnsiTheme="minorHAnsi" w:cstheme="minorHAnsi"/>
                <w:color w:val="FF0000"/>
                <w:sz w:val="16"/>
                <w:szCs w:val="16"/>
              </w:rPr>
              <w:t>tValue</w:t>
            </w:r>
            <w:r w:rsidR="000B6755" w:rsidRPr="00DC4F9A">
              <w:rPr>
                <w:rFonts w:asciiTheme="minorHAnsi" w:hAnsiTheme="minorHAnsi" w:cstheme="minorHAnsi"/>
                <w:color w:val="8064A2" w:themeColor="accent4"/>
                <w:sz w:val="16"/>
                <w:szCs w:val="16"/>
              </w:rPr>
              <w:t>="0x0000000000000000"/&gt;</w:t>
            </w:r>
          </w:p>
          <w:p w:rsidR="000B6755" w:rsidRPr="008C729D" w:rsidRDefault="000B6755" w:rsidP="0054139D">
            <w:pPr>
              <w:pStyle w:val="FlietextEinzug"/>
              <w:ind w:left="0"/>
              <w:jc w:val="both"/>
              <w:rPr>
                <w:rFonts w:asciiTheme="minorHAnsi" w:hAnsiTheme="minorHAnsi" w:cstheme="minorHAnsi"/>
                <w:color w:val="4F81BD" w:themeColor="accent1"/>
                <w:sz w:val="16"/>
                <w:szCs w:val="16"/>
              </w:rPr>
            </w:pPr>
            <w:r w:rsidRPr="00A8628D">
              <w:rPr>
                <w:rFonts w:asciiTheme="minorHAnsi" w:hAnsiTheme="minorHAnsi" w:cstheme="minorHAnsi"/>
                <w:color w:val="4F81BD" w:themeColor="accent1"/>
                <w:sz w:val="16"/>
                <w:szCs w:val="16"/>
              </w:rPr>
              <w:t xml:space="preserve">&lt;/Object&gt;      </w:t>
            </w:r>
          </w:p>
          <w:p w:rsidR="000B6755" w:rsidRPr="008C729D" w:rsidRDefault="000B6755" w:rsidP="000B6755">
            <w:pPr>
              <w:pStyle w:val="FlietextEinzug"/>
              <w:jc w:val="both"/>
              <w:rPr>
                <w:rFonts w:asciiTheme="minorHAnsi" w:hAnsiTheme="minorHAnsi" w:cstheme="minorHAnsi"/>
                <w:color w:val="4F81BD" w:themeColor="accent1"/>
                <w:sz w:val="16"/>
                <w:szCs w:val="16"/>
              </w:rPr>
            </w:pPr>
          </w:p>
          <w:p w:rsidR="000B6755" w:rsidRPr="008C729D" w:rsidRDefault="000B6755" w:rsidP="000016D1">
            <w:pPr>
              <w:pStyle w:val="FlietextEinzug"/>
              <w:ind w:left="0"/>
              <w:jc w:val="both"/>
              <w:rPr>
                <w:rFonts w:asciiTheme="minorHAnsi" w:hAnsiTheme="minorHAnsi" w:cstheme="minorHAnsi"/>
                <w:color w:val="4F81BD" w:themeColor="accent1"/>
                <w:sz w:val="16"/>
                <w:szCs w:val="16"/>
              </w:rPr>
            </w:pPr>
            <w:r w:rsidRPr="008C729D">
              <w:rPr>
                <w:rFonts w:asciiTheme="minorHAnsi" w:hAnsiTheme="minorHAnsi" w:cstheme="minorHAnsi"/>
                <w:color w:val="4F81BD" w:themeColor="accent1"/>
                <w:sz w:val="16"/>
                <w:szCs w:val="16"/>
              </w:rPr>
              <w:t xml:space="preserve"> </w:t>
            </w:r>
            <w:r w:rsidRPr="008C729D">
              <w:rPr>
                <w:rFonts w:asciiTheme="minorHAnsi" w:hAnsiTheme="minorHAnsi" w:cstheme="minorHAnsi"/>
                <w:color w:val="76923C" w:themeColor="accent3" w:themeShade="BF"/>
                <w:sz w:val="16"/>
                <w:szCs w:val="16"/>
              </w:rPr>
              <w:t xml:space="preserve">&lt;!-- FrameManipulator </w:t>
            </w:r>
            <w:r w:rsidR="00803647" w:rsidRPr="008C729D">
              <w:rPr>
                <w:rFonts w:asciiTheme="minorHAnsi" w:hAnsiTheme="minorHAnsi" w:cstheme="minorHAnsi"/>
                <w:color w:val="76923C" w:themeColor="accent3" w:themeShade="BF"/>
                <w:sz w:val="16"/>
                <w:szCs w:val="16"/>
              </w:rPr>
              <w:t xml:space="preserve">Object </w:t>
            </w:r>
            <w:r w:rsidRPr="008C729D">
              <w:rPr>
                <w:rFonts w:asciiTheme="minorHAnsi" w:hAnsiTheme="minorHAnsi" w:cstheme="minorHAnsi"/>
                <w:color w:val="76923C" w:themeColor="accent3" w:themeShade="BF"/>
                <w:sz w:val="16"/>
                <w:szCs w:val="16"/>
              </w:rPr>
              <w:t>--&gt;</w:t>
            </w:r>
          </w:p>
          <w:p w:rsidR="000B6755" w:rsidRPr="00A8628D" w:rsidRDefault="003F1D80" w:rsidP="000016D1">
            <w:pPr>
              <w:pStyle w:val="FlietextEinzug"/>
              <w:ind w:left="0"/>
              <w:jc w:val="both"/>
              <w:rPr>
                <w:rFonts w:asciiTheme="minorHAnsi" w:hAnsiTheme="minorHAnsi" w:cstheme="minorHAnsi"/>
                <w:color w:val="4F81BD" w:themeColor="accent1"/>
                <w:sz w:val="16"/>
                <w:szCs w:val="16"/>
              </w:rPr>
            </w:pPr>
            <w:r w:rsidRPr="008C729D">
              <w:rPr>
                <w:rFonts w:asciiTheme="minorHAnsi" w:hAnsiTheme="minorHAnsi" w:cstheme="minorHAnsi"/>
                <w:color w:val="4F81BD" w:themeColor="accent1"/>
                <w:sz w:val="16"/>
                <w:szCs w:val="16"/>
              </w:rPr>
              <w:t xml:space="preserve"> </w:t>
            </w:r>
            <w:r w:rsidR="000B6755" w:rsidRPr="008C729D">
              <w:rPr>
                <w:rFonts w:asciiTheme="minorHAnsi" w:hAnsiTheme="minorHAnsi" w:cstheme="minorHAnsi"/>
                <w:color w:val="4F81BD" w:themeColor="accent1"/>
                <w:sz w:val="16"/>
                <w:szCs w:val="16"/>
              </w:rPr>
              <w:t xml:space="preserve">&lt;Object </w:t>
            </w:r>
            <w:r w:rsidR="000B6755" w:rsidRPr="008C729D">
              <w:rPr>
                <w:rFonts w:asciiTheme="minorHAnsi" w:hAnsiTheme="minorHAnsi" w:cstheme="minorHAnsi"/>
                <w:color w:val="FF0000"/>
                <w:sz w:val="16"/>
                <w:szCs w:val="16"/>
              </w:rPr>
              <w:t>index</w:t>
            </w:r>
            <w:r w:rsidR="000B6755" w:rsidRPr="00DC4F9A">
              <w:rPr>
                <w:rFonts w:asciiTheme="minorHAnsi" w:hAnsiTheme="minorHAnsi" w:cstheme="minorHAnsi"/>
                <w:color w:val="8064A2" w:themeColor="accent4"/>
                <w:sz w:val="16"/>
                <w:szCs w:val="16"/>
              </w:rPr>
              <w:t>="3002"</w:t>
            </w:r>
            <w:r w:rsidR="000B6755" w:rsidRPr="00A8628D">
              <w:rPr>
                <w:rFonts w:asciiTheme="minorHAnsi" w:hAnsiTheme="minorHAnsi" w:cstheme="minorHAnsi"/>
                <w:color w:val="4F81BD" w:themeColor="accent1"/>
                <w:sz w:val="16"/>
                <w:szCs w:val="16"/>
              </w:rPr>
              <w:t xml:space="preserve"> </w:t>
            </w:r>
            <w:r w:rsidR="000B6755" w:rsidRPr="008C729D">
              <w:rPr>
                <w:rFonts w:asciiTheme="minorHAnsi" w:hAnsiTheme="minorHAnsi" w:cstheme="minorHAnsi"/>
                <w:color w:val="FF0000"/>
                <w:sz w:val="16"/>
                <w:szCs w:val="16"/>
              </w:rPr>
              <w:t>name</w:t>
            </w:r>
            <w:r w:rsidR="000B6755" w:rsidRPr="00DC4F9A">
              <w:rPr>
                <w:rFonts w:asciiTheme="minorHAnsi" w:hAnsiTheme="minorHAnsi" w:cstheme="minorHAnsi"/>
                <w:color w:val="8064A2" w:themeColor="accent4"/>
                <w:sz w:val="16"/>
                <w:szCs w:val="16"/>
              </w:rPr>
              <w:t>="FM_</w:t>
            </w:r>
            <w:r w:rsidR="008C1F09" w:rsidRPr="0017204A">
              <w:rPr>
                <w:rFonts w:asciiTheme="minorHAnsi" w:hAnsiTheme="minorHAnsi" w:cstheme="minorHAnsi"/>
                <w:color w:val="8064A2" w:themeColor="accent4"/>
                <w:sz w:val="16"/>
                <w:szCs w:val="16"/>
              </w:rPr>
              <w:t xml:space="preserve"> TaskConfig_Settings_AU64</w:t>
            </w:r>
            <w:r w:rsidR="000B6755" w:rsidRPr="00DC4F9A">
              <w:rPr>
                <w:rFonts w:asciiTheme="minorHAnsi" w:hAnsiTheme="minorHAnsi" w:cstheme="minorHAnsi"/>
                <w:color w:val="8064A2" w:themeColor="accent4"/>
                <w:sz w:val="16"/>
                <w:szCs w:val="16"/>
              </w:rPr>
              <w:t>"</w:t>
            </w:r>
            <w:r w:rsidR="000B6755" w:rsidRPr="00A8628D">
              <w:rPr>
                <w:rFonts w:asciiTheme="minorHAnsi" w:hAnsiTheme="minorHAnsi" w:cstheme="minorHAnsi"/>
                <w:color w:val="4F81BD" w:themeColor="accent1"/>
                <w:sz w:val="16"/>
                <w:szCs w:val="16"/>
              </w:rPr>
              <w:t xml:space="preserve"> </w:t>
            </w:r>
            <w:r w:rsidR="000B6755" w:rsidRPr="008C729D">
              <w:rPr>
                <w:rFonts w:asciiTheme="minorHAnsi" w:hAnsiTheme="minorHAnsi" w:cstheme="minorHAnsi"/>
                <w:color w:val="FF0000"/>
                <w:sz w:val="16"/>
                <w:szCs w:val="16"/>
              </w:rPr>
              <w:t>objectType</w:t>
            </w:r>
            <w:r w:rsidR="000B6755" w:rsidRPr="00DC4F9A">
              <w:rPr>
                <w:rFonts w:asciiTheme="minorHAnsi" w:hAnsiTheme="minorHAnsi" w:cstheme="minorHAnsi"/>
                <w:color w:val="8064A2" w:themeColor="accent4"/>
                <w:sz w:val="16"/>
                <w:szCs w:val="16"/>
              </w:rPr>
              <w:t>="8"&gt;</w:t>
            </w:r>
          </w:p>
          <w:p w:rsidR="000B6755" w:rsidRPr="00A8628D" w:rsidRDefault="000016D1" w:rsidP="000016D1">
            <w:pPr>
              <w:pStyle w:val="FlietextEinzug"/>
              <w:ind w:left="0"/>
              <w:jc w:val="both"/>
              <w:rPr>
                <w:rFonts w:asciiTheme="minorHAnsi" w:hAnsiTheme="minorHAnsi" w:cstheme="minorHAnsi"/>
                <w:color w:val="4F81BD" w:themeColor="accent1"/>
                <w:sz w:val="16"/>
                <w:szCs w:val="16"/>
              </w:rPr>
            </w:pPr>
            <w:r w:rsidRPr="008C729D">
              <w:rPr>
                <w:rFonts w:asciiTheme="minorHAnsi" w:hAnsiTheme="minorHAnsi" w:cstheme="minorHAnsi"/>
                <w:color w:val="4F81BD" w:themeColor="accent1"/>
                <w:sz w:val="16"/>
                <w:szCs w:val="16"/>
              </w:rPr>
              <w:t xml:space="preserve">      </w:t>
            </w:r>
            <w:r w:rsidR="000B6755" w:rsidRPr="008C729D">
              <w:rPr>
                <w:rFonts w:asciiTheme="minorHAnsi" w:hAnsiTheme="minorHAnsi" w:cstheme="minorHAnsi"/>
                <w:color w:val="4F81BD" w:themeColor="accent1"/>
                <w:sz w:val="16"/>
                <w:szCs w:val="16"/>
              </w:rPr>
              <w:t xml:space="preserve">&lt;SubObject </w:t>
            </w:r>
            <w:r w:rsidR="000B6755" w:rsidRPr="008C729D">
              <w:rPr>
                <w:rFonts w:asciiTheme="minorHAnsi" w:hAnsiTheme="minorHAnsi" w:cstheme="minorHAnsi"/>
                <w:color w:val="FF0000"/>
                <w:sz w:val="16"/>
                <w:szCs w:val="16"/>
              </w:rPr>
              <w:t>subIndex</w:t>
            </w:r>
            <w:r w:rsidR="000B6755" w:rsidRPr="00DC4F9A">
              <w:rPr>
                <w:rFonts w:asciiTheme="minorHAnsi" w:hAnsiTheme="minorHAnsi" w:cstheme="minorHAnsi"/>
                <w:color w:val="8064A2" w:themeColor="accent4"/>
                <w:sz w:val="16"/>
                <w:szCs w:val="16"/>
              </w:rPr>
              <w:t>="00"</w:t>
            </w:r>
            <w:r w:rsidR="000B6755" w:rsidRPr="00A8628D">
              <w:rPr>
                <w:rFonts w:asciiTheme="minorHAnsi" w:hAnsiTheme="minorHAnsi" w:cstheme="minorHAnsi"/>
                <w:color w:val="4F81BD" w:themeColor="accent1"/>
                <w:sz w:val="16"/>
                <w:szCs w:val="16"/>
              </w:rPr>
              <w:t xml:space="preserve"> </w:t>
            </w:r>
            <w:r w:rsidR="000B6755" w:rsidRPr="008C729D">
              <w:rPr>
                <w:rFonts w:asciiTheme="minorHAnsi" w:hAnsiTheme="minorHAnsi" w:cstheme="minorHAnsi"/>
                <w:color w:val="FF0000"/>
                <w:sz w:val="16"/>
                <w:szCs w:val="16"/>
              </w:rPr>
              <w:t>name</w:t>
            </w:r>
            <w:r w:rsidR="000B6755" w:rsidRPr="00DC4F9A">
              <w:rPr>
                <w:rFonts w:asciiTheme="minorHAnsi" w:hAnsiTheme="minorHAnsi" w:cstheme="minorHAnsi"/>
                <w:color w:val="8064A2" w:themeColor="accent4"/>
                <w:sz w:val="16"/>
                <w:szCs w:val="16"/>
              </w:rPr>
              <w:t>="Number_</w:t>
            </w:r>
            <w:r w:rsidR="00E90FD2" w:rsidRPr="0017204A">
              <w:rPr>
                <w:rFonts w:asciiTheme="minorHAnsi" w:hAnsiTheme="minorHAnsi" w:cstheme="minorHAnsi"/>
                <w:color w:val="8064A2" w:themeColor="accent4"/>
                <w:sz w:val="16"/>
                <w:szCs w:val="16"/>
              </w:rPr>
              <w:t xml:space="preserve"> Settings</w:t>
            </w:r>
            <w:r w:rsidR="000B6755" w:rsidRPr="00DC4F9A">
              <w:rPr>
                <w:rFonts w:asciiTheme="minorHAnsi" w:hAnsiTheme="minorHAnsi" w:cstheme="minorHAnsi"/>
                <w:color w:val="8064A2" w:themeColor="accent4"/>
                <w:sz w:val="16"/>
                <w:szCs w:val="16"/>
              </w:rPr>
              <w:t>2</w:t>
            </w:r>
            <w:r w:rsidR="00BE3599" w:rsidRPr="00A8628D">
              <w:rPr>
                <w:rFonts w:asciiTheme="minorHAnsi" w:hAnsiTheme="minorHAnsi" w:cstheme="minorHAnsi"/>
                <w:color w:val="8064A2" w:themeColor="accent4"/>
                <w:sz w:val="16"/>
                <w:szCs w:val="16"/>
              </w:rPr>
              <w:t>_U8</w:t>
            </w:r>
            <w:r w:rsidR="000B6755" w:rsidRPr="00DC4F9A">
              <w:rPr>
                <w:rFonts w:asciiTheme="minorHAnsi" w:hAnsiTheme="minorHAnsi" w:cstheme="minorHAnsi"/>
                <w:color w:val="8064A2" w:themeColor="accent4"/>
                <w:sz w:val="16"/>
                <w:szCs w:val="16"/>
              </w:rPr>
              <w:t>"</w:t>
            </w:r>
            <w:r w:rsidR="000B6755" w:rsidRPr="00A8628D">
              <w:rPr>
                <w:rFonts w:asciiTheme="minorHAnsi" w:hAnsiTheme="minorHAnsi" w:cstheme="minorHAnsi"/>
                <w:color w:val="4F81BD" w:themeColor="accent1"/>
                <w:sz w:val="16"/>
                <w:szCs w:val="16"/>
              </w:rPr>
              <w:t xml:space="preserve"> </w:t>
            </w:r>
            <w:r w:rsidR="000B6755" w:rsidRPr="008C729D">
              <w:rPr>
                <w:rFonts w:asciiTheme="minorHAnsi" w:hAnsiTheme="minorHAnsi" w:cstheme="minorHAnsi"/>
                <w:color w:val="FF0000"/>
                <w:sz w:val="16"/>
                <w:szCs w:val="16"/>
              </w:rPr>
              <w:t>objectType</w:t>
            </w:r>
            <w:r w:rsidR="000B6755" w:rsidRPr="00DC4F9A">
              <w:rPr>
                <w:rFonts w:asciiTheme="minorHAnsi" w:hAnsiTheme="minorHAnsi" w:cstheme="minorHAnsi"/>
                <w:color w:val="8064A2" w:themeColor="accent4"/>
                <w:sz w:val="16"/>
                <w:szCs w:val="16"/>
              </w:rPr>
              <w:t>="7"</w:t>
            </w:r>
            <w:r w:rsidR="000B6755" w:rsidRPr="00A8628D">
              <w:rPr>
                <w:rFonts w:asciiTheme="minorHAnsi" w:hAnsiTheme="minorHAnsi" w:cstheme="minorHAnsi"/>
                <w:color w:val="4F81BD" w:themeColor="accent1"/>
                <w:sz w:val="16"/>
                <w:szCs w:val="16"/>
              </w:rPr>
              <w:t xml:space="preserve"> </w:t>
            </w:r>
            <w:r w:rsidR="000B6755" w:rsidRPr="008C729D">
              <w:rPr>
                <w:rFonts w:asciiTheme="minorHAnsi" w:hAnsiTheme="minorHAnsi" w:cstheme="minorHAnsi"/>
                <w:color w:val="FF0000"/>
                <w:sz w:val="16"/>
                <w:szCs w:val="16"/>
              </w:rPr>
              <w:t>dataType</w:t>
            </w:r>
            <w:r w:rsidR="000B6755" w:rsidRPr="00DC4F9A">
              <w:rPr>
                <w:rFonts w:asciiTheme="minorHAnsi" w:hAnsiTheme="minorHAnsi" w:cstheme="minorHAnsi"/>
                <w:color w:val="8064A2" w:themeColor="accent4"/>
                <w:sz w:val="16"/>
                <w:szCs w:val="16"/>
              </w:rPr>
              <w:t>="0005"</w:t>
            </w:r>
            <w:r w:rsidR="000B6755" w:rsidRPr="00A8628D">
              <w:rPr>
                <w:rFonts w:asciiTheme="minorHAnsi" w:hAnsiTheme="minorHAnsi" w:cstheme="minorHAnsi"/>
                <w:color w:val="4F81BD" w:themeColor="accent1"/>
                <w:sz w:val="16"/>
                <w:szCs w:val="16"/>
              </w:rPr>
              <w:t xml:space="preserve"> </w:t>
            </w:r>
            <w:r w:rsidR="000B6755" w:rsidRPr="008C729D">
              <w:rPr>
                <w:rFonts w:asciiTheme="minorHAnsi" w:hAnsiTheme="minorHAnsi" w:cstheme="minorHAnsi"/>
                <w:color w:val="FF0000"/>
                <w:sz w:val="16"/>
                <w:szCs w:val="16"/>
              </w:rPr>
              <w:t>accessType</w:t>
            </w:r>
            <w:r w:rsidR="000B6755" w:rsidRPr="00DC4F9A">
              <w:rPr>
                <w:rFonts w:asciiTheme="minorHAnsi" w:hAnsiTheme="minorHAnsi" w:cstheme="minorHAnsi"/>
                <w:color w:val="8064A2" w:themeColor="accent4"/>
                <w:sz w:val="16"/>
                <w:szCs w:val="16"/>
              </w:rPr>
              <w:t>="</w:t>
            </w:r>
            <w:proofErr w:type="spellStart"/>
            <w:r w:rsidR="000B6755" w:rsidRPr="00DC4F9A">
              <w:rPr>
                <w:rFonts w:asciiTheme="minorHAnsi" w:hAnsiTheme="minorHAnsi" w:cstheme="minorHAnsi"/>
                <w:color w:val="8064A2" w:themeColor="accent4"/>
                <w:sz w:val="16"/>
                <w:szCs w:val="16"/>
              </w:rPr>
              <w:t>const</w:t>
            </w:r>
            <w:proofErr w:type="spellEnd"/>
            <w:r w:rsidR="000B6755" w:rsidRPr="00DC4F9A">
              <w:rPr>
                <w:rFonts w:asciiTheme="minorHAnsi" w:hAnsiTheme="minorHAnsi" w:cstheme="minorHAnsi"/>
                <w:color w:val="8064A2" w:themeColor="accent4"/>
                <w:sz w:val="16"/>
                <w:szCs w:val="16"/>
              </w:rPr>
              <w:t>"</w:t>
            </w:r>
            <w:r w:rsidR="000B6755" w:rsidRPr="00A8628D">
              <w:rPr>
                <w:rFonts w:asciiTheme="minorHAnsi" w:hAnsiTheme="minorHAnsi" w:cstheme="minorHAnsi"/>
                <w:color w:val="4F81BD" w:themeColor="accent1"/>
                <w:sz w:val="16"/>
                <w:szCs w:val="16"/>
              </w:rPr>
              <w:t xml:space="preserve"> </w:t>
            </w:r>
            <w:r w:rsidR="000B6755" w:rsidRPr="008C729D">
              <w:rPr>
                <w:rFonts w:asciiTheme="minorHAnsi" w:hAnsiTheme="minorHAnsi" w:cstheme="minorHAnsi"/>
                <w:color w:val="FF0000"/>
                <w:sz w:val="16"/>
                <w:szCs w:val="16"/>
              </w:rPr>
              <w:t>defaultValue</w:t>
            </w:r>
            <w:r w:rsidR="000B6755" w:rsidRPr="00DC4F9A">
              <w:rPr>
                <w:rFonts w:asciiTheme="minorHAnsi" w:hAnsiTheme="minorHAnsi" w:cstheme="minorHAnsi"/>
                <w:color w:val="8064A2" w:themeColor="accent4"/>
                <w:sz w:val="16"/>
                <w:szCs w:val="16"/>
              </w:rPr>
              <w:t>="64"</w:t>
            </w:r>
            <w:r w:rsidR="000B6755" w:rsidRPr="00A8628D">
              <w:rPr>
                <w:rFonts w:asciiTheme="minorHAnsi" w:hAnsiTheme="minorHAnsi" w:cstheme="minorHAnsi"/>
                <w:color w:val="4F81BD" w:themeColor="accent1"/>
                <w:sz w:val="16"/>
                <w:szCs w:val="16"/>
              </w:rPr>
              <w:t xml:space="preserve"> </w:t>
            </w:r>
            <w:r w:rsidR="000B6755" w:rsidRPr="008C729D">
              <w:rPr>
                <w:rFonts w:asciiTheme="minorHAnsi" w:hAnsiTheme="minorHAnsi" w:cstheme="minorHAnsi"/>
                <w:color w:val="FF0000"/>
                <w:sz w:val="16"/>
                <w:szCs w:val="16"/>
              </w:rPr>
              <w:t>PDOmapping</w:t>
            </w:r>
            <w:r w:rsidR="000B6755" w:rsidRPr="00DC4F9A">
              <w:rPr>
                <w:rFonts w:asciiTheme="minorHAnsi" w:hAnsiTheme="minorHAnsi" w:cstheme="minorHAnsi"/>
                <w:color w:val="8064A2" w:themeColor="accent4"/>
                <w:sz w:val="16"/>
                <w:szCs w:val="16"/>
              </w:rPr>
              <w:t>="no"/&gt;</w:t>
            </w:r>
          </w:p>
          <w:p w:rsidR="000B6755" w:rsidRPr="00A8628D" w:rsidRDefault="000016D1" w:rsidP="000016D1">
            <w:pPr>
              <w:pStyle w:val="FlietextEinzug"/>
              <w:ind w:left="0"/>
              <w:jc w:val="both"/>
              <w:rPr>
                <w:rFonts w:asciiTheme="minorHAnsi" w:hAnsiTheme="minorHAnsi" w:cstheme="minorHAnsi"/>
                <w:color w:val="4F81BD" w:themeColor="accent1"/>
                <w:sz w:val="16"/>
                <w:szCs w:val="16"/>
              </w:rPr>
            </w:pPr>
            <w:r w:rsidRPr="008C729D">
              <w:rPr>
                <w:rFonts w:asciiTheme="minorHAnsi" w:hAnsiTheme="minorHAnsi" w:cstheme="minorHAnsi"/>
                <w:color w:val="4F81BD" w:themeColor="accent1"/>
                <w:sz w:val="16"/>
                <w:szCs w:val="16"/>
              </w:rPr>
              <w:t xml:space="preserve">      </w:t>
            </w:r>
            <w:r w:rsidR="000B6755" w:rsidRPr="008C729D">
              <w:rPr>
                <w:rFonts w:asciiTheme="minorHAnsi" w:hAnsiTheme="minorHAnsi" w:cstheme="minorHAnsi"/>
                <w:color w:val="4F81BD" w:themeColor="accent1"/>
                <w:sz w:val="16"/>
                <w:szCs w:val="16"/>
              </w:rPr>
              <w:t xml:space="preserve">&lt;SubObject </w:t>
            </w:r>
            <w:r w:rsidR="000B6755" w:rsidRPr="008C729D">
              <w:rPr>
                <w:rFonts w:asciiTheme="minorHAnsi" w:hAnsiTheme="minorHAnsi" w:cstheme="minorHAnsi"/>
                <w:color w:val="FF0000"/>
                <w:sz w:val="16"/>
                <w:szCs w:val="16"/>
              </w:rPr>
              <w:t>subIndex</w:t>
            </w:r>
            <w:r w:rsidR="000B6755" w:rsidRPr="00DC4F9A">
              <w:rPr>
                <w:rFonts w:asciiTheme="minorHAnsi" w:hAnsiTheme="minorHAnsi" w:cstheme="minorHAnsi"/>
                <w:color w:val="8064A2" w:themeColor="accent4"/>
                <w:sz w:val="16"/>
                <w:szCs w:val="16"/>
              </w:rPr>
              <w:t>="01"</w:t>
            </w:r>
            <w:r w:rsidR="000B6755" w:rsidRPr="00A8628D">
              <w:rPr>
                <w:rFonts w:asciiTheme="minorHAnsi" w:hAnsiTheme="minorHAnsi" w:cstheme="minorHAnsi"/>
                <w:color w:val="4F81BD" w:themeColor="accent1"/>
                <w:sz w:val="16"/>
                <w:szCs w:val="16"/>
              </w:rPr>
              <w:t xml:space="preserve"> </w:t>
            </w:r>
            <w:r w:rsidR="000B6755" w:rsidRPr="008C729D">
              <w:rPr>
                <w:rFonts w:asciiTheme="minorHAnsi" w:hAnsiTheme="minorHAnsi" w:cstheme="minorHAnsi"/>
                <w:color w:val="FF0000"/>
                <w:sz w:val="16"/>
                <w:szCs w:val="16"/>
              </w:rPr>
              <w:t>name</w:t>
            </w:r>
            <w:r w:rsidR="000B6755" w:rsidRPr="00DC4F9A">
              <w:rPr>
                <w:rFonts w:asciiTheme="minorHAnsi" w:hAnsiTheme="minorHAnsi" w:cstheme="minorHAnsi"/>
                <w:color w:val="8064A2" w:themeColor="accent4"/>
                <w:sz w:val="16"/>
                <w:szCs w:val="16"/>
              </w:rPr>
              <w:t>="</w:t>
            </w:r>
            <w:r w:rsidR="00E90FD2" w:rsidRPr="0017204A">
              <w:rPr>
                <w:rFonts w:asciiTheme="minorHAnsi" w:hAnsiTheme="minorHAnsi" w:cstheme="minorHAnsi"/>
                <w:color w:val="8064A2" w:themeColor="accent4"/>
                <w:sz w:val="16"/>
                <w:szCs w:val="16"/>
              </w:rPr>
              <w:t xml:space="preserve"> Settings</w:t>
            </w:r>
            <w:r w:rsidR="000B6755" w:rsidRPr="00DC4F9A">
              <w:rPr>
                <w:rFonts w:asciiTheme="minorHAnsi" w:hAnsiTheme="minorHAnsi" w:cstheme="minorHAnsi"/>
                <w:color w:val="8064A2" w:themeColor="accent4"/>
                <w:sz w:val="16"/>
                <w:szCs w:val="16"/>
              </w:rPr>
              <w:t>2</w:t>
            </w:r>
            <w:r w:rsidR="00BE3599" w:rsidRPr="00A8628D">
              <w:rPr>
                <w:rFonts w:asciiTheme="minorHAnsi" w:hAnsiTheme="minorHAnsi" w:cstheme="minorHAnsi"/>
                <w:color w:val="8064A2" w:themeColor="accent4"/>
                <w:sz w:val="16"/>
                <w:szCs w:val="16"/>
              </w:rPr>
              <w:t>_U64</w:t>
            </w:r>
            <w:r w:rsidR="000B6755" w:rsidRPr="00DC4F9A">
              <w:rPr>
                <w:rFonts w:asciiTheme="minorHAnsi" w:hAnsiTheme="minorHAnsi" w:cstheme="minorHAnsi"/>
                <w:color w:val="8064A2" w:themeColor="accent4"/>
                <w:sz w:val="16"/>
                <w:szCs w:val="16"/>
              </w:rPr>
              <w:t>"</w:t>
            </w:r>
            <w:r w:rsidR="000B6755" w:rsidRPr="00A8628D">
              <w:rPr>
                <w:rFonts w:asciiTheme="minorHAnsi" w:hAnsiTheme="minorHAnsi" w:cstheme="minorHAnsi"/>
                <w:color w:val="4F81BD" w:themeColor="accent1"/>
                <w:sz w:val="16"/>
                <w:szCs w:val="16"/>
              </w:rPr>
              <w:t xml:space="preserve"> </w:t>
            </w:r>
            <w:r w:rsidR="000B6755" w:rsidRPr="008C729D">
              <w:rPr>
                <w:rFonts w:asciiTheme="minorHAnsi" w:hAnsiTheme="minorHAnsi" w:cstheme="minorHAnsi"/>
                <w:color w:val="FF0000"/>
                <w:sz w:val="16"/>
                <w:szCs w:val="16"/>
              </w:rPr>
              <w:t>objectType</w:t>
            </w:r>
            <w:r w:rsidR="000B6755" w:rsidRPr="00DC4F9A">
              <w:rPr>
                <w:rFonts w:asciiTheme="minorHAnsi" w:hAnsiTheme="minorHAnsi" w:cstheme="minorHAnsi"/>
                <w:color w:val="8064A2" w:themeColor="accent4"/>
                <w:sz w:val="16"/>
                <w:szCs w:val="16"/>
              </w:rPr>
              <w:t>="7"</w:t>
            </w:r>
            <w:r w:rsidR="000B6755" w:rsidRPr="00A8628D">
              <w:rPr>
                <w:rFonts w:asciiTheme="minorHAnsi" w:hAnsiTheme="minorHAnsi" w:cstheme="minorHAnsi"/>
                <w:color w:val="4F81BD" w:themeColor="accent1"/>
                <w:sz w:val="16"/>
                <w:szCs w:val="16"/>
              </w:rPr>
              <w:t xml:space="preserve"> </w:t>
            </w:r>
            <w:r w:rsidR="000B6755" w:rsidRPr="008C729D">
              <w:rPr>
                <w:rFonts w:asciiTheme="minorHAnsi" w:hAnsiTheme="minorHAnsi" w:cstheme="minorHAnsi"/>
                <w:color w:val="FF0000"/>
                <w:sz w:val="16"/>
                <w:szCs w:val="16"/>
              </w:rPr>
              <w:t>dataType</w:t>
            </w:r>
            <w:r w:rsidR="000B6755" w:rsidRPr="00DC4F9A">
              <w:rPr>
                <w:rFonts w:asciiTheme="minorHAnsi" w:hAnsiTheme="minorHAnsi" w:cstheme="minorHAnsi"/>
                <w:color w:val="8064A2" w:themeColor="accent4"/>
                <w:sz w:val="16"/>
                <w:szCs w:val="16"/>
              </w:rPr>
              <w:t>="001B"</w:t>
            </w:r>
            <w:r w:rsidR="000B6755" w:rsidRPr="00A8628D">
              <w:rPr>
                <w:rFonts w:asciiTheme="minorHAnsi" w:hAnsiTheme="minorHAnsi" w:cstheme="minorHAnsi"/>
                <w:color w:val="4F81BD" w:themeColor="accent1"/>
                <w:sz w:val="16"/>
                <w:szCs w:val="16"/>
              </w:rPr>
              <w:t xml:space="preserve"> </w:t>
            </w:r>
            <w:r w:rsidR="000B6755" w:rsidRPr="008C729D">
              <w:rPr>
                <w:rFonts w:asciiTheme="minorHAnsi" w:hAnsiTheme="minorHAnsi" w:cstheme="minorHAnsi"/>
                <w:color w:val="FF0000"/>
                <w:sz w:val="16"/>
                <w:szCs w:val="16"/>
              </w:rPr>
              <w:t>accessType</w:t>
            </w:r>
            <w:r w:rsidR="000B6755" w:rsidRPr="00DC4F9A">
              <w:rPr>
                <w:rFonts w:asciiTheme="minorHAnsi" w:hAnsiTheme="minorHAnsi" w:cstheme="minorHAnsi"/>
                <w:color w:val="8064A2" w:themeColor="accent4"/>
                <w:sz w:val="16"/>
                <w:szCs w:val="16"/>
              </w:rPr>
              <w:t>="</w:t>
            </w:r>
            <w:proofErr w:type="spellStart"/>
            <w:r w:rsidR="000B6755" w:rsidRPr="00DC4F9A">
              <w:rPr>
                <w:rFonts w:asciiTheme="minorHAnsi" w:hAnsiTheme="minorHAnsi" w:cstheme="minorHAnsi"/>
                <w:color w:val="8064A2" w:themeColor="accent4"/>
                <w:sz w:val="16"/>
                <w:szCs w:val="16"/>
              </w:rPr>
              <w:t>rw</w:t>
            </w:r>
            <w:proofErr w:type="spellEnd"/>
            <w:r w:rsidR="000B6755" w:rsidRPr="00DC4F9A">
              <w:rPr>
                <w:rFonts w:asciiTheme="minorHAnsi" w:hAnsiTheme="minorHAnsi" w:cstheme="minorHAnsi"/>
                <w:color w:val="8064A2" w:themeColor="accent4"/>
                <w:sz w:val="16"/>
                <w:szCs w:val="16"/>
              </w:rPr>
              <w:t>"</w:t>
            </w:r>
            <w:r w:rsidR="000B6755" w:rsidRPr="00A8628D">
              <w:rPr>
                <w:rFonts w:asciiTheme="minorHAnsi" w:hAnsiTheme="minorHAnsi" w:cstheme="minorHAnsi"/>
                <w:color w:val="4F81BD" w:themeColor="accent1"/>
                <w:sz w:val="16"/>
                <w:szCs w:val="16"/>
              </w:rPr>
              <w:t xml:space="preserve"> </w:t>
            </w:r>
            <w:r w:rsidR="000B6755" w:rsidRPr="008C729D">
              <w:rPr>
                <w:rFonts w:asciiTheme="minorHAnsi" w:hAnsiTheme="minorHAnsi" w:cstheme="minorHAnsi"/>
                <w:color w:val="FF0000"/>
                <w:sz w:val="16"/>
                <w:szCs w:val="16"/>
              </w:rPr>
              <w:t>PDOmapping</w:t>
            </w:r>
            <w:r w:rsidR="000B6755" w:rsidRPr="00DC4F9A">
              <w:rPr>
                <w:rFonts w:asciiTheme="minorHAnsi" w:hAnsiTheme="minorHAnsi" w:cstheme="minorHAnsi"/>
                <w:color w:val="8064A2" w:themeColor="accent4"/>
                <w:sz w:val="16"/>
                <w:szCs w:val="16"/>
              </w:rPr>
              <w:t>="no"</w:t>
            </w:r>
            <w:r w:rsidR="000B6755" w:rsidRPr="00A8628D">
              <w:rPr>
                <w:rFonts w:asciiTheme="minorHAnsi" w:hAnsiTheme="minorHAnsi" w:cstheme="minorHAnsi"/>
                <w:color w:val="4F81BD" w:themeColor="accent1"/>
                <w:sz w:val="16"/>
                <w:szCs w:val="16"/>
              </w:rPr>
              <w:t xml:space="preserve"> </w:t>
            </w:r>
            <w:r w:rsidR="000B6755" w:rsidRPr="008C729D">
              <w:rPr>
                <w:rFonts w:asciiTheme="minorHAnsi" w:hAnsiTheme="minorHAnsi" w:cstheme="minorHAnsi"/>
                <w:color w:val="FF0000"/>
                <w:sz w:val="16"/>
                <w:szCs w:val="16"/>
              </w:rPr>
              <w:t>defaul</w:t>
            </w:r>
            <w:r w:rsidR="000B6755" w:rsidRPr="00A8628D">
              <w:rPr>
                <w:rFonts w:asciiTheme="minorHAnsi" w:hAnsiTheme="minorHAnsi" w:cstheme="minorHAnsi"/>
                <w:color w:val="FF0000"/>
                <w:sz w:val="16"/>
                <w:szCs w:val="16"/>
              </w:rPr>
              <w:t>tValue</w:t>
            </w:r>
            <w:r w:rsidR="000B6755" w:rsidRPr="00DC4F9A">
              <w:rPr>
                <w:rFonts w:asciiTheme="minorHAnsi" w:hAnsiTheme="minorHAnsi" w:cstheme="minorHAnsi"/>
                <w:color w:val="8064A2" w:themeColor="accent4"/>
                <w:sz w:val="16"/>
                <w:szCs w:val="16"/>
              </w:rPr>
              <w:t>="0x0000000000000000"/&gt;</w:t>
            </w:r>
          </w:p>
          <w:p w:rsidR="000B6755" w:rsidRPr="008C729D" w:rsidRDefault="000016D1" w:rsidP="000016D1">
            <w:pPr>
              <w:pStyle w:val="FlietextEinzug"/>
              <w:ind w:left="0"/>
              <w:jc w:val="both"/>
              <w:rPr>
                <w:rFonts w:asciiTheme="minorHAnsi" w:hAnsiTheme="minorHAnsi" w:cstheme="minorHAnsi"/>
                <w:sz w:val="16"/>
                <w:szCs w:val="16"/>
              </w:rPr>
            </w:pPr>
            <w:r w:rsidRPr="008C729D">
              <w:rPr>
                <w:rFonts w:asciiTheme="minorHAnsi" w:hAnsiTheme="minorHAnsi" w:cstheme="minorHAnsi"/>
                <w:sz w:val="16"/>
                <w:szCs w:val="16"/>
              </w:rPr>
              <w:t xml:space="preserve">      </w:t>
            </w:r>
            <w:r w:rsidR="003F1D80" w:rsidRPr="008C729D">
              <w:rPr>
                <w:rFonts w:asciiTheme="minorHAnsi" w:hAnsiTheme="minorHAnsi" w:cstheme="minorHAnsi"/>
                <w:sz w:val="16"/>
                <w:szCs w:val="16"/>
              </w:rPr>
              <w:t>…</w:t>
            </w:r>
          </w:p>
          <w:p w:rsidR="000B6755" w:rsidRPr="00A8628D" w:rsidRDefault="000016D1" w:rsidP="000016D1">
            <w:pPr>
              <w:pStyle w:val="FlietextEinzug"/>
              <w:ind w:left="0"/>
              <w:jc w:val="both"/>
              <w:rPr>
                <w:rFonts w:asciiTheme="minorHAnsi" w:hAnsiTheme="minorHAnsi" w:cstheme="minorHAnsi"/>
                <w:color w:val="4F81BD" w:themeColor="accent1"/>
                <w:sz w:val="16"/>
                <w:szCs w:val="16"/>
              </w:rPr>
            </w:pPr>
            <w:r w:rsidRPr="008C729D">
              <w:rPr>
                <w:rFonts w:asciiTheme="minorHAnsi" w:hAnsiTheme="minorHAnsi" w:cstheme="minorHAnsi"/>
                <w:color w:val="4F81BD" w:themeColor="accent1"/>
                <w:sz w:val="16"/>
                <w:szCs w:val="16"/>
              </w:rPr>
              <w:t xml:space="preserve">      </w:t>
            </w:r>
            <w:r w:rsidR="000B6755" w:rsidRPr="008C729D">
              <w:rPr>
                <w:rFonts w:asciiTheme="minorHAnsi" w:hAnsiTheme="minorHAnsi" w:cstheme="minorHAnsi"/>
                <w:color w:val="4F81BD" w:themeColor="accent1"/>
                <w:sz w:val="16"/>
                <w:szCs w:val="16"/>
              </w:rPr>
              <w:t xml:space="preserve">&lt;SubObject </w:t>
            </w:r>
            <w:r w:rsidR="000B6755" w:rsidRPr="008C729D">
              <w:rPr>
                <w:rFonts w:asciiTheme="minorHAnsi" w:hAnsiTheme="minorHAnsi" w:cstheme="minorHAnsi"/>
                <w:color w:val="FF0000"/>
                <w:sz w:val="16"/>
                <w:szCs w:val="16"/>
              </w:rPr>
              <w:t>subIndex</w:t>
            </w:r>
            <w:r w:rsidR="000B6755" w:rsidRPr="00DC4F9A">
              <w:rPr>
                <w:rFonts w:asciiTheme="minorHAnsi" w:hAnsiTheme="minorHAnsi" w:cstheme="minorHAnsi"/>
                <w:color w:val="8064A2" w:themeColor="accent4"/>
                <w:sz w:val="16"/>
                <w:szCs w:val="16"/>
              </w:rPr>
              <w:t>="40"</w:t>
            </w:r>
            <w:r w:rsidR="000B6755" w:rsidRPr="00A8628D">
              <w:rPr>
                <w:rFonts w:asciiTheme="minorHAnsi" w:hAnsiTheme="minorHAnsi" w:cstheme="minorHAnsi"/>
                <w:color w:val="4F81BD" w:themeColor="accent1"/>
                <w:sz w:val="16"/>
                <w:szCs w:val="16"/>
              </w:rPr>
              <w:t xml:space="preserve"> </w:t>
            </w:r>
            <w:r w:rsidR="000B6755" w:rsidRPr="008C729D">
              <w:rPr>
                <w:rFonts w:asciiTheme="minorHAnsi" w:hAnsiTheme="minorHAnsi" w:cstheme="minorHAnsi"/>
                <w:color w:val="FF0000"/>
                <w:sz w:val="16"/>
                <w:szCs w:val="16"/>
              </w:rPr>
              <w:t>name</w:t>
            </w:r>
            <w:r w:rsidR="000B6755" w:rsidRPr="00DC4F9A">
              <w:rPr>
                <w:rFonts w:asciiTheme="minorHAnsi" w:hAnsiTheme="minorHAnsi" w:cstheme="minorHAnsi"/>
                <w:color w:val="8064A2" w:themeColor="accent4"/>
                <w:sz w:val="16"/>
                <w:szCs w:val="16"/>
              </w:rPr>
              <w:t>="</w:t>
            </w:r>
            <w:r w:rsidR="00E90FD2" w:rsidRPr="0017204A">
              <w:rPr>
                <w:rFonts w:asciiTheme="minorHAnsi" w:hAnsiTheme="minorHAnsi" w:cstheme="minorHAnsi"/>
                <w:color w:val="8064A2" w:themeColor="accent4"/>
                <w:sz w:val="16"/>
                <w:szCs w:val="16"/>
              </w:rPr>
              <w:t xml:space="preserve"> Settings</w:t>
            </w:r>
            <w:r w:rsidR="000B6755" w:rsidRPr="00DC4F9A">
              <w:rPr>
                <w:rFonts w:asciiTheme="minorHAnsi" w:hAnsiTheme="minorHAnsi" w:cstheme="minorHAnsi"/>
                <w:color w:val="8064A2" w:themeColor="accent4"/>
                <w:sz w:val="16"/>
                <w:szCs w:val="16"/>
              </w:rPr>
              <w:t>2</w:t>
            </w:r>
            <w:r w:rsidR="00BE3599" w:rsidRPr="00A8628D">
              <w:rPr>
                <w:rFonts w:asciiTheme="minorHAnsi" w:hAnsiTheme="minorHAnsi" w:cstheme="minorHAnsi"/>
                <w:color w:val="8064A2" w:themeColor="accent4"/>
                <w:sz w:val="16"/>
                <w:szCs w:val="16"/>
              </w:rPr>
              <w:t>_U64</w:t>
            </w:r>
            <w:r w:rsidR="000B6755" w:rsidRPr="00DC4F9A">
              <w:rPr>
                <w:rFonts w:asciiTheme="minorHAnsi" w:hAnsiTheme="minorHAnsi" w:cstheme="minorHAnsi"/>
                <w:color w:val="8064A2" w:themeColor="accent4"/>
                <w:sz w:val="16"/>
                <w:szCs w:val="16"/>
              </w:rPr>
              <w:t xml:space="preserve">" </w:t>
            </w:r>
            <w:r w:rsidR="000B6755" w:rsidRPr="00A8628D">
              <w:rPr>
                <w:rFonts w:asciiTheme="minorHAnsi" w:hAnsiTheme="minorHAnsi" w:cstheme="minorHAnsi"/>
                <w:color w:val="FF0000"/>
                <w:sz w:val="16"/>
                <w:szCs w:val="16"/>
              </w:rPr>
              <w:t>objectType</w:t>
            </w:r>
            <w:r w:rsidR="000B6755" w:rsidRPr="00DC4F9A">
              <w:rPr>
                <w:rFonts w:asciiTheme="minorHAnsi" w:hAnsiTheme="minorHAnsi" w:cstheme="minorHAnsi"/>
                <w:color w:val="8064A2" w:themeColor="accent4"/>
                <w:sz w:val="16"/>
                <w:szCs w:val="16"/>
              </w:rPr>
              <w:t>="7"</w:t>
            </w:r>
            <w:r w:rsidR="000B6755" w:rsidRPr="00A8628D">
              <w:rPr>
                <w:rFonts w:asciiTheme="minorHAnsi" w:hAnsiTheme="minorHAnsi" w:cstheme="minorHAnsi"/>
                <w:color w:val="4F81BD" w:themeColor="accent1"/>
                <w:sz w:val="16"/>
                <w:szCs w:val="16"/>
              </w:rPr>
              <w:t xml:space="preserve"> </w:t>
            </w:r>
            <w:r w:rsidR="000B6755" w:rsidRPr="008C729D">
              <w:rPr>
                <w:rFonts w:asciiTheme="minorHAnsi" w:hAnsiTheme="minorHAnsi" w:cstheme="minorHAnsi"/>
                <w:color w:val="FF0000"/>
                <w:sz w:val="16"/>
                <w:szCs w:val="16"/>
              </w:rPr>
              <w:t>dataType</w:t>
            </w:r>
            <w:r w:rsidR="000B6755" w:rsidRPr="00DC4F9A">
              <w:rPr>
                <w:rFonts w:asciiTheme="minorHAnsi" w:hAnsiTheme="minorHAnsi" w:cstheme="minorHAnsi"/>
                <w:color w:val="8064A2" w:themeColor="accent4"/>
                <w:sz w:val="16"/>
                <w:szCs w:val="16"/>
              </w:rPr>
              <w:t>="001B"</w:t>
            </w:r>
            <w:r w:rsidR="000B6755" w:rsidRPr="00A8628D">
              <w:rPr>
                <w:rFonts w:asciiTheme="minorHAnsi" w:hAnsiTheme="minorHAnsi" w:cstheme="minorHAnsi"/>
                <w:color w:val="4F81BD" w:themeColor="accent1"/>
                <w:sz w:val="16"/>
                <w:szCs w:val="16"/>
              </w:rPr>
              <w:t xml:space="preserve"> </w:t>
            </w:r>
            <w:r w:rsidR="000B6755" w:rsidRPr="008C729D">
              <w:rPr>
                <w:rFonts w:asciiTheme="minorHAnsi" w:hAnsiTheme="minorHAnsi" w:cstheme="minorHAnsi"/>
                <w:color w:val="FF0000"/>
                <w:sz w:val="16"/>
                <w:szCs w:val="16"/>
              </w:rPr>
              <w:t>accessType</w:t>
            </w:r>
            <w:r w:rsidR="000B6755" w:rsidRPr="00DC4F9A">
              <w:rPr>
                <w:rFonts w:asciiTheme="minorHAnsi" w:hAnsiTheme="minorHAnsi" w:cstheme="minorHAnsi"/>
                <w:color w:val="8064A2" w:themeColor="accent4"/>
                <w:sz w:val="16"/>
                <w:szCs w:val="16"/>
              </w:rPr>
              <w:t>="</w:t>
            </w:r>
            <w:proofErr w:type="spellStart"/>
            <w:r w:rsidR="000B6755" w:rsidRPr="00DC4F9A">
              <w:rPr>
                <w:rFonts w:asciiTheme="minorHAnsi" w:hAnsiTheme="minorHAnsi" w:cstheme="minorHAnsi"/>
                <w:color w:val="8064A2" w:themeColor="accent4"/>
                <w:sz w:val="16"/>
                <w:szCs w:val="16"/>
              </w:rPr>
              <w:t>rw</w:t>
            </w:r>
            <w:proofErr w:type="spellEnd"/>
            <w:r w:rsidR="000B6755" w:rsidRPr="00DC4F9A">
              <w:rPr>
                <w:rFonts w:asciiTheme="minorHAnsi" w:hAnsiTheme="minorHAnsi" w:cstheme="minorHAnsi"/>
                <w:color w:val="8064A2" w:themeColor="accent4"/>
                <w:sz w:val="16"/>
                <w:szCs w:val="16"/>
              </w:rPr>
              <w:t>"</w:t>
            </w:r>
            <w:r w:rsidR="000B6755" w:rsidRPr="00A8628D">
              <w:rPr>
                <w:rFonts w:asciiTheme="minorHAnsi" w:hAnsiTheme="minorHAnsi" w:cstheme="minorHAnsi"/>
                <w:color w:val="4F81BD" w:themeColor="accent1"/>
                <w:sz w:val="16"/>
                <w:szCs w:val="16"/>
              </w:rPr>
              <w:t xml:space="preserve"> </w:t>
            </w:r>
            <w:r w:rsidR="000B6755" w:rsidRPr="008C729D">
              <w:rPr>
                <w:rFonts w:asciiTheme="minorHAnsi" w:hAnsiTheme="minorHAnsi" w:cstheme="minorHAnsi"/>
                <w:color w:val="FF0000"/>
                <w:sz w:val="16"/>
                <w:szCs w:val="16"/>
              </w:rPr>
              <w:t>PDOmapping</w:t>
            </w:r>
            <w:r w:rsidR="000B6755" w:rsidRPr="00DC4F9A">
              <w:rPr>
                <w:rFonts w:asciiTheme="minorHAnsi" w:hAnsiTheme="minorHAnsi" w:cstheme="minorHAnsi"/>
                <w:color w:val="8064A2" w:themeColor="accent4"/>
                <w:sz w:val="16"/>
                <w:szCs w:val="16"/>
              </w:rPr>
              <w:t>="no"</w:t>
            </w:r>
            <w:r w:rsidR="000B6755" w:rsidRPr="00A8628D">
              <w:rPr>
                <w:rFonts w:asciiTheme="minorHAnsi" w:hAnsiTheme="minorHAnsi" w:cstheme="minorHAnsi"/>
                <w:color w:val="4F81BD" w:themeColor="accent1"/>
                <w:sz w:val="16"/>
                <w:szCs w:val="16"/>
              </w:rPr>
              <w:t xml:space="preserve"> </w:t>
            </w:r>
            <w:r w:rsidR="000B6755" w:rsidRPr="008C729D">
              <w:rPr>
                <w:rFonts w:asciiTheme="minorHAnsi" w:hAnsiTheme="minorHAnsi" w:cstheme="minorHAnsi"/>
                <w:color w:val="FF0000"/>
                <w:sz w:val="16"/>
                <w:szCs w:val="16"/>
              </w:rPr>
              <w:t>defaul</w:t>
            </w:r>
            <w:r w:rsidR="000B6755" w:rsidRPr="00A8628D">
              <w:rPr>
                <w:rFonts w:asciiTheme="minorHAnsi" w:hAnsiTheme="minorHAnsi" w:cstheme="minorHAnsi"/>
                <w:color w:val="FF0000"/>
                <w:sz w:val="16"/>
                <w:szCs w:val="16"/>
              </w:rPr>
              <w:t>tValue</w:t>
            </w:r>
            <w:r w:rsidR="000B6755" w:rsidRPr="00DC4F9A">
              <w:rPr>
                <w:rFonts w:asciiTheme="minorHAnsi" w:hAnsiTheme="minorHAnsi" w:cstheme="minorHAnsi"/>
                <w:color w:val="8064A2" w:themeColor="accent4"/>
                <w:sz w:val="16"/>
                <w:szCs w:val="16"/>
              </w:rPr>
              <w:t>="0x0000000000000000"/&gt;</w:t>
            </w:r>
          </w:p>
          <w:p w:rsidR="000B6755" w:rsidRPr="008C729D" w:rsidRDefault="000B6755" w:rsidP="00DC4F9A">
            <w:pPr>
              <w:pStyle w:val="FlietextEinzug"/>
              <w:ind w:left="0"/>
              <w:jc w:val="both"/>
              <w:rPr>
                <w:rFonts w:asciiTheme="minorHAnsi" w:hAnsiTheme="minorHAnsi" w:cstheme="minorHAnsi"/>
                <w:color w:val="4F81BD" w:themeColor="accent1"/>
                <w:sz w:val="16"/>
                <w:szCs w:val="16"/>
              </w:rPr>
            </w:pPr>
            <w:r w:rsidRPr="008C729D">
              <w:rPr>
                <w:rFonts w:asciiTheme="minorHAnsi" w:hAnsiTheme="minorHAnsi" w:cstheme="minorHAnsi"/>
                <w:color w:val="4F81BD" w:themeColor="accent1"/>
                <w:sz w:val="16"/>
                <w:szCs w:val="16"/>
              </w:rPr>
              <w:t xml:space="preserve">&lt;/Object&gt;    </w:t>
            </w:r>
          </w:p>
          <w:p w:rsidR="000B6755" w:rsidRPr="008C729D" w:rsidRDefault="000B6755" w:rsidP="000B6755">
            <w:pPr>
              <w:pStyle w:val="FlietextEinzug"/>
              <w:jc w:val="both"/>
              <w:rPr>
                <w:rFonts w:asciiTheme="minorHAnsi" w:hAnsiTheme="minorHAnsi" w:cstheme="minorHAnsi"/>
                <w:color w:val="4F81BD" w:themeColor="accent1"/>
                <w:sz w:val="16"/>
                <w:szCs w:val="16"/>
              </w:rPr>
            </w:pPr>
          </w:p>
          <w:p w:rsidR="000B6755" w:rsidRPr="008C729D" w:rsidRDefault="000B6755" w:rsidP="000016D1">
            <w:pPr>
              <w:pStyle w:val="FlietextEinzug"/>
              <w:ind w:left="0"/>
              <w:jc w:val="both"/>
              <w:rPr>
                <w:rFonts w:asciiTheme="minorHAnsi" w:hAnsiTheme="minorHAnsi" w:cstheme="minorHAnsi"/>
                <w:color w:val="76923C" w:themeColor="accent3" w:themeShade="BF"/>
                <w:sz w:val="16"/>
                <w:szCs w:val="16"/>
              </w:rPr>
            </w:pPr>
            <w:r w:rsidRPr="008C729D">
              <w:rPr>
                <w:rFonts w:asciiTheme="minorHAnsi" w:hAnsiTheme="minorHAnsi" w:cstheme="minorHAnsi"/>
                <w:color w:val="76923C" w:themeColor="accent3" w:themeShade="BF"/>
                <w:sz w:val="16"/>
                <w:szCs w:val="16"/>
              </w:rPr>
              <w:t xml:space="preserve">&lt;!-- FrameManipulator </w:t>
            </w:r>
            <w:r w:rsidR="00803647" w:rsidRPr="008C729D">
              <w:rPr>
                <w:rFonts w:asciiTheme="minorHAnsi" w:hAnsiTheme="minorHAnsi" w:cstheme="minorHAnsi"/>
                <w:color w:val="76923C" w:themeColor="accent3" w:themeShade="BF"/>
                <w:sz w:val="16"/>
                <w:szCs w:val="16"/>
              </w:rPr>
              <w:t xml:space="preserve">Object </w:t>
            </w:r>
            <w:r w:rsidRPr="008C729D">
              <w:rPr>
                <w:rFonts w:asciiTheme="minorHAnsi" w:hAnsiTheme="minorHAnsi" w:cstheme="minorHAnsi"/>
                <w:color w:val="76923C" w:themeColor="accent3" w:themeShade="BF"/>
                <w:sz w:val="16"/>
                <w:szCs w:val="16"/>
              </w:rPr>
              <w:t>--&gt;</w:t>
            </w:r>
          </w:p>
          <w:p w:rsidR="000B6755" w:rsidRPr="00A8628D" w:rsidRDefault="000B6755" w:rsidP="000016D1">
            <w:pPr>
              <w:pStyle w:val="FlietextEinzug"/>
              <w:ind w:left="0"/>
              <w:jc w:val="both"/>
              <w:rPr>
                <w:rFonts w:asciiTheme="minorHAnsi" w:hAnsiTheme="minorHAnsi" w:cstheme="minorHAnsi"/>
                <w:color w:val="4F81BD" w:themeColor="accent1"/>
                <w:sz w:val="16"/>
                <w:szCs w:val="16"/>
              </w:rPr>
            </w:pPr>
            <w:r w:rsidRPr="008C729D">
              <w:rPr>
                <w:rFonts w:asciiTheme="minorHAnsi" w:hAnsiTheme="minorHAnsi" w:cstheme="minorHAnsi"/>
                <w:color w:val="4F81BD" w:themeColor="accent1"/>
                <w:sz w:val="16"/>
                <w:szCs w:val="16"/>
              </w:rPr>
              <w:t xml:space="preserve">&lt;Object </w:t>
            </w:r>
            <w:r w:rsidRPr="008C729D">
              <w:rPr>
                <w:rFonts w:asciiTheme="minorHAnsi" w:hAnsiTheme="minorHAnsi" w:cstheme="minorHAnsi"/>
                <w:color w:val="FF0000"/>
                <w:sz w:val="16"/>
                <w:szCs w:val="16"/>
              </w:rPr>
              <w:t>index</w:t>
            </w:r>
            <w:r w:rsidRPr="00DC4F9A">
              <w:rPr>
                <w:rFonts w:asciiTheme="minorHAnsi" w:hAnsiTheme="minorHAnsi" w:cstheme="minorHAnsi"/>
                <w:color w:val="8064A2" w:themeColor="accent4"/>
                <w:sz w:val="16"/>
                <w:szCs w:val="16"/>
              </w:rPr>
              <w:t>="3003"</w:t>
            </w:r>
            <w:r w:rsidRPr="00A8628D">
              <w:rPr>
                <w:rFonts w:asciiTheme="minorHAnsi" w:hAnsiTheme="minorHAnsi" w:cstheme="minorHAnsi"/>
                <w:color w:val="4F81BD" w:themeColor="accent1"/>
                <w:sz w:val="16"/>
                <w:szCs w:val="16"/>
              </w:rPr>
              <w:t xml:space="preserve"> </w:t>
            </w:r>
            <w:r w:rsidRPr="008C729D">
              <w:rPr>
                <w:rFonts w:asciiTheme="minorHAnsi" w:hAnsiTheme="minorHAnsi" w:cstheme="minorHAnsi"/>
                <w:color w:val="FF0000"/>
                <w:sz w:val="16"/>
                <w:szCs w:val="16"/>
              </w:rPr>
              <w:t>name</w:t>
            </w:r>
            <w:r w:rsidRPr="00DC4F9A">
              <w:rPr>
                <w:rFonts w:asciiTheme="minorHAnsi" w:hAnsiTheme="minorHAnsi" w:cstheme="minorHAnsi"/>
                <w:color w:val="8064A2" w:themeColor="accent4"/>
                <w:sz w:val="16"/>
                <w:szCs w:val="16"/>
              </w:rPr>
              <w:t>="</w:t>
            </w:r>
            <w:r w:rsidR="00E34C56" w:rsidRPr="00E34C56">
              <w:rPr>
                <w:rFonts w:asciiTheme="minorHAnsi" w:hAnsiTheme="minorHAnsi" w:cstheme="minorHAnsi"/>
                <w:color w:val="8064A2" w:themeColor="accent4"/>
                <w:sz w:val="16"/>
                <w:szCs w:val="16"/>
              </w:rPr>
              <w:t>FM_TaskConfig_FrameData_AU64</w:t>
            </w:r>
            <w:r w:rsidRPr="00DC4F9A">
              <w:rPr>
                <w:rFonts w:asciiTheme="minorHAnsi" w:hAnsiTheme="minorHAnsi" w:cstheme="minorHAnsi"/>
                <w:color w:val="8064A2" w:themeColor="accent4"/>
                <w:sz w:val="16"/>
                <w:szCs w:val="16"/>
              </w:rPr>
              <w:t>"</w:t>
            </w:r>
            <w:r w:rsidRPr="00A8628D">
              <w:rPr>
                <w:rFonts w:asciiTheme="minorHAnsi" w:hAnsiTheme="minorHAnsi" w:cstheme="minorHAnsi"/>
                <w:color w:val="4F81BD" w:themeColor="accent1"/>
                <w:sz w:val="16"/>
                <w:szCs w:val="16"/>
              </w:rPr>
              <w:t xml:space="preserve"> </w:t>
            </w:r>
            <w:r w:rsidRPr="008C729D">
              <w:rPr>
                <w:rFonts w:asciiTheme="minorHAnsi" w:hAnsiTheme="minorHAnsi" w:cstheme="minorHAnsi"/>
                <w:color w:val="FF0000"/>
                <w:sz w:val="16"/>
                <w:szCs w:val="16"/>
              </w:rPr>
              <w:t>objectType</w:t>
            </w:r>
            <w:r w:rsidRPr="00DC4F9A">
              <w:rPr>
                <w:rFonts w:asciiTheme="minorHAnsi" w:hAnsiTheme="minorHAnsi" w:cstheme="minorHAnsi"/>
                <w:color w:val="8064A2" w:themeColor="accent4"/>
                <w:sz w:val="16"/>
                <w:szCs w:val="16"/>
              </w:rPr>
              <w:t>="8"&gt;</w:t>
            </w:r>
          </w:p>
          <w:p w:rsidR="000B6755" w:rsidRPr="00DC4F9A" w:rsidRDefault="000016D1" w:rsidP="000016D1">
            <w:pPr>
              <w:pStyle w:val="FlietextEinzug"/>
              <w:ind w:left="0"/>
              <w:jc w:val="both"/>
              <w:rPr>
                <w:rFonts w:asciiTheme="minorHAnsi" w:hAnsiTheme="minorHAnsi" w:cstheme="minorHAnsi"/>
                <w:color w:val="8064A2" w:themeColor="accent4"/>
                <w:sz w:val="16"/>
                <w:szCs w:val="16"/>
              </w:rPr>
            </w:pPr>
            <w:r w:rsidRPr="008C729D">
              <w:rPr>
                <w:rFonts w:asciiTheme="minorHAnsi" w:hAnsiTheme="minorHAnsi" w:cstheme="minorHAnsi"/>
                <w:color w:val="4F81BD" w:themeColor="accent1"/>
                <w:sz w:val="16"/>
                <w:szCs w:val="16"/>
              </w:rPr>
              <w:t xml:space="preserve">      </w:t>
            </w:r>
            <w:r w:rsidR="000B6755" w:rsidRPr="008C729D">
              <w:rPr>
                <w:rFonts w:asciiTheme="minorHAnsi" w:hAnsiTheme="minorHAnsi" w:cstheme="minorHAnsi"/>
                <w:color w:val="4F81BD" w:themeColor="accent1"/>
                <w:sz w:val="16"/>
                <w:szCs w:val="16"/>
              </w:rPr>
              <w:t xml:space="preserve">&lt;SubObject </w:t>
            </w:r>
            <w:r w:rsidR="000B6755" w:rsidRPr="008C729D">
              <w:rPr>
                <w:rFonts w:asciiTheme="minorHAnsi" w:hAnsiTheme="minorHAnsi" w:cstheme="minorHAnsi"/>
                <w:color w:val="FF0000"/>
                <w:sz w:val="16"/>
                <w:szCs w:val="16"/>
              </w:rPr>
              <w:t>subIndex</w:t>
            </w:r>
            <w:r w:rsidR="000B6755" w:rsidRPr="00DC4F9A">
              <w:rPr>
                <w:rFonts w:asciiTheme="minorHAnsi" w:hAnsiTheme="minorHAnsi" w:cstheme="minorHAnsi"/>
                <w:color w:val="8064A2" w:themeColor="accent4"/>
                <w:sz w:val="16"/>
                <w:szCs w:val="16"/>
              </w:rPr>
              <w:t>="00"</w:t>
            </w:r>
            <w:r w:rsidR="000B6755" w:rsidRPr="00A8628D">
              <w:rPr>
                <w:rFonts w:asciiTheme="minorHAnsi" w:hAnsiTheme="minorHAnsi" w:cstheme="minorHAnsi"/>
                <w:color w:val="4F81BD" w:themeColor="accent1"/>
                <w:sz w:val="16"/>
                <w:szCs w:val="16"/>
              </w:rPr>
              <w:t xml:space="preserve"> </w:t>
            </w:r>
            <w:r w:rsidR="000B6755" w:rsidRPr="008C729D">
              <w:rPr>
                <w:rFonts w:asciiTheme="minorHAnsi" w:hAnsiTheme="minorHAnsi" w:cstheme="minorHAnsi"/>
                <w:color w:val="FF0000"/>
                <w:sz w:val="16"/>
                <w:szCs w:val="16"/>
              </w:rPr>
              <w:t>name</w:t>
            </w:r>
            <w:r w:rsidR="000B6755" w:rsidRPr="00DC4F9A">
              <w:rPr>
                <w:rFonts w:asciiTheme="minorHAnsi" w:hAnsiTheme="minorHAnsi" w:cstheme="minorHAnsi"/>
                <w:color w:val="8064A2" w:themeColor="accent4"/>
                <w:sz w:val="16"/>
                <w:szCs w:val="16"/>
              </w:rPr>
              <w:t>="Number_FrameData</w:t>
            </w:r>
            <w:r w:rsidR="00BE3599" w:rsidRPr="00A8628D">
              <w:rPr>
                <w:rFonts w:asciiTheme="minorHAnsi" w:hAnsiTheme="minorHAnsi" w:cstheme="minorHAnsi"/>
                <w:color w:val="8064A2" w:themeColor="accent4"/>
                <w:sz w:val="16"/>
                <w:szCs w:val="16"/>
              </w:rPr>
              <w:t>_U8</w:t>
            </w:r>
            <w:r w:rsidR="000B6755" w:rsidRPr="00DC4F9A">
              <w:rPr>
                <w:rFonts w:asciiTheme="minorHAnsi" w:hAnsiTheme="minorHAnsi" w:cstheme="minorHAnsi"/>
                <w:color w:val="8064A2" w:themeColor="accent4"/>
                <w:sz w:val="16"/>
                <w:szCs w:val="16"/>
              </w:rPr>
              <w:t>"</w:t>
            </w:r>
            <w:r w:rsidR="000B6755" w:rsidRPr="00A8628D">
              <w:rPr>
                <w:rFonts w:asciiTheme="minorHAnsi" w:hAnsiTheme="minorHAnsi" w:cstheme="minorHAnsi"/>
                <w:color w:val="4F81BD" w:themeColor="accent1"/>
                <w:sz w:val="16"/>
                <w:szCs w:val="16"/>
              </w:rPr>
              <w:t xml:space="preserve"> </w:t>
            </w:r>
            <w:r w:rsidR="000B6755" w:rsidRPr="008C729D">
              <w:rPr>
                <w:rFonts w:asciiTheme="minorHAnsi" w:hAnsiTheme="minorHAnsi" w:cstheme="minorHAnsi"/>
                <w:color w:val="FF0000"/>
                <w:sz w:val="16"/>
                <w:szCs w:val="16"/>
              </w:rPr>
              <w:t>objectType</w:t>
            </w:r>
            <w:r w:rsidR="000B6755" w:rsidRPr="00DC4F9A">
              <w:rPr>
                <w:rFonts w:asciiTheme="minorHAnsi" w:hAnsiTheme="minorHAnsi" w:cstheme="minorHAnsi"/>
                <w:color w:val="8064A2" w:themeColor="accent4"/>
                <w:sz w:val="16"/>
                <w:szCs w:val="16"/>
              </w:rPr>
              <w:t xml:space="preserve">="7" </w:t>
            </w:r>
            <w:r w:rsidR="000B6755" w:rsidRPr="00A8628D">
              <w:rPr>
                <w:rFonts w:asciiTheme="minorHAnsi" w:hAnsiTheme="minorHAnsi" w:cstheme="minorHAnsi"/>
                <w:color w:val="FF0000"/>
                <w:sz w:val="16"/>
                <w:szCs w:val="16"/>
              </w:rPr>
              <w:t>dataType</w:t>
            </w:r>
            <w:r w:rsidR="000B6755" w:rsidRPr="00DC4F9A">
              <w:rPr>
                <w:rFonts w:asciiTheme="minorHAnsi" w:hAnsiTheme="minorHAnsi" w:cstheme="minorHAnsi"/>
                <w:color w:val="8064A2" w:themeColor="accent4"/>
                <w:sz w:val="16"/>
                <w:szCs w:val="16"/>
              </w:rPr>
              <w:t>="0005"</w:t>
            </w:r>
            <w:r w:rsidR="000B6755" w:rsidRPr="00A8628D">
              <w:rPr>
                <w:rFonts w:asciiTheme="minorHAnsi" w:hAnsiTheme="minorHAnsi" w:cstheme="minorHAnsi"/>
                <w:color w:val="4F81BD" w:themeColor="accent1"/>
                <w:sz w:val="16"/>
                <w:szCs w:val="16"/>
              </w:rPr>
              <w:t xml:space="preserve"> </w:t>
            </w:r>
            <w:r w:rsidR="000B6755" w:rsidRPr="008C729D">
              <w:rPr>
                <w:rFonts w:asciiTheme="minorHAnsi" w:hAnsiTheme="minorHAnsi" w:cstheme="minorHAnsi"/>
                <w:color w:val="FF0000"/>
                <w:sz w:val="16"/>
                <w:szCs w:val="16"/>
              </w:rPr>
              <w:t>accessType</w:t>
            </w:r>
            <w:r w:rsidR="000B6755" w:rsidRPr="00DC4F9A">
              <w:rPr>
                <w:rFonts w:asciiTheme="minorHAnsi" w:hAnsiTheme="minorHAnsi" w:cstheme="minorHAnsi"/>
                <w:color w:val="8064A2" w:themeColor="accent4"/>
                <w:sz w:val="16"/>
                <w:szCs w:val="16"/>
              </w:rPr>
              <w:t>="</w:t>
            </w:r>
            <w:proofErr w:type="spellStart"/>
            <w:r w:rsidR="000B6755" w:rsidRPr="00DC4F9A">
              <w:rPr>
                <w:rFonts w:asciiTheme="minorHAnsi" w:hAnsiTheme="minorHAnsi" w:cstheme="minorHAnsi"/>
                <w:color w:val="8064A2" w:themeColor="accent4"/>
                <w:sz w:val="16"/>
                <w:szCs w:val="16"/>
              </w:rPr>
              <w:t>const</w:t>
            </w:r>
            <w:proofErr w:type="spellEnd"/>
            <w:r w:rsidR="000B6755" w:rsidRPr="00DC4F9A">
              <w:rPr>
                <w:rFonts w:asciiTheme="minorHAnsi" w:hAnsiTheme="minorHAnsi" w:cstheme="minorHAnsi"/>
                <w:color w:val="8064A2" w:themeColor="accent4"/>
                <w:sz w:val="16"/>
                <w:szCs w:val="16"/>
              </w:rPr>
              <w:t>"</w:t>
            </w:r>
            <w:r w:rsidR="000B6755" w:rsidRPr="00A8628D">
              <w:rPr>
                <w:rFonts w:asciiTheme="minorHAnsi" w:hAnsiTheme="minorHAnsi" w:cstheme="minorHAnsi"/>
                <w:color w:val="4F81BD" w:themeColor="accent1"/>
                <w:sz w:val="16"/>
                <w:szCs w:val="16"/>
              </w:rPr>
              <w:t xml:space="preserve"> </w:t>
            </w:r>
            <w:r w:rsidR="000B6755" w:rsidRPr="008C729D">
              <w:rPr>
                <w:rFonts w:asciiTheme="minorHAnsi" w:hAnsiTheme="minorHAnsi" w:cstheme="minorHAnsi"/>
                <w:color w:val="FF0000"/>
                <w:sz w:val="16"/>
                <w:szCs w:val="16"/>
              </w:rPr>
              <w:t>defaultValue</w:t>
            </w:r>
            <w:r w:rsidR="000B6755" w:rsidRPr="00DC4F9A">
              <w:rPr>
                <w:rFonts w:asciiTheme="minorHAnsi" w:hAnsiTheme="minorHAnsi" w:cstheme="minorHAnsi"/>
                <w:color w:val="8064A2" w:themeColor="accent4"/>
                <w:sz w:val="16"/>
                <w:szCs w:val="16"/>
              </w:rPr>
              <w:t>="64"</w:t>
            </w:r>
            <w:r w:rsidR="000B6755" w:rsidRPr="00A8628D">
              <w:rPr>
                <w:rFonts w:asciiTheme="minorHAnsi" w:hAnsiTheme="minorHAnsi" w:cstheme="minorHAnsi"/>
                <w:color w:val="4F81BD" w:themeColor="accent1"/>
                <w:sz w:val="16"/>
                <w:szCs w:val="16"/>
              </w:rPr>
              <w:t xml:space="preserve"> </w:t>
            </w:r>
            <w:r w:rsidR="000B6755" w:rsidRPr="008C729D">
              <w:rPr>
                <w:rFonts w:asciiTheme="minorHAnsi" w:hAnsiTheme="minorHAnsi" w:cstheme="minorHAnsi"/>
                <w:color w:val="FF0000"/>
                <w:sz w:val="16"/>
                <w:szCs w:val="16"/>
              </w:rPr>
              <w:t>PDOmapping</w:t>
            </w:r>
            <w:r w:rsidR="000B6755" w:rsidRPr="00DC4F9A">
              <w:rPr>
                <w:rFonts w:asciiTheme="minorHAnsi" w:hAnsiTheme="minorHAnsi" w:cstheme="minorHAnsi"/>
                <w:color w:val="8064A2" w:themeColor="accent4"/>
                <w:sz w:val="16"/>
                <w:szCs w:val="16"/>
              </w:rPr>
              <w:t>="no"/&gt;</w:t>
            </w:r>
          </w:p>
          <w:p w:rsidR="000B6755" w:rsidRPr="00A8628D" w:rsidRDefault="000016D1" w:rsidP="000016D1">
            <w:pPr>
              <w:pStyle w:val="FlietextEinzug"/>
              <w:ind w:left="0"/>
              <w:jc w:val="both"/>
              <w:rPr>
                <w:rFonts w:asciiTheme="minorHAnsi" w:hAnsiTheme="minorHAnsi" w:cstheme="minorHAnsi"/>
                <w:color w:val="4F81BD" w:themeColor="accent1"/>
                <w:sz w:val="16"/>
                <w:szCs w:val="16"/>
              </w:rPr>
            </w:pPr>
            <w:r w:rsidRPr="00A8628D">
              <w:rPr>
                <w:rFonts w:asciiTheme="minorHAnsi" w:hAnsiTheme="minorHAnsi" w:cstheme="minorHAnsi"/>
                <w:color w:val="4F81BD" w:themeColor="accent1"/>
                <w:sz w:val="16"/>
                <w:szCs w:val="16"/>
              </w:rPr>
              <w:t xml:space="preserve">      </w:t>
            </w:r>
            <w:r w:rsidR="000B6755" w:rsidRPr="008C729D">
              <w:rPr>
                <w:rFonts w:asciiTheme="minorHAnsi" w:hAnsiTheme="minorHAnsi" w:cstheme="minorHAnsi"/>
                <w:color w:val="4F81BD" w:themeColor="accent1"/>
                <w:sz w:val="16"/>
                <w:szCs w:val="16"/>
              </w:rPr>
              <w:t xml:space="preserve">&lt;SubObject </w:t>
            </w:r>
            <w:r w:rsidR="000B6755" w:rsidRPr="008C729D">
              <w:rPr>
                <w:rFonts w:asciiTheme="minorHAnsi" w:hAnsiTheme="minorHAnsi" w:cstheme="minorHAnsi"/>
                <w:color w:val="FF0000"/>
                <w:sz w:val="16"/>
                <w:szCs w:val="16"/>
              </w:rPr>
              <w:t>subIndex</w:t>
            </w:r>
            <w:r w:rsidR="000B6755" w:rsidRPr="00DC4F9A">
              <w:rPr>
                <w:rFonts w:asciiTheme="minorHAnsi" w:hAnsiTheme="minorHAnsi" w:cstheme="minorHAnsi"/>
                <w:color w:val="8064A2" w:themeColor="accent4"/>
                <w:sz w:val="16"/>
                <w:szCs w:val="16"/>
              </w:rPr>
              <w:t>="01"</w:t>
            </w:r>
            <w:r w:rsidR="000B6755" w:rsidRPr="00A8628D">
              <w:rPr>
                <w:rFonts w:asciiTheme="minorHAnsi" w:hAnsiTheme="minorHAnsi" w:cstheme="minorHAnsi"/>
                <w:color w:val="4F81BD" w:themeColor="accent1"/>
                <w:sz w:val="16"/>
                <w:szCs w:val="16"/>
              </w:rPr>
              <w:t xml:space="preserve"> </w:t>
            </w:r>
            <w:r w:rsidR="000B6755" w:rsidRPr="008C729D">
              <w:rPr>
                <w:rFonts w:asciiTheme="minorHAnsi" w:hAnsiTheme="minorHAnsi" w:cstheme="minorHAnsi"/>
                <w:color w:val="FF0000"/>
                <w:sz w:val="16"/>
                <w:szCs w:val="16"/>
              </w:rPr>
              <w:t>name</w:t>
            </w:r>
            <w:r w:rsidR="000B6755" w:rsidRPr="00DC4F9A">
              <w:rPr>
                <w:rFonts w:asciiTheme="minorHAnsi" w:hAnsiTheme="minorHAnsi" w:cstheme="minorHAnsi"/>
                <w:color w:val="8064A2" w:themeColor="accent4"/>
                <w:sz w:val="16"/>
                <w:szCs w:val="16"/>
              </w:rPr>
              <w:t>="FrameData</w:t>
            </w:r>
            <w:r w:rsidR="00BE3599" w:rsidRPr="00A8628D">
              <w:rPr>
                <w:rFonts w:asciiTheme="minorHAnsi" w:hAnsiTheme="minorHAnsi" w:cstheme="minorHAnsi"/>
                <w:color w:val="8064A2" w:themeColor="accent4"/>
                <w:sz w:val="16"/>
                <w:szCs w:val="16"/>
              </w:rPr>
              <w:t>_U64</w:t>
            </w:r>
            <w:r w:rsidR="000B6755" w:rsidRPr="00DC4F9A">
              <w:rPr>
                <w:rFonts w:asciiTheme="minorHAnsi" w:hAnsiTheme="minorHAnsi" w:cstheme="minorHAnsi"/>
                <w:color w:val="8064A2" w:themeColor="accent4"/>
                <w:sz w:val="16"/>
                <w:szCs w:val="16"/>
              </w:rPr>
              <w:t>"</w:t>
            </w:r>
            <w:r w:rsidR="000B6755" w:rsidRPr="00A8628D">
              <w:rPr>
                <w:rFonts w:asciiTheme="minorHAnsi" w:hAnsiTheme="minorHAnsi" w:cstheme="minorHAnsi"/>
                <w:color w:val="4F81BD" w:themeColor="accent1"/>
                <w:sz w:val="16"/>
                <w:szCs w:val="16"/>
              </w:rPr>
              <w:t xml:space="preserve"> </w:t>
            </w:r>
            <w:r w:rsidR="000B6755" w:rsidRPr="008C729D">
              <w:rPr>
                <w:rFonts w:asciiTheme="minorHAnsi" w:hAnsiTheme="minorHAnsi" w:cstheme="minorHAnsi"/>
                <w:color w:val="FF0000"/>
                <w:sz w:val="16"/>
                <w:szCs w:val="16"/>
              </w:rPr>
              <w:t>objectType</w:t>
            </w:r>
            <w:r w:rsidR="000B6755" w:rsidRPr="00DC4F9A">
              <w:rPr>
                <w:rFonts w:asciiTheme="minorHAnsi" w:hAnsiTheme="minorHAnsi" w:cstheme="minorHAnsi"/>
                <w:color w:val="8064A2" w:themeColor="accent4"/>
                <w:sz w:val="16"/>
                <w:szCs w:val="16"/>
              </w:rPr>
              <w:t>="7"</w:t>
            </w:r>
            <w:r w:rsidR="000B6755" w:rsidRPr="00A8628D">
              <w:rPr>
                <w:rFonts w:asciiTheme="minorHAnsi" w:hAnsiTheme="minorHAnsi" w:cstheme="minorHAnsi"/>
                <w:color w:val="4F81BD" w:themeColor="accent1"/>
                <w:sz w:val="16"/>
                <w:szCs w:val="16"/>
              </w:rPr>
              <w:t xml:space="preserve"> </w:t>
            </w:r>
            <w:r w:rsidR="000B6755" w:rsidRPr="008C729D">
              <w:rPr>
                <w:rFonts w:asciiTheme="minorHAnsi" w:hAnsiTheme="minorHAnsi" w:cstheme="minorHAnsi"/>
                <w:color w:val="FF0000"/>
                <w:sz w:val="16"/>
                <w:szCs w:val="16"/>
              </w:rPr>
              <w:t>dataType</w:t>
            </w:r>
            <w:r w:rsidR="000B6755" w:rsidRPr="00DC4F9A">
              <w:rPr>
                <w:rFonts w:asciiTheme="minorHAnsi" w:hAnsiTheme="minorHAnsi" w:cstheme="minorHAnsi"/>
                <w:color w:val="8064A2" w:themeColor="accent4"/>
                <w:sz w:val="16"/>
                <w:szCs w:val="16"/>
              </w:rPr>
              <w:t>="001B"</w:t>
            </w:r>
            <w:r w:rsidR="000B6755" w:rsidRPr="00A8628D">
              <w:rPr>
                <w:rFonts w:asciiTheme="minorHAnsi" w:hAnsiTheme="minorHAnsi" w:cstheme="minorHAnsi"/>
                <w:color w:val="4F81BD" w:themeColor="accent1"/>
                <w:sz w:val="16"/>
                <w:szCs w:val="16"/>
              </w:rPr>
              <w:t xml:space="preserve"> </w:t>
            </w:r>
            <w:r w:rsidR="000B6755" w:rsidRPr="008C729D">
              <w:rPr>
                <w:rFonts w:asciiTheme="minorHAnsi" w:hAnsiTheme="minorHAnsi" w:cstheme="minorHAnsi"/>
                <w:color w:val="FF0000"/>
                <w:sz w:val="16"/>
                <w:szCs w:val="16"/>
              </w:rPr>
              <w:t>accessType</w:t>
            </w:r>
            <w:r w:rsidR="000B6755" w:rsidRPr="00DC4F9A">
              <w:rPr>
                <w:rFonts w:asciiTheme="minorHAnsi" w:hAnsiTheme="minorHAnsi" w:cstheme="minorHAnsi"/>
                <w:color w:val="8064A2" w:themeColor="accent4"/>
                <w:sz w:val="16"/>
                <w:szCs w:val="16"/>
              </w:rPr>
              <w:t>="</w:t>
            </w:r>
            <w:proofErr w:type="spellStart"/>
            <w:r w:rsidR="000B6755" w:rsidRPr="00DC4F9A">
              <w:rPr>
                <w:rFonts w:asciiTheme="minorHAnsi" w:hAnsiTheme="minorHAnsi" w:cstheme="minorHAnsi"/>
                <w:color w:val="8064A2" w:themeColor="accent4"/>
                <w:sz w:val="16"/>
                <w:szCs w:val="16"/>
              </w:rPr>
              <w:t>rw</w:t>
            </w:r>
            <w:proofErr w:type="spellEnd"/>
            <w:r w:rsidR="000B6755" w:rsidRPr="00DC4F9A">
              <w:rPr>
                <w:rFonts w:asciiTheme="minorHAnsi" w:hAnsiTheme="minorHAnsi" w:cstheme="minorHAnsi"/>
                <w:color w:val="8064A2" w:themeColor="accent4"/>
                <w:sz w:val="16"/>
                <w:szCs w:val="16"/>
              </w:rPr>
              <w:t>"</w:t>
            </w:r>
            <w:r w:rsidR="000B6755" w:rsidRPr="00A8628D">
              <w:rPr>
                <w:rFonts w:asciiTheme="minorHAnsi" w:hAnsiTheme="minorHAnsi" w:cstheme="minorHAnsi"/>
                <w:color w:val="4F81BD" w:themeColor="accent1"/>
                <w:sz w:val="16"/>
                <w:szCs w:val="16"/>
              </w:rPr>
              <w:t xml:space="preserve"> </w:t>
            </w:r>
            <w:r w:rsidR="000B6755" w:rsidRPr="008C729D">
              <w:rPr>
                <w:rFonts w:asciiTheme="minorHAnsi" w:hAnsiTheme="minorHAnsi" w:cstheme="minorHAnsi"/>
                <w:color w:val="FF0000"/>
                <w:sz w:val="16"/>
                <w:szCs w:val="16"/>
              </w:rPr>
              <w:t>PDOmapping</w:t>
            </w:r>
            <w:r w:rsidR="000B6755" w:rsidRPr="00DC4F9A">
              <w:rPr>
                <w:rFonts w:asciiTheme="minorHAnsi" w:hAnsiTheme="minorHAnsi" w:cstheme="minorHAnsi"/>
                <w:color w:val="8064A2" w:themeColor="accent4"/>
                <w:sz w:val="16"/>
                <w:szCs w:val="16"/>
              </w:rPr>
              <w:t>="no"</w:t>
            </w:r>
            <w:r w:rsidR="000B6755" w:rsidRPr="00A8628D">
              <w:rPr>
                <w:rFonts w:asciiTheme="minorHAnsi" w:hAnsiTheme="minorHAnsi" w:cstheme="minorHAnsi"/>
                <w:color w:val="4F81BD" w:themeColor="accent1"/>
                <w:sz w:val="16"/>
                <w:szCs w:val="16"/>
              </w:rPr>
              <w:t xml:space="preserve"> </w:t>
            </w:r>
            <w:r w:rsidR="000B6755" w:rsidRPr="008C729D">
              <w:rPr>
                <w:rFonts w:asciiTheme="minorHAnsi" w:hAnsiTheme="minorHAnsi" w:cstheme="minorHAnsi"/>
                <w:color w:val="FF0000"/>
                <w:sz w:val="16"/>
                <w:szCs w:val="16"/>
              </w:rPr>
              <w:t>defaul</w:t>
            </w:r>
            <w:r w:rsidR="000B6755" w:rsidRPr="00A8628D">
              <w:rPr>
                <w:rFonts w:asciiTheme="minorHAnsi" w:hAnsiTheme="minorHAnsi" w:cstheme="minorHAnsi"/>
                <w:color w:val="FF0000"/>
                <w:sz w:val="16"/>
                <w:szCs w:val="16"/>
              </w:rPr>
              <w:t>tValue</w:t>
            </w:r>
            <w:r w:rsidR="000B6755" w:rsidRPr="00DC4F9A">
              <w:rPr>
                <w:rFonts w:asciiTheme="minorHAnsi" w:hAnsiTheme="minorHAnsi" w:cstheme="minorHAnsi"/>
                <w:color w:val="8064A2" w:themeColor="accent4"/>
                <w:sz w:val="16"/>
                <w:szCs w:val="16"/>
              </w:rPr>
              <w:t>="0x0000000000000000"/&gt;</w:t>
            </w:r>
          </w:p>
          <w:p w:rsidR="000016D1" w:rsidRPr="008C729D" w:rsidRDefault="000016D1" w:rsidP="000016D1">
            <w:pPr>
              <w:pStyle w:val="FlietextEinzug"/>
              <w:ind w:left="0"/>
              <w:jc w:val="both"/>
              <w:rPr>
                <w:rFonts w:asciiTheme="minorHAnsi" w:hAnsiTheme="minorHAnsi" w:cstheme="minorHAnsi"/>
                <w:sz w:val="16"/>
                <w:szCs w:val="16"/>
              </w:rPr>
            </w:pPr>
            <w:r w:rsidRPr="008C729D">
              <w:rPr>
                <w:rFonts w:asciiTheme="minorHAnsi" w:hAnsiTheme="minorHAnsi" w:cstheme="minorHAnsi"/>
                <w:sz w:val="16"/>
                <w:szCs w:val="16"/>
              </w:rPr>
              <w:t xml:space="preserve">      …</w:t>
            </w:r>
          </w:p>
          <w:p w:rsidR="000B6755" w:rsidRPr="00A8628D" w:rsidRDefault="000016D1" w:rsidP="000016D1">
            <w:pPr>
              <w:pStyle w:val="FlietextEinzug"/>
              <w:ind w:left="0"/>
              <w:jc w:val="both"/>
              <w:rPr>
                <w:rFonts w:asciiTheme="minorHAnsi" w:hAnsiTheme="minorHAnsi" w:cstheme="minorHAnsi"/>
                <w:color w:val="4F81BD" w:themeColor="accent1"/>
                <w:sz w:val="16"/>
                <w:szCs w:val="16"/>
              </w:rPr>
            </w:pPr>
            <w:r w:rsidRPr="008C729D">
              <w:rPr>
                <w:rFonts w:asciiTheme="minorHAnsi" w:hAnsiTheme="minorHAnsi" w:cstheme="minorHAnsi"/>
                <w:color w:val="4F81BD" w:themeColor="accent1"/>
                <w:sz w:val="16"/>
                <w:szCs w:val="16"/>
              </w:rPr>
              <w:t xml:space="preserve">      </w:t>
            </w:r>
            <w:r w:rsidR="000B6755" w:rsidRPr="008C729D">
              <w:rPr>
                <w:rFonts w:asciiTheme="minorHAnsi" w:hAnsiTheme="minorHAnsi" w:cstheme="minorHAnsi"/>
                <w:color w:val="4F81BD" w:themeColor="accent1"/>
                <w:sz w:val="16"/>
                <w:szCs w:val="16"/>
              </w:rPr>
              <w:t xml:space="preserve">&lt;SubObject </w:t>
            </w:r>
            <w:r w:rsidR="000B6755" w:rsidRPr="008C729D">
              <w:rPr>
                <w:rFonts w:asciiTheme="minorHAnsi" w:hAnsiTheme="minorHAnsi" w:cstheme="minorHAnsi"/>
                <w:color w:val="FF0000"/>
                <w:sz w:val="16"/>
                <w:szCs w:val="16"/>
              </w:rPr>
              <w:t>subIndex</w:t>
            </w:r>
            <w:r w:rsidR="000B6755" w:rsidRPr="00DC4F9A">
              <w:rPr>
                <w:rFonts w:asciiTheme="minorHAnsi" w:hAnsiTheme="minorHAnsi" w:cstheme="minorHAnsi"/>
                <w:color w:val="8064A2" w:themeColor="accent4"/>
                <w:sz w:val="16"/>
                <w:szCs w:val="16"/>
              </w:rPr>
              <w:t>="40"</w:t>
            </w:r>
            <w:r w:rsidR="000B6755" w:rsidRPr="00A8628D">
              <w:rPr>
                <w:rFonts w:asciiTheme="minorHAnsi" w:hAnsiTheme="minorHAnsi" w:cstheme="minorHAnsi"/>
                <w:color w:val="4F81BD" w:themeColor="accent1"/>
                <w:sz w:val="16"/>
                <w:szCs w:val="16"/>
              </w:rPr>
              <w:t xml:space="preserve"> </w:t>
            </w:r>
            <w:r w:rsidR="000B6755" w:rsidRPr="008C729D">
              <w:rPr>
                <w:rFonts w:asciiTheme="minorHAnsi" w:hAnsiTheme="minorHAnsi" w:cstheme="minorHAnsi"/>
                <w:color w:val="FF0000"/>
                <w:sz w:val="16"/>
                <w:szCs w:val="16"/>
              </w:rPr>
              <w:t>name</w:t>
            </w:r>
            <w:r w:rsidR="000B6755" w:rsidRPr="00DC4F9A">
              <w:rPr>
                <w:rFonts w:asciiTheme="minorHAnsi" w:hAnsiTheme="minorHAnsi" w:cstheme="minorHAnsi"/>
                <w:color w:val="8064A2" w:themeColor="accent4"/>
                <w:sz w:val="16"/>
                <w:szCs w:val="16"/>
              </w:rPr>
              <w:t>="FrameData</w:t>
            </w:r>
            <w:r w:rsidR="00BE3599" w:rsidRPr="00A8628D">
              <w:rPr>
                <w:rFonts w:asciiTheme="minorHAnsi" w:hAnsiTheme="minorHAnsi" w:cstheme="minorHAnsi"/>
                <w:color w:val="8064A2" w:themeColor="accent4"/>
                <w:sz w:val="16"/>
                <w:szCs w:val="16"/>
              </w:rPr>
              <w:t>_U64</w:t>
            </w:r>
            <w:r w:rsidR="000B6755" w:rsidRPr="00DC4F9A">
              <w:rPr>
                <w:rFonts w:asciiTheme="minorHAnsi" w:hAnsiTheme="minorHAnsi" w:cstheme="minorHAnsi"/>
                <w:color w:val="8064A2" w:themeColor="accent4"/>
                <w:sz w:val="16"/>
                <w:szCs w:val="16"/>
              </w:rPr>
              <w:t>"</w:t>
            </w:r>
            <w:r w:rsidR="000B6755" w:rsidRPr="00A8628D">
              <w:rPr>
                <w:rFonts w:asciiTheme="minorHAnsi" w:hAnsiTheme="minorHAnsi" w:cstheme="minorHAnsi"/>
                <w:color w:val="4F81BD" w:themeColor="accent1"/>
                <w:sz w:val="16"/>
                <w:szCs w:val="16"/>
              </w:rPr>
              <w:t xml:space="preserve"> </w:t>
            </w:r>
            <w:r w:rsidR="000B6755" w:rsidRPr="008C729D">
              <w:rPr>
                <w:rFonts w:asciiTheme="minorHAnsi" w:hAnsiTheme="minorHAnsi" w:cstheme="minorHAnsi"/>
                <w:color w:val="FF0000"/>
                <w:sz w:val="16"/>
                <w:szCs w:val="16"/>
              </w:rPr>
              <w:t>objectType</w:t>
            </w:r>
            <w:r w:rsidR="000B6755" w:rsidRPr="00DC4F9A">
              <w:rPr>
                <w:rFonts w:asciiTheme="minorHAnsi" w:hAnsiTheme="minorHAnsi" w:cstheme="minorHAnsi"/>
                <w:color w:val="8064A2" w:themeColor="accent4"/>
                <w:sz w:val="16"/>
                <w:szCs w:val="16"/>
              </w:rPr>
              <w:t>="7"</w:t>
            </w:r>
            <w:r w:rsidR="000B6755" w:rsidRPr="00A8628D">
              <w:rPr>
                <w:rFonts w:asciiTheme="minorHAnsi" w:hAnsiTheme="minorHAnsi" w:cstheme="minorHAnsi"/>
                <w:color w:val="4F81BD" w:themeColor="accent1"/>
                <w:sz w:val="16"/>
                <w:szCs w:val="16"/>
              </w:rPr>
              <w:t xml:space="preserve"> </w:t>
            </w:r>
            <w:r w:rsidR="000B6755" w:rsidRPr="008C729D">
              <w:rPr>
                <w:rFonts w:asciiTheme="minorHAnsi" w:hAnsiTheme="minorHAnsi" w:cstheme="minorHAnsi"/>
                <w:color w:val="FF0000"/>
                <w:sz w:val="16"/>
                <w:szCs w:val="16"/>
              </w:rPr>
              <w:t>dataType</w:t>
            </w:r>
            <w:r w:rsidR="000B6755" w:rsidRPr="00DC4F9A">
              <w:rPr>
                <w:rFonts w:asciiTheme="minorHAnsi" w:hAnsiTheme="minorHAnsi" w:cstheme="minorHAnsi"/>
                <w:color w:val="8064A2" w:themeColor="accent4"/>
                <w:sz w:val="16"/>
                <w:szCs w:val="16"/>
              </w:rPr>
              <w:t>="001B"</w:t>
            </w:r>
            <w:r w:rsidR="000B6755" w:rsidRPr="00A8628D">
              <w:rPr>
                <w:rFonts w:asciiTheme="minorHAnsi" w:hAnsiTheme="minorHAnsi" w:cstheme="minorHAnsi"/>
                <w:color w:val="4F81BD" w:themeColor="accent1"/>
                <w:sz w:val="16"/>
                <w:szCs w:val="16"/>
              </w:rPr>
              <w:t xml:space="preserve"> </w:t>
            </w:r>
            <w:r w:rsidR="000B6755" w:rsidRPr="008C729D">
              <w:rPr>
                <w:rFonts w:asciiTheme="minorHAnsi" w:hAnsiTheme="minorHAnsi" w:cstheme="minorHAnsi"/>
                <w:color w:val="FF0000"/>
                <w:sz w:val="16"/>
                <w:szCs w:val="16"/>
              </w:rPr>
              <w:t>accessType</w:t>
            </w:r>
            <w:r w:rsidR="000B6755" w:rsidRPr="00DC4F9A">
              <w:rPr>
                <w:rFonts w:asciiTheme="minorHAnsi" w:hAnsiTheme="minorHAnsi" w:cstheme="minorHAnsi"/>
                <w:color w:val="8064A2" w:themeColor="accent4"/>
                <w:sz w:val="16"/>
                <w:szCs w:val="16"/>
              </w:rPr>
              <w:t>="</w:t>
            </w:r>
            <w:proofErr w:type="spellStart"/>
            <w:r w:rsidR="000B6755" w:rsidRPr="00DC4F9A">
              <w:rPr>
                <w:rFonts w:asciiTheme="minorHAnsi" w:hAnsiTheme="minorHAnsi" w:cstheme="minorHAnsi"/>
                <w:color w:val="8064A2" w:themeColor="accent4"/>
                <w:sz w:val="16"/>
                <w:szCs w:val="16"/>
              </w:rPr>
              <w:t>rw</w:t>
            </w:r>
            <w:proofErr w:type="spellEnd"/>
            <w:r w:rsidR="000B6755" w:rsidRPr="00DC4F9A">
              <w:rPr>
                <w:rFonts w:asciiTheme="minorHAnsi" w:hAnsiTheme="minorHAnsi" w:cstheme="minorHAnsi"/>
                <w:color w:val="8064A2" w:themeColor="accent4"/>
                <w:sz w:val="16"/>
                <w:szCs w:val="16"/>
              </w:rPr>
              <w:t>"</w:t>
            </w:r>
            <w:r w:rsidR="000B6755" w:rsidRPr="00A8628D">
              <w:rPr>
                <w:rFonts w:asciiTheme="minorHAnsi" w:hAnsiTheme="minorHAnsi" w:cstheme="minorHAnsi"/>
                <w:color w:val="4F81BD" w:themeColor="accent1"/>
                <w:sz w:val="16"/>
                <w:szCs w:val="16"/>
              </w:rPr>
              <w:t xml:space="preserve"> </w:t>
            </w:r>
            <w:r w:rsidR="000B6755" w:rsidRPr="008C729D">
              <w:rPr>
                <w:rFonts w:asciiTheme="minorHAnsi" w:hAnsiTheme="minorHAnsi" w:cstheme="minorHAnsi"/>
                <w:color w:val="FF0000"/>
                <w:sz w:val="16"/>
                <w:szCs w:val="16"/>
              </w:rPr>
              <w:t>PDOmapping</w:t>
            </w:r>
            <w:r w:rsidR="000B6755" w:rsidRPr="00DC4F9A">
              <w:rPr>
                <w:rFonts w:asciiTheme="minorHAnsi" w:hAnsiTheme="minorHAnsi" w:cstheme="minorHAnsi"/>
                <w:color w:val="8064A2" w:themeColor="accent4"/>
                <w:sz w:val="16"/>
                <w:szCs w:val="16"/>
              </w:rPr>
              <w:t>="no"</w:t>
            </w:r>
            <w:r w:rsidR="000B6755" w:rsidRPr="00A8628D">
              <w:rPr>
                <w:rFonts w:asciiTheme="minorHAnsi" w:hAnsiTheme="minorHAnsi" w:cstheme="minorHAnsi"/>
                <w:color w:val="4F81BD" w:themeColor="accent1"/>
                <w:sz w:val="16"/>
                <w:szCs w:val="16"/>
              </w:rPr>
              <w:t xml:space="preserve"> </w:t>
            </w:r>
            <w:r w:rsidR="000B6755" w:rsidRPr="008C729D">
              <w:rPr>
                <w:rFonts w:asciiTheme="minorHAnsi" w:hAnsiTheme="minorHAnsi" w:cstheme="minorHAnsi"/>
                <w:color w:val="FF0000"/>
                <w:sz w:val="16"/>
                <w:szCs w:val="16"/>
              </w:rPr>
              <w:t>defaul</w:t>
            </w:r>
            <w:r w:rsidR="000B6755" w:rsidRPr="00A8628D">
              <w:rPr>
                <w:rFonts w:asciiTheme="minorHAnsi" w:hAnsiTheme="minorHAnsi" w:cstheme="minorHAnsi"/>
                <w:color w:val="FF0000"/>
                <w:sz w:val="16"/>
                <w:szCs w:val="16"/>
              </w:rPr>
              <w:t>tValue</w:t>
            </w:r>
            <w:r w:rsidR="000B6755" w:rsidRPr="00DC4F9A">
              <w:rPr>
                <w:rFonts w:asciiTheme="minorHAnsi" w:hAnsiTheme="minorHAnsi" w:cstheme="minorHAnsi"/>
                <w:color w:val="8064A2" w:themeColor="accent4"/>
                <w:sz w:val="16"/>
                <w:szCs w:val="16"/>
              </w:rPr>
              <w:t>="0x0000000000000000"/&gt;</w:t>
            </w:r>
          </w:p>
          <w:p w:rsidR="000B6755" w:rsidRPr="008C729D" w:rsidRDefault="000B6755" w:rsidP="000016D1">
            <w:pPr>
              <w:pStyle w:val="FlietextEinzug"/>
              <w:ind w:left="0"/>
              <w:jc w:val="both"/>
              <w:rPr>
                <w:rFonts w:asciiTheme="minorHAnsi" w:hAnsiTheme="minorHAnsi" w:cstheme="minorHAnsi"/>
                <w:color w:val="4F81BD" w:themeColor="accent1"/>
                <w:sz w:val="16"/>
                <w:szCs w:val="16"/>
              </w:rPr>
            </w:pPr>
            <w:r w:rsidRPr="008C729D">
              <w:rPr>
                <w:rFonts w:asciiTheme="minorHAnsi" w:hAnsiTheme="minorHAnsi" w:cstheme="minorHAnsi"/>
                <w:color w:val="4F81BD" w:themeColor="accent1"/>
                <w:sz w:val="16"/>
                <w:szCs w:val="16"/>
              </w:rPr>
              <w:t xml:space="preserve">&lt;/Object&gt;   </w:t>
            </w:r>
          </w:p>
          <w:p w:rsidR="000B6755" w:rsidRPr="008C729D" w:rsidRDefault="000B6755" w:rsidP="000B6755">
            <w:pPr>
              <w:pStyle w:val="FlietextEinzug"/>
              <w:jc w:val="both"/>
              <w:rPr>
                <w:rFonts w:asciiTheme="minorHAnsi" w:hAnsiTheme="minorHAnsi" w:cstheme="minorHAnsi"/>
                <w:color w:val="4F81BD" w:themeColor="accent1"/>
                <w:sz w:val="16"/>
                <w:szCs w:val="16"/>
              </w:rPr>
            </w:pPr>
            <w:r w:rsidRPr="008C729D">
              <w:rPr>
                <w:rFonts w:asciiTheme="minorHAnsi" w:hAnsiTheme="minorHAnsi" w:cstheme="minorHAnsi"/>
                <w:color w:val="4F81BD" w:themeColor="accent1"/>
                <w:sz w:val="16"/>
                <w:szCs w:val="16"/>
              </w:rPr>
              <w:tab/>
            </w:r>
          </w:p>
          <w:p w:rsidR="000B6755" w:rsidRPr="008C729D" w:rsidRDefault="000B6755" w:rsidP="000016D1">
            <w:pPr>
              <w:pStyle w:val="FlietextEinzug"/>
              <w:ind w:left="0"/>
              <w:jc w:val="both"/>
              <w:rPr>
                <w:rFonts w:asciiTheme="minorHAnsi" w:hAnsiTheme="minorHAnsi" w:cstheme="minorHAnsi"/>
                <w:color w:val="76923C" w:themeColor="accent3" w:themeShade="BF"/>
                <w:sz w:val="16"/>
                <w:szCs w:val="16"/>
              </w:rPr>
            </w:pPr>
            <w:r w:rsidRPr="008C729D">
              <w:rPr>
                <w:rFonts w:asciiTheme="minorHAnsi" w:hAnsiTheme="minorHAnsi" w:cstheme="minorHAnsi"/>
                <w:color w:val="76923C" w:themeColor="accent3" w:themeShade="BF"/>
                <w:sz w:val="16"/>
                <w:szCs w:val="16"/>
              </w:rPr>
              <w:t xml:space="preserve">&lt;!-- FrameManipulator </w:t>
            </w:r>
            <w:r w:rsidR="00803647" w:rsidRPr="008C729D">
              <w:rPr>
                <w:rFonts w:asciiTheme="minorHAnsi" w:hAnsiTheme="minorHAnsi" w:cstheme="minorHAnsi"/>
                <w:color w:val="76923C" w:themeColor="accent3" w:themeShade="BF"/>
                <w:sz w:val="16"/>
                <w:szCs w:val="16"/>
              </w:rPr>
              <w:t xml:space="preserve">Object </w:t>
            </w:r>
            <w:r w:rsidRPr="008C729D">
              <w:rPr>
                <w:rFonts w:asciiTheme="minorHAnsi" w:hAnsiTheme="minorHAnsi" w:cstheme="minorHAnsi"/>
                <w:color w:val="76923C" w:themeColor="accent3" w:themeShade="BF"/>
                <w:sz w:val="16"/>
                <w:szCs w:val="16"/>
              </w:rPr>
              <w:t>--&gt;</w:t>
            </w:r>
          </w:p>
          <w:p w:rsidR="000B6755" w:rsidRPr="00DC4F9A" w:rsidRDefault="000B6755" w:rsidP="000016D1">
            <w:pPr>
              <w:pStyle w:val="FlietextEinzug"/>
              <w:ind w:left="0"/>
              <w:jc w:val="both"/>
              <w:rPr>
                <w:rFonts w:asciiTheme="minorHAnsi" w:hAnsiTheme="minorHAnsi" w:cstheme="minorHAnsi"/>
                <w:color w:val="8064A2" w:themeColor="accent4"/>
                <w:sz w:val="16"/>
                <w:szCs w:val="16"/>
              </w:rPr>
            </w:pPr>
            <w:r w:rsidRPr="008C729D">
              <w:rPr>
                <w:rFonts w:asciiTheme="minorHAnsi" w:hAnsiTheme="minorHAnsi" w:cstheme="minorHAnsi"/>
                <w:color w:val="4F81BD" w:themeColor="accent1"/>
                <w:sz w:val="16"/>
                <w:szCs w:val="16"/>
              </w:rPr>
              <w:t xml:space="preserve">&lt;Object </w:t>
            </w:r>
            <w:r w:rsidRPr="008C729D">
              <w:rPr>
                <w:rFonts w:asciiTheme="minorHAnsi" w:hAnsiTheme="minorHAnsi" w:cstheme="minorHAnsi"/>
                <w:color w:val="FF0000"/>
                <w:sz w:val="16"/>
                <w:szCs w:val="16"/>
              </w:rPr>
              <w:t>index</w:t>
            </w:r>
            <w:r w:rsidRPr="00DC4F9A">
              <w:rPr>
                <w:rFonts w:asciiTheme="minorHAnsi" w:hAnsiTheme="minorHAnsi" w:cstheme="minorHAnsi"/>
                <w:color w:val="8064A2" w:themeColor="accent4"/>
                <w:sz w:val="16"/>
                <w:szCs w:val="16"/>
              </w:rPr>
              <w:t>="3004"</w:t>
            </w:r>
            <w:r w:rsidRPr="00A8628D">
              <w:rPr>
                <w:rFonts w:asciiTheme="minorHAnsi" w:hAnsiTheme="minorHAnsi" w:cstheme="minorHAnsi"/>
                <w:color w:val="4F81BD" w:themeColor="accent1"/>
                <w:sz w:val="16"/>
                <w:szCs w:val="16"/>
              </w:rPr>
              <w:t xml:space="preserve"> </w:t>
            </w:r>
            <w:r w:rsidRPr="008C729D">
              <w:rPr>
                <w:rFonts w:asciiTheme="minorHAnsi" w:hAnsiTheme="minorHAnsi" w:cstheme="minorHAnsi"/>
                <w:color w:val="FF0000"/>
                <w:sz w:val="16"/>
                <w:szCs w:val="16"/>
              </w:rPr>
              <w:t>name</w:t>
            </w:r>
            <w:r w:rsidRPr="00DC4F9A">
              <w:rPr>
                <w:rFonts w:asciiTheme="minorHAnsi" w:hAnsiTheme="minorHAnsi" w:cstheme="minorHAnsi"/>
                <w:color w:val="8064A2" w:themeColor="accent4"/>
                <w:sz w:val="16"/>
                <w:szCs w:val="16"/>
              </w:rPr>
              <w:t>="</w:t>
            </w:r>
            <w:r w:rsidR="00E34C56" w:rsidRPr="00E34C56">
              <w:rPr>
                <w:rFonts w:asciiTheme="minorHAnsi" w:hAnsiTheme="minorHAnsi" w:cstheme="minorHAnsi"/>
                <w:color w:val="8064A2" w:themeColor="accent4"/>
                <w:sz w:val="16"/>
                <w:szCs w:val="16"/>
              </w:rPr>
              <w:t>FM_TaskConfig_FrameMask_AU64</w:t>
            </w:r>
            <w:r w:rsidRPr="00DC4F9A">
              <w:rPr>
                <w:rFonts w:asciiTheme="minorHAnsi" w:hAnsiTheme="minorHAnsi" w:cstheme="minorHAnsi"/>
                <w:color w:val="8064A2" w:themeColor="accent4"/>
                <w:sz w:val="16"/>
                <w:szCs w:val="16"/>
              </w:rPr>
              <w:t>"</w:t>
            </w:r>
            <w:r w:rsidRPr="00A8628D">
              <w:rPr>
                <w:rFonts w:asciiTheme="minorHAnsi" w:hAnsiTheme="minorHAnsi" w:cstheme="minorHAnsi"/>
                <w:color w:val="4F81BD" w:themeColor="accent1"/>
                <w:sz w:val="16"/>
                <w:szCs w:val="16"/>
              </w:rPr>
              <w:t xml:space="preserve"> </w:t>
            </w:r>
            <w:r w:rsidRPr="008C729D">
              <w:rPr>
                <w:rFonts w:asciiTheme="minorHAnsi" w:hAnsiTheme="minorHAnsi" w:cstheme="minorHAnsi"/>
                <w:color w:val="FF0000"/>
                <w:sz w:val="16"/>
                <w:szCs w:val="16"/>
              </w:rPr>
              <w:t>objectType</w:t>
            </w:r>
            <w:r w:rsidRPr="00DC4F9A">
              <w:rPr>
                <w:rFonts w:asciiTheme="minorHAnsi" w:hAnsiTheme="minorHAnsi" w:cstheme="minorHAnsi"/>
                <w:color w:val="8064A2" w:themeColor="accent4"/>
                <w:sz w:val="16"/>
                <w:szCs w:val="16"/>
              </w:rPr>
              <w:t>="8"&gt;</w:t>
            </w:r>
          </w:p>
          <w:p w:rsidR="000B6755" w:rsidRPr="00DC4F9A" w:rsidRDefault="000016D1" w:rsidP="000016D1">
            <w:pPr>
              <w:pStyle w:val="FlietextEinzug"/>
              <w:ind w:left="0"/>
              <w:jc w:val="both"/>
              <w:rPr>
                <w:rFonts w:asciiTheme="minorHAnsi" w:hAnsiTheme="minorHAnsi" w:cstheme="minorHAnsi"/>
                <w:color w:val="8064A2" w:themeColor="accent4"/>
                <w:sz w:val="16"/>
                <w:szCs w:val="16"/>
              </w:rPr>
            </w:pPr>
            <w:r w:rsidRPr="00A8628D">
              <w:rPr>
                <w:rFonts w:asciiTheme="minorHAnsi" w:hAnsiTheme="minorHAnsi" w:cstheme="minorHAnsi"/>
                <w:color w:val="4F81BD" w:themeColor="accent1"/>
                <w:sz w:val="16"/>
                <w:szCs w:val="16"/>
              </w:rPr>
              <w:t xml:space="preserve"> </w:t>
            </w:r>
            <w:r w:rsidR="00674291" w:rsidRPr="008C729D">
              <w:rPr>
                <w:rFonts w:asciiTheme="minorHAnsi" w:hAnsiTheme="minorHAnsi" w:cstheme="minorHAnsi"/>
                <w:color w:val="4F81BD" w:themeColor="accent1"/>
                <w:sz w:val="16"/>
                <w:szCs w:val="16"/>
              </w:rPr>
              <w:t xml:space="preserve">    </w:t>
            </w:r>
            <w:r w:rsidR="000B6755" w:rsidRPr="008C729D">
              <w:rPr>
                <w:rFonts w:asciiTheme="minorHAnsi" w:hAnsiTheme="minorHAnsi" w:cstheme="minorHAnsi"/>
                <w:color w:val="4F81BD" w:themeColor="accent1"/>
                <w:sz w:val="16"/>
                <w:szCs w:val="16"/>
              </w:rPr>
              <w:t xml:space="preserve">&lt;SubObject </w:t>
            </w:r>
            <w:r w:rsidR="000B6755" w:rsidRPr="008C729D">
              <w:rPr>
                <w:rFonts w:asciiTheme="minorHAnsi" w:hAnsiTheme="minorHAnsi" w:cstheme="minorHAnsi"/>
                <w:color w:val="FF0000"/>
                <w:sz w:val="16"/>
                <w:szCs w:val="16"/>
              </w:rPr>
              <w:t>subIndex</w:t>
            </w:r>
            <w:r w:rsidR="000B6755" w:rsidRPr="00DC4F9A">
              <w:rPr>
                <w:rFonts w:asciiTheme="minorHAnsi" w:hAnsiTheme="minorHAnsi" w:cstheme="minorHAnsi"/>
                <w:color w:val="8064A2" w:themeColor="accent4"/>
                <w:sz w:val="16"/>
                <w:szCs w:val="16"/>
              </w:rPr>
              <w:t>="00"</w:t>
            </w:r>
            <w:r w:rsidR="000B6755" w:rsidRPr="00A8628D">
              <w:rPr>
                <w:rFonts w:asciiTheme="minorHAnsi" w:hAnsiTheme="minorHAnsi" w:cstheme="minorHAnsi"/>
                <w:color w:val="4F81BD" w:themeColor="accent1"/>
                <w:sz w:val="16"/>
                <w:szCs w:val="16"/>
              </w:rPr>
              <w:t xml:space="preserve"> </w:t>
            </w:r>
            <w:r w:rsidR="000B6755" w:rsidRPr="008C729D">
              <w:rPr>
                <w:rFonts w:asciiTheme="minorHAnsi" w:hAnsiTheme="minorHAnsi" w:cstheme="minorHAnsi"/>
                <w:color w:val="FF0000"/>
                <w:sz w:val="16"/>
                <w:szCs w:val="16"/>
              </w:rPr>
              <w:t>name</w:t>
            </w:r>
            <w:r w:rsidR="000B6755" w:rsidRPr="00DC4F9A">
              <w:rPr>
                <w:rFonts w:asciiTheme="minorHAnsi" w:hAnsiTheme="minorHAnsi" w:cstheme="minorHAnsi"/>
                <w:color w:val="8064A2" w:themeColor="accent4"/>
                <w:sz w:val="16"/>
                <w:szCs w:val="16"/>
              </w:rPr>
              <w:t>="Number</w:t>
            </w:r>
            <w:r w:rsidR="00E34C56">
              <w:rPr>
                <w:rFonts w:asciiTheme="minorHAnsi" w:hAnsiTheme="minorHAnsi" w:cstheme="minorHAnsi"/>
                <w:color w:val="8064A2" w:themeColor="accent4"/>
                <w:sz w:val="16"/>
                <w:szCs w:val="16"/>
              </w:rPr>
              <w:t>_</w:t>
            </w:r>
            <w:r w:rsidR="000B6755" w:rsidRPr="00DC4F9A">
              <w:rPr>
                <w:rFonts w:asciiTheme="minorHAnsi" w:hAnsiTheme="minorHAnsi" w:cstheme="minorHAnsi"/>
                <w:color w:val="8064A2" w:themeColor="accent4"/>
                <w:sz w:val="16"/>
                <w:szCs w:val="16"/>
              </w:rPr>
              <w:t>FrameMask</w:t>
            </w:r>
            <w:r w:rsidR="00BE3599" w:rsidRPr="00A8628D">
              <w:rPr>
                <w:rFonts w:asciiTheme="minorHAnsi" w:hAnsiTheme="minorHAnsi" w:cstheme="minorHAnsi"/>
                <w:color w:val="8064A2" w:themeColor="accent4"/>
                <w:sz w:val="16"/>
                <w:szCs w:val="16"/>
              </w:rPr>
              <w:t>_U8</w:t>
            </w:r>
            <w:r w:rsidR="000B6755" w:rsidRPr="00DC4F9A">
              <w:rPr>
                <w:rFonts w:asciiTheme="minorHAnsi" w:hAnsiTheme="minorHAnsi" w:cstheme="minorHAnsi"/>
                <w:color w:val="8064A2" w:themeColor="accent4"/>
                <w:sz w:val="16"/>
                <w:szCs w:val="16"/>
              </w:rPr>
              <w:t>"</w:t>
            </w:r>
            <w:r w:rsidR="000B6755" w:rsidRPr="00A8628D">
              <w:rPr>
                <w:rFonts w:asciiTheme="minorHAnsi" w:hAnsiTheme="minorHAnsi" w:cstheme="minorHAnsi"/>
                <w:color w:val="4F81BD" w:themeColor="accent1"/>
                <w:sz w:val="16"/>
                <w:szCs w:val="16"/>
              </w:rPr>
              <w:t xml:space="preserve"> </w:t>
            </w:r>
            <w:r w:rsidR="000B6755" w:rsidRPr="008C729D">
              <w:rPr>
                <w:rFonts w:asciiTheme="minorHAnsi" w:hAnsiTheme="minorHAnsi" w:cstheme="minorHAnsi"/>
                <w:color w:val="FF0000"/>
                <w:sz w:val="16"/>
                <w:szCs w:val="16"/>
              </w:rPr>
              <w:t>objectType</w:t>
            </w:r>
            <w:r w:rsidR="000B6755" w:rsidRPr="00DC4F9A">
              <w:rPr>
                <w:rFonts w:asciiTheme="minorHAnsi" w:hAnsiTheme="minorHAnsi" w:cstheme="minorHAnsi"/>
                <w:color w:val="8064A2" w:themeColor="accent4"/>
                <w:sz w:val="16"/>
                <w:szCs w:val="16"/>
              </w:rPr>
              <w:t>="7"</w:t>
            </w:r>
            <w:r w:rsidR="000B6755" w:rsidRPr="00A8628D">
              <w:rPr>
                <w:rFonts w:asciiTheme="minorHAnsi" w:hAnsiTheme="minorHAnsi" w:cstheme="minorHAnsi"/>
                <w:color w:val="4F81BD" w:themeColor="accent1"/>
                <w:sz w:val="16"/>
                <w:szCs w:val="16"/>
              </w:rPr>
              <w:t xml:space="preserve"> </w:t>
            </w:r>
            <w:r w:rsidR="000B6755" w:rsidRPr="008C729D">
              <w:rPr>
                <w:rFonts w:asciiTheme="minorHAnsi" w:hAnsiTheme="minorHAnsi" w:cstheme="minorHAnsi"/>
                <w:color w:val="FF0000"/>
                <w:sz w:val="16"/>
                <w:szCs w:val="16"/>
              </w:rPr>
              <w:t>dataType</w:t>
            </w:r>
            <w:r w:rsidR="000B6755" w:rsidRPr="00DC4F9A">
              <w:rPr>
                <w:rFonts w:asciiTheme="minorHAnsi" w:hAnsiTheme="minorHAnsi" w:cstheme="minorHAnsi"/>
                <w:color w:val="8064A2" w:themeColor="accent4"/>
                <w:sz w:val="16"/>
                <w:szCs w:val="16"/>
              </w:rPr>
              <w:t>="0005"</w:t>
            </w:r>
            <w:r w:rsidR="000B6755" w:rsidRPr="00A8628D">
              <w:rPr>
                <w:rFonts w:asciiTheme="minorHAnsi" w:hAnsiTheme="minorHAnsi" w:cstheme="minorHAnsi"/>
                <w:color w:val="4F81BD" w:themeColor="accent1"/>
                <w:sz w:val="16"/>
                <w:szCs w:val="16"/>
              </w:rPr>
              <w:t xml:space="preserve"> </w:t>
            </w:r>
            <w:r w:rsidR="000B6755" w:rsidRPr="008C729D">
              <w:rPr>
                <w:rFonts w:asciiTheme="minorHAnsi" w:hAnsiTheme="minorHAnsi" w:cstheme="minorHAnsi"/>
                <w:color w:val="FF0000"/>
                <w:sz w:val="16"/>
                <w:szCs w:val="16"/>
              </w:rPr>
              <w:t>accessType</w:t>
            </w:r>
            <w:r w:rsidR="000B6755" w:rsidRPr="00DC4F9A">
              <w:rPr>
                <w:rFonts w:asciiTheme="minorHAnsi" w:hAnsiTheme="minorHAnsi" w:cstheme="minorHAnsi"/>
                <w:color w:val="8064A2" w:themeColor="accent4"/>
                <w:sz w:val="16"/>
                <w:szCs w:val="16"/>
              </w:rPr>
              <w:t>="</w:t>
            </w:r>
            <w:proofErr w:type="spellStart"/>
            <w:r w:rsidR="000B6755" w:rsidRPr="00DC4F9A">
              <w:rPr>
                <w:rFonts w:asciiTheme="minorHAnsi" w:hAnsiTheme="minorHAnsi" w:cstheme="minorHAnsi"/>
                <w:color w:val="8064A2" w:themeColor="accent4"/>
                <w:sz w:val="16"/>
                <w:szCs w:val="16"/>
              </w:rPr>
              <w:t>const</w:t>
            </w:r>
            <w:proofErr w:type="spellEnd"/>
            <w:r w:rsidR="000B6755" w:rsidRPr="00DC4F9A">
              <w:rPr>
                <w:rFonts w:asciiTheme="minorHAnsi" w:hAnsiTheme="minorHAnsi" w:cstheme="minorHAnsi"/>
                <w:color w:val="8064A2" w:themeColor="accent4"/>
                <w:sz w:val="16"/>
                <w:szCs w:val="16"/>
              </w:rPr>
              <w:t>"</w:t>
            </w:r>
            <w:r w:rsidR="000B6755" w:rsidRPr="00A8628D">
              <w:rPr>
                <w:rFonts w:asciiTheme="minorHAnsi" w:hAnsiTheme="minorHAnsi" w:cstheme="minorHAnsi"/>
                <w:color w:val="4F81BD" w:themeColor="accent1"/>
                <w:sz w:val="16"/>
                <w:szCs w:val="16"/>
              </w:rPr>
              <w:t xml:space="preserve"> </w:t>
            </w:r>
            <w:r w:rsidR="000B6755" w:rsidRPr="008C729D">
              <w:rPr>
                <w:rFonts w:asciiTheme="minorHAnsi" w:hAnsiTheme="minorHAnsi" w:cstheme="minorHAnsi"/>
                <w:color w:val="FF0000"/>
                <w:sz w:val="16"/>
                <w:szCs w:val="16"/>
              </w:rPr>
              <w:t>defaultValue</w:t>
            </w:r>
            <w:r w:rsidR="000B6755" w:rsidRPr="00DC4F9A">
              <w:rPr>
                <w:rFonts w:asciiTheme="minorHAnsi" w:hAnsiTheme="minorHAnsi" w:cstheme="minorHAnsi"/>
                <w:color w:val="8064A2" w:themeColor="accent4"/>
                <w:sz w:val="16"/>
                <w:szCs w:val="16"/>
              </w:rPr>
              <w:t>="64"</w:t>
            </w:r>
            <w:r w:rsidR="000B6755" w:rsidRPr="00A8628D">
              <w:rPr>
                <w:rFonts w:asciiTheme="minorHAnsi" w:hAnsiTheme="minorHAnsi" w:cstheme="minorHAnsi"/>
                <w:color w:val="4F81BD" w:themeColor="accent1"/>
                <w:sz w:val="16"/>
                <w:szCs w:val="16"/>
              </w:rPr>
              <w:t xml:space="preserve"> </w:t>
            </w:r>
            <w:r w:rsidR="000B6755" w:rsidRPr="008C729D">
              <w:rPr>
                <w:rFonts w:asciiTheme="minorHAnsi" w:hAnsiTheme="minorHAnsi" w:cstheme="minorHAnsi"/>
                <w:color w:val="FF0000"/>
                <w:sz w:val="16"/>
                <w:szCs w:val="16"/>
              </w:rPr>
              <w:t>PDOmapping</w:t>
            </w:r>
            <w:r w:rsidR="000B6755" w:rsidRPr="00DC4F9A">
              <w:rPr>
                <w:rFonts w:asciiTheme="minorHAnsi" w:hAnsiTheme="minorHAnsi" w:cstheme="minorHAnsi"/>
                <w:color w:val="8064A2" w:themeColor="accent4"/>
                <w:sz w:val="16"/>
                <w:szCs w:val="16"/>
              </w:rPr>
              <w:t>="no"/&gt;</w:t>
            </w:r>
          </w:p>
          <w:p w:rsidR="000B6755" w:rsidRPr="00A8628D" w:rsidRDefault="000016D1" w:rsidP="000016D1">
            <w:pPr>
              <w:pStyle w:val="FlietextEinzug"/>
              <w:ind w:left="0"/>
              <w:jc w:val="both"/>
              <w:rPr>
                <w:rFonts w:asciiTheme="minorHAnsi" w:hAnsiTheme="minorHAnsi" w:cstheme="minorHAnsi"/>
                <w:color w:val="4F81BD" w:themeColor="accent1"/>
                <w:sz w:val="16"/>
                <w:szCs w:val="16"/>
              </w:rPr>
            </w:pPr>
            <w:r w:rsidRPr="00A8628D">
              <w:rPr>
                <w:rFonts w:asciiTheme="minorHAnsi" w:hAnsiTheme="minorHAnsi" w:cstheme="minorHAnsi"/>
                <w:color w:val="4F81BD" w:themeColor="accent1"/>
                <w:sz w:val="16"/>
                <w:szCs w:val="16"/>
              </w:rPr>
              <w:t xml:space="preserve"> </w:t>
            </w:r>
            <w:r w:rsidR="00674291" w:rsidRPr="008C729D">
              <w:rPr>
                <w:rFonts w:asciiTheme="minorHAnsi" w:hAnsiTheme="minorHAnsi" w:cstheme="minorHAnsi"/>
                <w:color w:val="4F81BD" w:themeColor="accent1"/>
                <w:sz w:val="16"/>
                <w:szCs w:val="16"/>
              </w:rPr>
              <w:t xml:space="preserve">   </w:t>
            </w:r>
            <w:r w:rsidRPr="008C729D">
              <w:rPr>
                <w:rFonts w:asciiTheme="minorHAnsi" w:hAnsiTheme="minorHAnsi" w:cstheme="minorHAnsi"/>
                <w:color w:val="4F81BD" w:themeColor="accent1"/>
                <w:sz w:val="16"/>
                <w:szCs w:val="16"/>
              </w:rPr>
              <w:t xml:space="preserve"> </w:t>
            </w:r>
            <w:r w:rsidR="000B6755" w:rsidRPr="008C729D">
              <w:rPr>
                <w:rFonts w:asciiTheme="minorHAnsi" w:hAnsiTheme="minorHAnsi" w:cstheme="minorHAnsi"/>
                <w:color w:val="4F81BD" w:themeColor="accent1"/>
                <w:sz w:val="16"/>
                <w:szCs w:val="16"/>
              </w:rPr>
              <w:t xml:space="preserve">&lt;SubObject </w:t>
            </w:r>
            <w:r w:rsidR="000B6755" w:rsidRPr="008C729D">
              <w:rPr>
                <w:rFonts w:asciiTheme="minorHAnsi" w:hAnsiTheme="minorHAnsi" w:cstheme="minorHAnsi"/>
                <w:color w:val="FF0000"/>
                <w:sz w:val="16"/>
                <w:szCs w:val="16"/>
              </w:rPr>
              <w:t>subIndex</w:t>
            </w:r>
            <w:r w:rsidR="000B6755" w:rsidRPr="00DC4F9A">
              <w:rPr>
                <w:rFonts w:asciiTheme="minorHAnsi" w:hAnsiTheme="minorHAnsi" w:cstheme="minorHAnsi"/>
                <w:color w:val="8064A2" w:themeColor="accent4"/>
                <w:sz w:val="16"/>
                <w:szCs w:val="16"/>
              </w:rPr>
              <w:t>="01"</w:t>
            </w:r>
            <w:r w:rsidR="000B6755" w:rsidRPr="00A8628D">
              <w:rPr>
                <w:rFonts w:asciiTheme="minorHAnsi" w:hAnsiTheme="minorHAnsi" w:cstheme="minorHAnsi"/>
                <w:color w:val="4F81BD" w:themeColor="accent1"/>
                <w:sz w:val="16"/>
                <w:szCs w:val="16"/>
              </w:rPr>
              <w:t xml:space="preserve"> </w:t>
            </w:r>
            <w:r w:rsidR="000B6755" w:rsidRPr="008C729D">
              <w:rPr>
                <w:rFonts w:asciiTheme="minorHAnsi" w:hAnsiTheme="minorHAnsi" w:cstheme="minorHAnsi"/>
                <w:color w:val="FF0000"/>
                <w:sz w:val="16"/>
                <w:szCs w:val="16"/>
              </w:rPr>
              <w:t>name</w:t>
            </w:r>
            <w:r w:rsidR="000B6755" w:rsidRPr="00DC4F9A">
              <w:rPr>
                <w:rFonts w:asciiTheme="minorHAnsi" w:hAnsiTheme="minorHAnsi" w:cstheme="minorHAnsi"/>
                <w:color w:val="8064A2" w:themeColor="accent4"/>
                <w:sz w:val="16"/>
                <w:szCs w:val="16"/>
              </w:rPr>
              <w:t>="FrameMask</w:t>
            </w:r>
            <w:r w:rsidR="00BE3599" w:rsidRPr="00A8628D">
              <w:rPr>
                <w:rFonts w:asciiTheme="minorHAnsi" w:hAnsiTheme="minorHAnsi" w:cstheme="minorHAnsi"/>
                <w:color w:val="8064A2" w:themeColor="accent4"/>
                <w:sz w:val="16"/>
                <w:szCs w:val="16"/>
              </w:rPr>
              <w:t>_U64</w:t>
            </w:r>
            <w:r w:rsidR="000B6755" w:rsidRPr="00DC4F9A">
              <w:rPr>
                <w:rFonts w:asciiTheme="minorHAnsi" w:hAnsiTheme="minorHAnsi" w:cstheme="minorHAnsi"/>
                <w:color w:val="8064A2" w:themeColor="accent4"/>
                <w:sz w:val="16"/>
                <w:szCs w:val="16"/>
              </w:rPr>
              <w:t>"</w:t>
            </w:r>
            <w:r w:rsidR="000B6755" w:rsidRPr="00A8628D">
              <w:rPr>
                <w:rFonts w:asciiTheme="minorHAnsi" w:hAnsiTheme="minorHAnsi" w:cstheme="minorHAnsi"/>
                <w:color w:val="4F81BD" w:themeColor="accent1"/>
                <w:sz w:val="16"/>
                <w:szCs w:val="16"/>
              </w:rPr>
              <w:t xml:space="preserve"> </w:t>
            </w:r>
            <w:r w:rsidR="000B6755" w:rsidRPr="008C729D">
              <w:rPr>
                <w:rFonts w:asciiTheme="minorHAnsi" w:hAnsiTheme="minorHAnsi" w:cstheme="minorHAnsi"/>
                <w:color w:val="FF0000"/>
                <w:sz w:val="16"/>
                <w:szCs w:val="16"/>
              </w:rPr>
              <w:t>objectType</w:t>
            </w:r>
            <w:r w:rsidR="000B6755" w:rsidRPr="00DC4F9A">
              <w:rPr>
                <w:rFonts w:asciiTheme="minorHAnsi" w:hAnsiTheme="minorHAnsi" w:cstheme="minorHAnsi"/>
                <w:color w:val="8064A2" w:themeColor="accent4"/>
                <w:sz w:val="16"/>
                <w:szCs w:val="16"/>
              </w:rPr>
              <w:t>="7"</w:t>
            </w:r>
            <w:r w:rsidR="000B6755" w:rsidRPr="00A8628D">
              <w:rPr>
                <w:rFonts w:asciiTheme="minorHAnsi" w:hAnsiTheme="minorHAnsi" w:cstheme="minorHAnsi"/>
                <w:color w:val="4F81BD" w:themeColor="accent1"/>
                <w:sz w:val="16"/>
                <w:szCs w:val="16"/>
              </w:rPr>
              <w:t xml:space="preserve"> </w:t>
            </w:r>
            <w:r w:rsidR="000B6755" w:rsidRPr="008C729D">
              <w:rPr>
                <w:rFonts w:asciiTheme="minorHAnsi" w:hAnsiTheme="minorHAnsi" w:cstheme="minorHAnsi"/>
                <w:color w:val="FF0000"/>
                <w:sz w:val="16"/>
                <w:szCs w:val="16"/>
              </w:rPr>
              <w:t>dataType</w:t>
            </w:r>
            <w:r w:rsidR="000B6755" w:rsidRPr="00DC4F9A">
              <w:rPr>
                <w:rFonts w:asciiTheme="minorHAnsi" w:hAnsiTheme="minorHAnsi" w:cstheme="minorHAnsi"/>
                <w:color w:val="8064A2" w:themeColor="accent4"/>
                <w:sz w:val="16"/>
                <w:szCs w:val="16"/>
              </w:rPr>
              <w:t>="001B"</w:t>
            </w:r>
            <w:r w:rsidR="000B6755" w:rsidRPr="00A8628D">
              <w:rPr>
                <w:rFonts w:asciiTheme="minorHAnsi" w:hAnsiTheme="minorHAnsi" w:cstheme="minorHAnsi"/>
                <w:color w:val="4F81BD" w:themeColor="accent1"/>
                <w:sz w:val="16"/>
                <w:szCs w:val="16"/>
              </w:rPr>
              <w:t xml:space="preserve"> </w:t>
            </w:r>
            <w:r w:rsidR="000B6755" w:rsidRPr="008C729D">
              <w:rPr>
                <w:rFonts w:asciiTheme="minorHAnsi" w:hAnsiTheme="minorHAnsi" w:cstheme="minorHAnsi"/>
                <w:color w:val="FF0000"/>
                <w:sz w:val="16"/>
                <w:szCs w:val="16"/>
              </w:rPr>
              <w:t>accessType</w:t>
            </w:r>
            <w:r w:rsidR="000B6755" w:rsidRPr="00DC4F9A">
              <w:rPr>
                <w:rFonts w:asciiTheme="minorHAnsi" w:hAnsiTheme="minorHAnsi" w:cstheme="minorHAnsi"/>
                <w:color w:val="8064A2" w:themeColor="accent4"/>
                <w:sz w:val="16"/>
                <w:szCs w:val="16"/>
              </w:rPr>
              <w:t>="</w:t>
            </w:r>
            <w:proofErr w:type="spellStart"/>
            <w:r w:rsidR="000B6755" w:rsidRPr="00DC4F9A">
              <w:rPr>
                <w:rFonts w:asciiTheme="minorHAnsi" w:hAnsiTheme="minorHAnsi" w:cstheme="minorHAnsi"/>
                <w:color w:val="8064A2" w:themeColor="accent4"/>
                <w:sz w:val="16"/>
                <w:szCs w:val="16"/>
              </w:rPr>
              <w:t>rw</w:t>
            </w:r>
            <w:proofErr w:type="spellEnd"/>
            <w:r w:rsidR="000B6755" w:rsidRPr="00DC4F9A">
              <w:rPr>
                <w:rFonts w:asciiTheme="minorHAnsi" w:hAnsiTheme="minorHAnsi" w:cstheme="minorHAnsi"/>
                <w:color w:val="8064A2" w:themeColor="accent4"/>
                <w:sz w:val="16"/>
                <w:szCs w:val="16"/>
              </w:rPr>
              <w:t>"</w:t>
            </w:r>
            <w:r w:rsidR="000B6755" w:rsidRPr="00A8628D">
              <w:rPr>
                <w:rFonts w:asciiTheme="minorHAnsi" w:hAnsiTheme="minorHAnsi" w:cstheme="minorHAnsi"/>
                <w:color w:val="4F81BD" w:themeColor="accent1"/>
                <w:sz w:val="16"/>
                <w:szCs w:val="16"/>
              </w:rPr>
              <w:t xml:space="preserve"> </w:t>
            </w:r>
            <w:r w:rsidR="000B6755" w:rsidRPr="008C729D">
              <w:rPr>
                <w:rFonts w:asciiTheme="minorHAnsi" w:hAnsiTheme="minorHAnsi" w:cstheme="minorHAnsi"/>
                <w:color w:val="FF0000"/>
                <w:sz w:val="16"/>
                <w:szCs w:val="16"/>
              </w:rPr>
              <w:t>PDOmapping</w:t>
            </w:r>
            <w:r w:rsidR="000B6755" w:rsidRPr="00DC4F9A">
              <w:rPr>
                <w:rFonts w:asciiTheme="minorHAnsi" w:hAnsiTheme="minorHAnsi" w:cstheme="minorHAnsi"/>
                <w:color w:val="8064A2" w:themeColor="accent4"/>
                <w:sz w:val="16"/>
                <w:szCs w:val="16"/>
              </w:rPr>
              <w:t xml:space="preserve">="no" </w:t>
            </w:r>
            <w:r w:rsidR="000B6755" w:rsidRPr="00A8628D">
              <w:rPr>
                <w:rFonts w:asciiTheme="minorHAnsi" w:hAnsiTheme="minorHAnsi" w:cstheme="minorHAnsi"/>
                <w:color w:val="FF0000"/>
                <w:sz w:val="16"/>
                <w:szCs w:val="16"/>
              </w:rPr>
              <w:t>defaultValue</w:t>
            </w:r>
            <w:r w:rsidR="000B6755" w:rsidRPr="00DC4F9A">
              <w:rPr>
                <w:rFonts w:asciiTheme="minorHAnsi" w:hAnsiTheme="minorHAnsi" w:cstheme="minorHAnsi"/>
                <w:color w:val="8064A2" w:themeColor="accent4"/>
                <w:sz w:val="16"/>
                <w:szCs w:val="16"/>
              </w:rPr>
              <w:t>="0x0000000000000000"/&gt;</w:t>
            </w:r>
          </w:p>
          <w:p w:rsidR="000B6755" w:rsidRPr="008C729D" w:rsidRDefault="000016D1" w:rsidP="000016D1">
            <w:pPr>
              <w:pStyle w:val="FlietextEinzug"/>
              <w:ind w:left="0"/>
              <w:jc w:val="both"/>
              <w:rPr>
                <w:rFonts w:asciiTheme="minorHAnsi" w:hAnsiTheme="minorHAnsi" w:cstheme="minorHAnsi"/>
                <w:sz w:val="16"/>
                <w:szCs w:val="16"/>
              </w:rPr>
            </w:pPr>
            <w:r w:rsidRPr="008C729D">
              <w:rPr>
                <w:rFonts w:asciiTheme="minorHAnsi" w:hAnsiTheme="minorHAnsi" w:cstheme="minorHAnsi"/>
                <w:sz w:val="16"/>
                <w:szCs w:val="16"/>
              </w:rPr>
              <w:t xml:space="preserve"> </w:t>
            </w:r>
            <w:r w:rsidR="00674291" w:rsidRPr="008C729D">
              <w:rPr>
                <w:rFonts w:asciiTheme="minorHAnsi" w:hAnsiTheme="minorHAnsi" w:cstheme="minorHAnsi"/>
                <w:sz w:val="16"/>
                <w:szCs w:val="16"/>
              </w:rPr>
              <w:t xml:space="preserve">   </w:t>
            </w:r>
            <w:r w:rsidRPr="008C729D">
              <w:rPr>
                <w:rFonts w:asciiTheme="minorHAnsi" w:hAnsiTheme="minorHAnsi" w:cstheme="minorHAnsi"/>
                <w:sz w:val="16"/>
                <w:szCs w:val="16"/>
              </w:rPr>
              <w:t xml:space="preserve"> …</w:t>
            </w:r>
          </w:p>
          <w:p w:rsidR="000B6755" w:rsidRPr="00A8628D" w:rsidRDefault="000016D1" w:rsidP="000016D1">
            <w:pPr>
              <w:pStyle w:val="FlietextEinzug"/>
              <w:ind w:left="0"/>
              <w:jc w:val="both"/>
              <w:rPr>
                <w:rFonts w:asciiTheme="minorHAnsi" w:hAnsiTheme="minorHAnsi" w:cstheme="minorHAnsi"/>
                <w:color w:val="4F81BD" w:themeColor="accent1"/>
                <w:sz w:val="16"/>
                <w:szCs w:val="16"/>
              </w:rPr>
            </w:pPr>
            <w:r w:rsidRPr="008C729D">
              <w:rPr>
                <w:rFonts w:asciiTheme="minorHAnsi" w:hAnsiTheme="minorHAnsi" w:cstheme="minorHAnsi"/>
                <w:color w:val="4F81BD" w:themeColor="accent1"/>
                <w:sz w:val="16"/>
                <w:szCs w:val="16"/>
              </w:rPr>
              <w:t xml:space="preserve"> </w:t>
            </w:r>
            <w:r w:rsidR="00674291" w:rsidRPr="008C729D">
              <w:rPr>
                <w:rFonts w:asciiTheme="minorHAnsi" w:hAnsiTheme="minorHAnsi" w:cstheme="minorHAnsi"/>
                <w:color w:val="4F81BD" w:themeColor="accent1"/>
                <w:sz w:val="16"/>
                <w:szCs w:val="16"/>
              </w:rPr>
              <w:t xml:space="preserve">   </w:t>
            </w:r>
            <w:r w:rsidRPr="008C729D">
              <w:rPr>
                <w:rFonts w:asciiTheme="minorHAnsi" w:hAnsiTheme="minorHAnsi" w:cstheme="minorHAnsi"/>
                <w:color w:val="4F81BD" w:themeColor="accent1"/>
                <w:sz w:val="16"/>
                <w:szCs w:val="16"/>
              </w:rPr>
              <w:t xml:space="preserve"> </w:t>
            </w:r>
            <w:r w:rsidR="000B6755" w:rsidRPr="008C729D">
              <w:rPr>
                <w:rFonts w:asciiTheme="minorHAnsi" w:hAnsiTheme="minorHAnsi" w:cstheme="minorHAnsi"/>
                <w:color w:val="4F81BD" w:themeColor="accent1"/>
                <w:sz w:val="16"/>
                <w:szCs w:val="16"/>
              </w:rPr>
              <w:t xml:space="preserve">&lt;SubObject </w:t>
            </w:r>
            <w:r w:rsidR="000B6755" w:rsidRPr="008C729D">
              <w:rPr>
                <w:rFonts w:asciiTheme="minorHAnsi" w:hAnsiTheme="minorHAnsi" w:cstheme="minorHAnsi"/>
                <w:color w:val="FF0000"/>
                <w:sz w:val="16"/>
                <w:szCs w:val="16"/>
              </w:rPr>
              <w:t>subIndex</w:t>
            </w:r>
            <w:r w:rsidR="000B6755" w:rsidRPr="00DC4F9A">
              <w:rPr>
                <w:rFonts w:asciiTheme="minorHAnsi" w:hAnsiTheme="minorHAnsi" w:cstheme="minorHAnsi"/>
                <w:color w:val="8064A2" w:themeColor="accent4"/>
                <w:sz w:val="16"/>
                <w:szCs w:val="16"/>
              </w:rPr>
              <w:t>="40"</w:t>
            </w:r>
            <w:r w:rsidR="000B6755" w:rsidRPr="00A8628D">
              <w:rPr>
                <w:rFonts w:asciiTheme="minorHAnsi" w:hAnsiTheme="minorHAnsi" w:cstheme="minorHAnsi"/>
                <w:color w:val="4F81BD" w:themeColor="accent1"/>
                <w:sz w:val="16"/>
                <w:szCs w:val="16"/>
              </w:rPr>
              <w:t xml:space="preserve"> </w:t>
            </w:r>
            <w:r w:rsidR="000B6755" w:rsidRPr="008C729D">
              <w:rPr>
                <w:rFonts w:asciiTheme="minorHAnsi" w:hAnsiTheme="minorHAnsi" w:cstheme="minorHAnsi"/>
                <w:color w:val="FF0000"/>
                <w:sz w:val="16"/>
                <w:szCs w:val="16"/>
              </w:rPr>
              <w:t>name</w:t>
            </w:r>
            <w:r w:rsidR="000B6755" w:rsidRPr="00DC4F9A">
              <w:rPr>
                <w:rFonts w:asciiTheme="minorHAnsi" w:hAnsiTheme="minorHAnsi" w:cstheme="minorHAnsi"/>
                <w:color w:val="8064A2" w:themeColor="accent4"/>
                <w:sz w:val="16"/>
                <w:szCs w:val="16"/>
              </w:rPr>
              <w:t>="FrameMask</w:t>
            </w:r>
            <w:r w:rsidR="00BE3599" w:rsidRPr="00A8628D">
              <w:rPr>
                <w:rFonts w:asciiTheme="minorHAnsi" w:hAnsiTheme="minorHAnsi" w:cstheme="minorHAnsi"/>
                <w:color w:val="8064A2" w:themeColor="accent4"/>
                <w:sz w:val="16"/>
                <w:szCs w:val="16"/>
              </w:rPr>
              <w:t>_U64</w:t>
            </w:r>
            <w:r w:rsidR="000B6755" w:rsidRPr="00DC4F9A">
              <w:rPr>
                <w:rFonts w:asciiTheme="minorHAnsi" w:hAnsiTheme="minorHAnsi" w:cstheme="minorHAnsi"/>
                <w:color w:val="8064A2" w:themeColor="accent4"/>
                <w:sz w:val="16"/>
                <w:szCs w:val="16"/>
              </w:rPr>
              <w:t>"</w:t>
            </w:r>
            <w:r w:rsidR="000B6755" w:rsidRPr="00A8628D">
              <w:rPr>
                <w:rFonts w:asciiTheme="minorHAnsi" w:hAnsiTheme="minorHAnsi" w:cstheme="minorHAnsi"/>
                <w:color w:val="4F81BD" w:themeColor="accent1"/>
                <w:sz w:val="16"/>
                <w:szCs w:val="16"/>
              </w:rPr>
              <w:t xml:space="preserve"> </w:t>
            </w:r>
            <w:r w:rsidR="000B6755" w:rsidRPr="008C729D">
              <w:rPr>
                <w:rFonts w:asciiTheme="minorHAnsi" w:hAnsiTheme="minorHAnsi" w:cstheme="minorHAnsi"/>
                <w:color w:val="FF0000"/>
                <w:sz w:val="16"/>
                <w:szCs w:val="16"/>
              </w:rPr>
              <w:t>objectType</w:t>
            </w:r>
            <w:r w:rsidR="000B6755" w:rsidRPr="00DC4F9A">
              <w:rPr>
                <w:rFonts w:asciiTheme="minorHAnsi" w:hAnsiTheme="minorHAnsi" w:cstheme="minorHAnsi"/>
                <w:color w:val="8064A2" w:themeColor="accent4"/>
                <w:sz w:val="16"/>
                <w:szCs w:val="16"/>
              </w:rPr>
              <w:t>="7"</w:t>
            </w:r>
            <w:r w:rsidR="000B6755" w:rsidRPr="00A8628D">
              <w:rPr>
                <w:rFonts w:asciiTheme="minorHAnsi" w:hAnsiTheme="minorHAnsi" w:cstheme="minorHAnsi"/>
                <w:color w:val="4F81BD" w:themeColor="accent1"/>
                <w:sz w:val="16"/>
                <w:szCs w:val="16"/>
              </w:rPr>
              <w:t xml:space="preserve"> </w:t>
            </w:r>
            <w:r w:rsidR="000B6755" w:rsidRPr="008C729D">
              <w:rPr>
                <w:rFonts w:asciiTheme="minorHAnsi" w:hAnsiTheme="minorHAnsi" w:cstheme="minorHAnsi"/>
                <w:color w:val="FF0000"/>
                <w:sz w:val="16"/>
                <w:szCs w:val="16"/>
              </w:rPr>
              <w:t>dataType</w:t>
            </w:r>
            <w:r w:rsidR="000B6755" w:rsidRPr="00DC4F9A">
              <w:rPr>
                <w:rFonts w:asciiTheme="minorHAnsi" w:hAnsiTheme="minorHAnsi" w:cstheme="minorHAnsi"/>
                <w:color w:val="8064A2" w:themeColor="accent4"/>
                <w:sz w:val="16"/>
                <w:szCs w:val="16"/>
              </w:rPr>
              <w:t>="001B"</w:t>
            </w:r>
            <w:r w:rsidR="000B6755" w:rsidRPr="00A8628D">
              <w:rPr>
                <w:rFonts w:asciiTheme="minorHAnsi" w:hAnsiTheme="minorHAnsi" w:cstheme="minorHAnsi"/>
                <w:color w:val="4F81BD" w:themeColor="accent1"/>
                <w:sz w:val="16"/>
                <w:szCs w:val="16"/>
              </w:rPr>
              <w:t xml:space="preserve"> </w:t>
            </w:r>
            <w:r w:rsidR="000B6755" w:rsidRPr="008C729D">
              <w:rPr>
                <w:rFonts w:asciiTheme="minorHAnsi" w:hAnsiTheme="minorHAnsi" w:cstheme="minorHAnsi"/>
                <w:color w:val="FF0000"/>
                <w:sz w:val="16"/>
                <w:szCs w:val="16"/>
              </w:rPr>
              <w:t>accessType</w:t>
            </w:r>
            <w:r w:rsidR="000B6755" w:rsidRPr="00DC4F9A">
              <w:rPr>
                <w:rFonts w:asciiTheme="minorHAnsi" w:hAnsiTheme="minorHAnsi" w:cstheme="minorHAnsi"/>
                <w:color w:val="8064A2" w:themeColor="accent4"/>
                <w:sz w:val="16"/>
                <w:szCs w:val="16"/>
              </w:rPr>
              <w:t>="</w:t>
            </w:r>
            <w:proofErr w:type="spellStart"/>
            <w:r w:rsidR="000B6755" w:rsidRPr="00DC4F9A">
              <w:rPr>
                <w:rFonts w:asciiTheme="minorHAnsi" w:hAnsiTheme="minorHAnsi" w:cstheme="minorHAnsi"/>
                <w:color w:val="8064A2" w:themeColor="accent4"/>
                <w:sz w:val="16"/>
                <w:szCs w:val="16"/>
              </w:rPr>
              <w:t>rw</w:t>
            </w:r>
            <w:proofErr w:type="spellEnd"/>
            <w:r w:rsidR="000B6755" w:rsidRPr="00DC4F9A">
              <w:rPr>
                <w:rFonts w:asciiTheme="minorHAnsi" w:hAnsiTheme="minorHAnsi" w:cstheme="minorHAnsi"/>
                <w:color w:val="8064A2" w:themeColor="accent4"/>
                <w:sz w:val="16"/>
                <w:szCs w:val="16"/>
              </w:rPr>
              <w:t>"</w:t>
            </w:r>
            <w:r w:rsidR="000B6755" w:rsidRPr="00A8628D">
              <w:rPr>
                <w:rFonts w:asciiTheme="minorHAnsi" w:hAnsiTheme="minorHAnsi" w:cstheme="minorHAnsi"/>
                <w:color w:val="4F81BD" w:themeColor="accent1"/>
                <w:sz w:val="16"/>
                <w:szCs w:val="16"/>
              </w:rPr>
              <w:t xml:space="preserve"> </w:t>
            </w:r>
            <w:r w:rsidR="000B6755" w:rsidRPr="008C729D">
              <w:rPr>
                <w:rFonts w:asciiTheme="minorHAnsi" w:hAnsiTheme="minorHAnsi" w:cstheme="minorHAnsi"/>
                <w:color w:val="FF0000"/>
                <w:sz w:val="16"/>
                <w:szCs w:val="16"/>
              </w:rPr>
              <w:t>PDOmapping</w:t>
            </w:r>
            <w:r w:rsidR="000B6755" w:rsidRPr="00DC4F9A">
              <w:rPr>
                <w:rFonts w:asciiTheme="minorHAnsi" w:hAnsiTheme="minorHAnsi" w:cstheme="minorHAnsi"/>
                <w:color w:val="8064A2" w:themeColor="accent4"/>
                <w:sz w:val="16"/>
                <w:szCs w:val="16"/>
              </w:rPr>
              <w:t>="no"</w:t>
            </w:r>
            <w:r w:rsidR="000B6755" w:rsidRPr="00A8628D">
              <w:rPr>
                <w:rFonts w:asciiTheme="minorHAnsi" w:hAnsiTheme="minorHAnsi" w:cstheme="minorHAnsi"/>
                <w:color w:val="4F81BD" w:themeColor="accent1"/>
                <w:sz w:val="16"/>
                <w:szCs w:val="16"/>
              </w:rPr>
              <w:t xml:space="preserve"> </w:t>
            </w:r>
            <w:r w:rsidR="000B6755" w:rsidRPr="008C729D">
              <w:rPr>
                <w:rFonts w:asciiTheme="minorHAnsi" w:hAnsiTheme="minorHAnsi" w:cstheme="minorHAnsi"/>
                <w:color w:val="FF0000"/>
                <w:sz w:val="16"/>
                <w:szCs w:val="16"/>
              </w:rPr>
              <w:t>defaul</w:t>
            </w:r>
            <w:r w:rsidR="000B6755" w:rsidRPr="00A8628D">
              <w:rPr>
                <w:rFonts w:asciiTheme="minorHAnsi" w:hAnsiTheme="minorHAnsi" w:cstheme="minorHAnsi"/>
                <w:color w:val="FF0000"/>
                <w:sz w:val="16"/>
                <w:szCs w:val="16"/>
              </w:rPr>
              <w:t>tValue</w:t>
            </w:r>
            <w:r w:rsidR="000B6755" w:rsidRPr="00DC4F9A">
              <w:rPr>
                <w:rFonts w:asciiTheme="minorHAnsi" w:hAnsiTheme="minorHAnsi" w:cstheme="minorHAnsi"/>
                <w:color w:val="8064A2" w:themeColor="accent4"/>
                <w:sz w:val="16"/>
                <w:szCs w:val="16"/>
              </w:rPr>
              <w:t>="0x0000000000000000"/&gt;</w:t>
            </w:r>
          </w:p>
          <w:p w:rsidR="008718B9" w:rsidRPr="008C729D" w:rsidRDefault="000B6755" w:rsidP="000B6755">
            <w:pPr>
              <w:pStyle w:val="FlietextEinzug"/>
              <w:ind w:left="0"/>
              <w:jc w:val="both"/>
              <w:rPr>
                <w:color w:val="4F81BD" w:themeColor="accent1"/>
                <w:sz w:val="16"/>
                <w:szCs w:val="16"/>
              </w:rPr>
            </w:pPr>
            <w:r w:rsidRPr="008C729D">
              <w:rPr>
                <w:rFonts w:asciiTheme="minorHAnsi" w:hAnsiTheme="minorHAnsi" w:cstheme="minorHAnsi"/>
                <w:color w:val="4F81BD" w:themeColor="accent1"/>
                <w:sz w:val="16"/>
                <w:szCs w:val="16"/>
              </w:rPr>
              <w:t>&lt;/Object&gt;</w:t>
            </w:r>
            <w:r w:rsidRPr="008C729D">
              <w:rPr>
                <w:color w:val="4F81BD" w:themeColor="accent1"/>
                <w:sz w:val="16"/>
                <w:szCs w:val="16"/>
              </w:rPr>
              <w:t xml:space="preserve">   </w:t>
            </w:r>
          </w:p>
          <w:p w:rsidR="008718B9" w:rsidRPr="000016D1" w:rsidRDefault="008718B9" w:rsidP="000B6755">
            <w:pPr>
              <w:pStyle w:val="FlietextEinzug"/>
              <w:ind w:left="0"/>
              <w:jc w:val="both"/>
              <w:rPr>
                <w:sz w:val="16"/>
                <w:szCs w:val="16"/>
              </w:rPr>
            </w:pPr>
            <w:r w:rsidRPr="008C729D">
              <w:rPr>
                <w:rFonts w:asciiTheme="minorHAnsi" w:hAnsiTheme="minorHAnsi" w:cstheme="minorHAnsi"/>
                <w:sz w:val="16"/>
                <w:szCs w:val="16"/>
              </w:rPr>
              <w:t>…</w:t>
            </w:r>
          </w:p>
        </w:tc>
      </w:tr>
    </w:tbl>
    <w:p w:rsidR="00EE6D78" w:rsidRDefault="00EE6D78" w:rsidP="00C10CEF">
      <w:pPr>
        <w:pStyle w:val="FlietextEinzug"/>
        <w:jc w:val="both"/>
      </w:pPr>
    </w:p>
    <w:p w:rsidR="003272EE" w:rsidRDefault="00807776" w:rsidP="00336F57">
      <w:pPr>
        <w:pStyle w:val="FlietextEinzug"/>
        <w:jc w:val="both"/>
      </w:pPr>
      <w:r>
        <w:t xml:space="preserve">We changed </w:t>
      </w:r>
      <w:r w:rsidR="003272EE">
        <w:t xml:space="preserve">the default values </w:t>
      </w:r>
      <w:r>
        <w:t>object 1600</w:t>
      </w:r>
      <w:r w:rsidRPr="00807776">
        <w:rPr>
          <w:sz w:val="14"/>
        </w:rPr>
        <w:t>h</w:t>
      </w:r>
      <w:r>
        <w:t xml:space="preserve"> </w:t>
      </w:r>
      <w:r w:rsidR="00725832">
        <w:t>and 1800</w:t>
      </w:r>
      <w:r w:rsidR="00725832" w:rsidRPr="00DC4F9A">
        <w:rPr>
          <w:sz w:val="14"/>
        </w:rPr>
        <w:t>h</w:t>
      </w:r>
      <w:r w:rsidR="00725832">
        <w:t xml:space="preserve"> </w:t>
      </w:r>
      <w:r>
        <w:t>subindex</w:t>
      </w:r>
      <w:r w:rsidR="003272EE">
        <w:t xml:space="preserve"> 0 and 1 to simplify the</w:t>
      </w:r>
      <w:r w:rsidR="00B4231A">
        <w:t xml:space="preserve"> fix</w:t>
      </w:r>
      <w:r w:rsidR="00741E50">
        <w:t>ed</w:t>
      </w:r>
      <w:r w:rsidR="003272EE">
        <w:t xml:space="preserve"> PDO-mapping</w:t>
      </w:r>
      <w:r w:rsidR="0048623B">
        <w:t>:</w:t>
      </w:r>
    </w:p>
    <w:p w:rsidR="00EE6D78" w:rsidRPr="00336F57" w:rsidRDefault="00EE6D78" w:rsidP="00336F57">
      <w:pPr>
        <w:pStyle w:val="FlietextEinzug"/>
        <w:jc w:val="both"/>
      </w:pPr>
    </w:p>
    <w:tbl>
      <w:tblPr>
        <w:tblStyle w:val="Tabellenraster"/>
        <w:tblW w:w="11057" w:type="dxa"/>
        <w:tblInd w:w="-459" w:type="dxa"/>
        <w:tblLook w:val="04A0" w:firstRow="1" w:lastRow="0" w:firstColumn="1" w:lastColumn="0" w:noHBand="0" w:noVBand="1"/>
      </w:tblPr>
      <w:tblGrid>
        <w:gridCol w:w="11057"/>
      </w:tblGrid>
      <w:tr w:rsidR="0048623B" w:rsidRPr="0048623B" w:rsidTr="0048623B">
        <w:tc>
          <w:tcPr>
            <w:tcW w:w="11057" w:type="dxa"/>
          </w:tcPr>
          <w:p w:rsidR="00EE6D78" w:rsidRPr="00DC4F9A" w:rsidRDefault="00EE6D78" w:rsidP="0048623B">
            <w:pPr>
              <w:pStyle w:val="FlietextEinzug"/>
              <w:ind w:left="0"/>
              <w:jc w:val="both"/>
              <w:rPr>
                <w:rFonts w:asciiTheme="minorHAnsi" w:hAnsiTheme="minorHAnsi" w:cstheme="minorHAnsi"/>
                <w:sz w:val="16"/>
                <w:szCs w:val="16"/>
              </w:rPr>
            </w:pPr>
            <w:r w:rsidRPr="00DC4F9A">
              <w:rPr>
                <w:rFonts w:asciiTheme="minorHAnsi" w:hAnsiTheme="minorHAnsi" w:cstheme="minorHAnsi"/>
                <w:sz w:val="16"/>
                <w:szCs w:val="16"/>
              </w:rPr>
              <w:t>…</w:t>
            </w:r>
          </w:p>
          <w:p w:rsidR="0048623B" w:rsidRPr="00F36410" w:rsidRDefault="0048623B" w:rsidP="0048623B">
            <w:pPr>
              <w:pStyle w:val="FlietextEinzug"/>
              <w:ind w:left="0"/>
              <w:jc w:val="both"/>
              <w:rPr>
                <w:rFonts w:asciiTheme="minorHAnsi" w:hAnsiTheme="minorHAnsi" w:cstheme="minorHAnsi"/>
                <w:color w:val="4F81BD" w:themeColor="accent1"/>
                <w:sz w:val="16"/>
                <w:szCs w:val="16"/>
              </w:rPr>
            </w:pPr>
            <w:r w:rsidRPr="00F36410">
              <w:rPr>
                <w:rFonts w:asciiTheme="minorHAnsi" w:hAnsiTheme="minorHAnsi" w:cstheme="minorHAnsi"/>
                <w:color w:val="4F81BD" w:themeColor="accent1"/>
                <w:sz w:val="16"/>
                <w:szCs w:val="16"/>
              </w:rPr>
              <w:t xml:space="preserve">&lt;Object </w:t>
            </w:r>
            <w:r w:rsidRPr="00F36410">
              <w:rPr>
                <w:rFonts w:asciiTheme="minorHAnsi" w:hAnsiTheme="minorHAnsi" w:cstheme="minorHAnsi"/>
                <w:color w:val="FF0000"/>
                <w:sz w:val="16"/>
                <w:szCs w:val="16"/>
              </w:rPr>
              <w:t>index</w:t>
            </w:r>
            <w:r w:rsidRPr="00F36410">
              <w:rPr>
                <w:rFonts w:asciiTheme="minorHAnsi" w:hAnsiTheme="minorHAnsi" w:cstheme="minorHAnsi"/>
                <w:b/>
                <w:color w:val="8064A2" w:themeColor="accent4"/>
                <w:sz w:val="16"/>
                <w:szCs w:val="16"/>
              </w:rPr>
              <w:t>="1600"</w:t>
            </w:r>
            <w:r w:rsidRPr="00F36410">
              <w:rPr>
                <w:rFonts w:asciiTheme="minorHAnsi" w:hAnsiTheme="minorHAnsi" w:cstheme="minorHAnsi"/>
                <w:color w:val="4F81BD" w:themeColor="accent1"/>
                <w:sz w:val="16"/>
                <w:szCs w:val="16"/>
              </w:rPr>
              <w:t xml:space="preserve"> </w:t>
            </w:r>
            <w:r w:rsidRPr="00F36410">
              <w:rPr>
                <w:rFonts w:asciiTheme="minorHAnsi" w:hAnsiTheme="minorHAnsi" w:cstheme="minorHAnsi"/>
                <w:color w:val="FF0000"/>
                <w:sz w:val="16"/>
                <w:szCs w:val="16"/>
              </w:rPr>
              <w:t>name</w:t>
            </w:r>
            <w:r w:rsidRPr="00F36410">
              <w:rPr>
                <w:rFonts w:asciiTheme="minorHAnsi" w:hAnsiTheme="minorHAnsi" w:cstheme="minorHAnsi"/>
                <w:b/>
                <w:color w:val="8064A2" w:themeColor="accent4"/>
                <w:sz w:val="16"/>
                <w:szCs w:val="16"/>
              </w:rPr>
              <w:t>="PDO_RxMappParam_00h_AU64"</w:t>
            </w:r>
            <w:r w:rsidRPr="00F36410">
              <w:rPr>
                <w:rFonts w:asciiTheme="minorHAnsi" w:hAnsiTheme="minorHAnsi" w:cstheme="minorHAnsi"/>
                <w:color w:val="4F81BD" w:themeColor="accent1"/>
                <w:sz w:val="16"/>
                <w:szCs w:val="16"/>
              </w:rPr>
              <w:t xml:space="preserve"> </w:t>
            </w:r>
            <w:r w:rsidRPr="00F36410">
              <w:rPr>
                <w:rFonts w:asciiTheme="minorHAnsi" w:hAnsiTheme="minorHAnsi" w:cstheme="minorHAnsi"/>
                <w:color w:val="FF0000"/>
                <w:sz w:val="16"/>
                <w:szCs w:val="16"/>
              </w:rPr>
              <w:t>objectType</w:t>
            </w:r>
            <w:r w:rsidRPr="00F36410">
              <w:rPr>
                <w:rFonts w:asciiTheme="minorHAnsi" w:hAnsiTheme="minorHAnsi" w:cstheme="minorHAnsi"/>
                <w:b/>
                <w:color w:val="8064A2" w:themeColor="accent4"/>
                <w:sz w:val="16"/>
                <w:szCs w:val="16"/>
              </w:rPr>
              <w:t>="8"&gt;</w:t>
            </w:r>
          </w:p>
          <w:p w:rsidR="0048623B" w:rsidRPr="00F36410" w:rsidRDefault="0048623B" w:rsidP="0048623B">
            <w:pPr>
              <w:pStyle w:val="FlietextEinzug"/>
              <w:ind w:left="0"/>
              <w:jc w:val="both"/>
              <w:rPr>
                <w:rFonts w:asciiTheme="minorHAnsi" w:hAnsiTheme="minorHAnsi" w:cstheme="minorHAnsi"/>
                <w:b/>
                <w:color w:val="8064A2" w:themeColor="accent4"/>
                <w:sz w:val="16"/>
                <w:szCs w:val="16"/>
              </w:rPr>
            </w:pPr>
            <w:r w:rsidRPr="00F36410">
              <w:rPr>
                <w:rFonts w:asciiTheme="minorHAnsi" w:hAnsiTheme="minorHAnsi" w:cstheme="minorHAnsi"/>
                <w:color w:val="4F81BD" w:themeColor="accent1"/>
                <w:sz w:val="16"/>
                <w:szCs w:val="16"/>
              </w:rPr>
              <w:t xml:space="preserve"> &lt;SubObject </w:t>
            </w:r>
            <w:r w:rsidRPr="00F36410">
              <w:rPr>
                <w:rFonts w:asciiTheme="minorHAnsi" w:hAnsiTheme="minorHAnsi" w:cstheme="minorHAnsi"/>
                <w:color w:val="FF0000"/>
                <w:sz w:val="16"/>
                <w:szCs w:val="16"/>
              </w:rPr>
              <w:t>subIndex</w:t>
            </w:r>
            <w:r w:rsidRPr="00F36410">
              <w:rPr>
                <w:rFonts w:asciiTheme="minorHAnsi" w:hAnsiTheme="minorHAnsi" w:cstheme="minorHAnsi"/>
                <w:b/>
                <w:color w:val="8064A2" w:themeColor="accent4"/>
                <w:sz w:val="16"/>
                <w:szCs w:val="16"/>
              </w:rPr>
              <w:t>="00"</w:t>
            </w:r>
            <w:r w:rsidRPr="00F36410">
              <w:rPr>
                <w:rFonts w:asciiTheme="minorHAnsi" w:hAnsiTheme="minorHAnsi" w:cstheme="minorHAnsi"/>
                <w:color w:val="4F81BD" w:themeColor="accent1"/>
                <w:sz w:val="16"/>
                <w:szCs w:val="16"/>
              </w:rPr>
              <w:t xml:space="preserve"> </w:t>
            </w:r>
            <w:r w:rsidRPr="00F36410">
              <w:rPr>
                <w:rFonts w:asciiTheme="minorHAnsi" w:hAnsiTheme="minorHAnsi" w:cstheme="minorHAnsi"/>
                <w:color w:val="FF0000"/>
                <w:sz w:val="16"/>
                <w:szCs w:val="16"/>
              </w:rPr>
              <w:t>name</w:t>
            </w:r>
            <w:r w:rsidRPr="00F36410">
              <w:rPr>
                <w:rFonts w:asciiTheme="minorHAnsi" w:hAnsiTheme="minorHAnsi" w:cstheme="minorHAnsi"/>
                <w:b/>
                <w:color w:val="8064A2" w:themeColor="accent4"/>
                <w:sz w:val="16"/>
                <w:szCs w:val="16"/>
              </w:rPr>
              <w:t>="</w:t>
            </w:r>
            <w:proofErr w:type="spellStart"/>
            <w:r w:rsidRPr="00F36410">
              <w:rPr>
                <w:rFonts w:asciiTheme="minorHAnsi" w:hAnsiTheme="minorHAnsi" w:cstheme="minorHAnsi"/>
                <w:b/>
                <w:color w:val="8064A2" w:themeColor="accent4"/>
                <w:sz w:val="16"/>
                <w:szCs w:val="16"/>
              </w:rPr>
              <w:t>NumberOfEntries</w:t>
            </w:r>
            <w:proofErr w:type="spellEnd"/>
            <w:r w:rsidRPr="00F36410">
              <w:rPr>
                <w:rFonts w:asciiTheme="minorHAnsi" w:hAnsiTheme="minorHAnsi" w:cstheme="minorHAnsi"/>
                <w:b/>
                <w:color w:val="8064A2" w:themeColor="accent4"/>
                <w:sz w:val="16"/>
                <w:szCs w:val="16"/>
              </w:rPr>
              <w:t>"</w:t>
            </w:r>
            <w:r w:rsidRPr="00F36410">
              <w:rPr>
                <w:rFonts w:asciiTheme="minorHAnsi" w:hAnsiTheme="minorHAnsi" w:cstheme="minorHAnsi"/>
                <w:color w:val="4F81BD" w:themeColor="accent1"/>
                <w:sz w:val="16"/>
                <w:szCs w:val="16"/>
              </w:rPr>
              <w:t xml:space="preserve"> </w:t>
            </w:r>
            <w:r w:rsidRPr="00F36410">
              <w:rPr>
                <w:rFonts w:asciiTheme="minorHAnsi" w:hAnsiTheme="minorHAnsi" w:cstheme="minorHAnsi"/>
                <w:color w:val="FF0000"/>
                <w:sz w:val="16"/>
                <w:szCs w:val="16"/>
              </w:rPr>
              <w:t>objectType</w:t>
            </w:r>
            <w:r w:rsidRPr="00F36410">
              <w:rPr>
                <w:rFonts w:asciiTheme="minorHAnsi" w:hAnsiTheme="minorHAnsi" w:cstheme="minorHAnsi"/>
                <w:b/>
                <w:color w:val="8064A2" w:themeColor="accent4"/>
                <w:sz w:val="16"/>
                <w:szCs w:val="16"/>
              </w:rPr>
              <w:t>="7"</w:t>
            </w:r>
            <w:r w:rsidRPr="00F36410">
              <w:rPr>
                <w:rFonts w:asciiTheme="minorHAnsi" w:hAnsiTheme="minorHAnsi" w:cstheme="minorHAnsi"/>
                <w:color w:val="4F81BD" w:themeColor="accent1"/>
                <w:sz w:val="16"/>
                <w:szCs w:val="16"/>
              </w:rPr>
              <w:t xml:space="preserve"> </w:t>
            </w:r>
            <w:r w:rsidRPr="00F36410">
              <w:rPr>
                <w:rFonts w:asciiTheme="minorHAnsi" w:hAnsiTheme="minorHAnsi" w:cstheme="minorHAnsi"/>
                <w:color w:val="FF0000"/>
                <w:sz w:val="16"/>
                <w:szCs w:val="16"/>
              </w:rPr>
              <w:t>dataType</w:t>
            </w:r>
            <w:r w:rsidRPr="00F36410">
              <w:rPr>
                <w:rFonts w:asciiTheme="minorHAnsi" w:hAnsiTheme="minorHAnsi" w:cstheme="minorHAnsi"/>
                <w:b/>
                <w:color w:val="8064A2" w:themeColor="accent4"/>
                <w:sz w:val="16"/>
                <w:szCs w:val="16"/>
              </w:rPr>
              <w:t>="0005"</w:t>
            </w:r>
            <w:r w:rsidRPr="00F36410">
              <w:rPr>
                <w:rFonts w:asciiTheme="minorHAnsi" w:hAnsiTheme="minorHAnsi" w:cstheme="minorHAnsi"/>
                <w:color w:val="4F81BD" w:themeColor="accent1"/>
                <w:sz w:val="16"/>
                <w:szCs w:val="16"/>
              </w:rPr>
              <w:t xml:space="preserve"> </w:t>
            </w:r>
            <w:r w:rsidRPr="00F36410">
              <w:rPr>
                <w:rFonts w:asciiTheme="minorHAnsi" w:hAnsiTheme="minorHAnsi" w:cstheme="minorHAnsi"/>
                <w:color w:val="FF0000"/>
                <w:sz w:val="16"/>
                <w:szCs w:val="16"/>
              </w:rPr>
              <w:t>accessType</w:t>
            </w:r>
            <w:r w:rsidRPr="00F36410">
              <w:rPr>
                <w:rFonts w:asciiTheme="minorHAnsi" w:hAnsiTheme="minorHAnsi" w:cstheme="minorHAnsi"/>
                <w:b/>
                <w:color w:val="8064A2" w:themeColor="accent4"/>
                <w:sz w:val="16"/>
                <w:szCs w:val="16"/>
              </w:rPr>
              <w:t>="</w:t>
            </w:r>
            <w:proofErr w:type="spellStart"/>
            <w:r w:rsidRPr="00F36410">
              <w:rPr>
                <w:rFonts w:asciiTheme="minorHAnsi" w:hAnsiTheme="minorHAnsi" w:cstheme="minorHAnsi"/>
                <w:b/>
                <w:color w:val="8064A2" w:themeColor="accent4"/>
                <w:sz w:val="16"/>
                <w:szCs w:val="16"/>
              </w:rPr>
              <w:t>rw</w:t>
            </w:r>
            <w:proofErr w:type="spellEnd"/>
            <w:r w:rsidRPr="00F36410">
              <w:rPr>
                <w:rFonts w:asciiTheme="minorHAnsi" w:hAnsiTheme="minorHAnsi" w:cstheme="minorHAnsi"/>
                <w:b/>
                <w:color w:val="8064A2" w:themeColor="accent4"/>
                <w:sz w:val="16"/>
                <w:szCs w:val="16"/>
              </w:rPr>
              <w:t>"</w:t>
            </w:r>
            <w:r w:rsidRPr="00F36410">
              <w:rPr>
                <w:rFonts w:asciiTheme="minorHAnsi" w:hAnsiTheme="minorHAnsi" w:cstheme="minorHAnsi"/>
                <w:color w:val="4F81BD" w:themeColor="accent1"/>
                <w:sz w:val="16"/>
                <w:szCs w:val="16"/>
              </w:rPr>
              <w:t xml:space="preserve"> </w:t>
            </w:r>
            <w:r w:rsidRPr="00F36410">
              <w:rPr>
                <w:rFonts w:asciiTheme="minorHAnsi" w:hAnsiTheme="minorHAnsi" w:cstheme="minorHAnsi"/>
                <w:color w:val="FF0000"/>
                <w:sz w:val="16"/>
                <w:szCs w:val="16"/>
              </w:rPr>
              <w:t>PDOmapping</w:t>
            </w:r>
            <w:r w:rsidRPr="00F36410">
              <w:rPr>
                <w:rFonts w:asciiTheme="minorHAnsi" w:hAnsiTheme="minorHAnsi" w:cstheme="minorHAnsi"/>
                <w:b/>
                <w:color w:val="8064A2" w:themeColor="accent4"/>
                <w:sz w:val="16"/>
                <w:szCs w:val="16"/>
              </w:rPr>
              <w:t>="no"</w:t>
            </w:r>
            <w:r w:rsidRPr="00F36410">
              <w:rPr>
                <w:rFonts w:asciiTheme="minorHAnsi" w:hAnsiTheme="minorHAnsi" w:cstheme="minorHAnsi"/>
                <w:color w:val="4F81BD" w:themeColor="accent1"/>
                <w:sz w:val="16"/>
                <w:szCs w:val="16"/>
              </w:rPr>
              <w:t xml:space="preserve"> </w:t>
            </w:r>
            <w:r w:rsidRPr="00F36410">
              <w:rPr>
                <w:rFonts w:asciiTheme="minorHAnsi" w:hAnsiTheme="minorHAnsi" w:cstheme="minorHAnsi"/>
                <w:color w:val="FF0000"/>
                <w:sz w:val="16"/>
                <w:szCs w:val="16"/>
              </w:rPr>
              <w:t>defaultValue</w:t>
            </w:r>
            <w:r w:rsidRPr="00F36410">
              <w:rPr>
                <w:rFonts w:asciiTheme="minorHAnsi" w:hAnsiTheme="minorHAnsi" w:cstheme="minorHAnsi"/>
                <w:b/>
                <w:color w:val="8064A2" w:themeColor="accent4"/>
                <w:sz w:val="16"/>
                <w:szCs w:val="16"/>
              </w:rPr>
              <w:t>="</w:t>
            </w:r>
            <w:r w:rsidRPr="00B4231A">
              <w:rPr>
                <w:rFonts w:asciiTheme="minorHAnsi" w:hAnsiTheme="minorHAnsi" w:cstheme="minorHAnsi"/>
                <w:b/>
                <w:color w:val="00B050"/>
                <w:sz w:val="16"/>
                <w:szCs w:val="16"/>
              </w:rPr>
              <w:t>1</w:t>
            </w:r>
            <w:r w:rsidRPr="00F36410">
              <w:rPr>
                <w:rFonts w:asciiTheme="minorHAnsi" w:hAnsiTheme="minorHAnsi" w:cstheme="minorHAnsi"/>
                <w:b/>
                <w:color w:val="8064A2" w:themeColor="accent4"/>
                <w:sz w:val="16"/>
                <w:szCs w:val="16"/>
              </w:rPr>
              <w:t>"/&gt;</w:t>
            </w:r>
          </w:p>
          <w:p w:rsidR="0048623B" w:rsidRPr="00F36410" w:rsidRDefault="0048623B" w:rsidP="0048623B">
            <w:pPr>
              <w:pStyle w:val="FlietextEinzug"/>
              <w:ind w:left="0"/>
              <w:jc w:val="both"/>
              <w:rPr>
                <w:rFonts w:asciiTheme="minorHAnsi" w:hAnsiTheme="minorHAnsi" w:cstheme="minorHAnsi"/>
                <w:color w:val="4F81BD" w:themeColor="accent1"/>
                <w:sz w:val="16"/>
                <w:szCs w:val="16"/>
              </w:rPr>
            </w:pPr>
            <w:r w:rsidRPr="00F36410">
              <w:rPr>
                <w:rFonts w:asciiTheme="minorHAnsi" w:hAnsiTheme="minorHAnsi" w:cstheme="minorHAnsi"/>
                <w:color w:val="4F81BD" w:themeColor="accent1"/>
                <w:sz w:val="16"/>
                <w:szCs w:val="16"/>
              </w:rPr>
              <w:t xml:space="preserve"> &lt;SubObject </w:t>
            </w:r>
            <w:r w:rsidRPr="00F36410">
              <w:rPr>
                <w:rFonts w:asciiTheme="minorHAnsi" w:hAnsiTheme="minorHAnsi" w:cstheme="minorHAnsi"/>
                <w:color w:val="FF0000"/>
                <w:sz w:val="16"/>
                <w:szCs w:val="16"/>
              </w:rPr>
              <w:t>subIndex</w:t>
            </w:r>
            <w:r w:rsidRPr="00F36410">
              <w:rPr>
                <w:rFonts w:asciiTheme="minorHAnsi" w:hAnsiTheme="minorHAnsi" w:cstheme="minorHAnsi"/>
                <w:b/>
                <w:color w:val="8064A2" w:themeColor="accent4"/>
                <w:sz w:val="16"/>
                <w:szCs w:val="16"/>
              </w:rPr>
              <w:t>="01"</w:t>
            </w:r>
            <w:r w:rsidRPr="00F36410">
              <w:rPr>
                <w:rFonts w:asciiTheme="minorHAnsi" w:hAnsiTheme="minorHAnsi" w:cstheme="minorHAnsi"/>
                <w:color w:val="4F81BD" w:themeColor="accent1"/>
                <w:sz w:val="16"/>
                <w:szCs w:val="16"/>
              </w:rPr>
              <w:t xml:space="preserve"> </w:t>
            </w:r>
            <w:r w:rsidRPr="00F36410">
              <w:rPr>
                <w:rFonts w:asciiTheme="minorHAnsi" w:hAnsiTheme="minorHAnsi" w:cstheme="minorHAnsi"/>
                <w:color w:val="FF0000"/>
                <w:sz w:val="16"/>
                <w:szCs w:val="16"/>
              </w:rPr>
              <w:t>name</w:t>
            </w:r>
            <w:r w:rsidRPr="00F36410">
              <w:rPr>
                <w:rFonts w:asciiTheme="minorHAnsi" w:hAnsiTheme="minorHAnsi" w:cstheme="minorHAnsi"/>
                <w:b/>
                <w:color w:val="8064A2" w:themeColor="accent4"/>
                <w:sz w:val="16"/>
                <w:szCs w:val="16"/>
              </w:rPr>
              <w:t>="</w:t>
            </w:r>
            <w:proofErr w:type="spellStart"/>
            <w:r w:rsidRPr="00F36410">
              <w:rPr>
                <w:rFonts w:asciiTheme="minorHAnsi" w:hAnsiTheme="minorHAnsi" w:cstheme="minorHAnsi"/>
                <w:b/>
                <w:color w:val="8064A2" w:themeColor="accent4"/>
                <w:sz w:val="16"/>
                <w:szCs w:val="16"/>
              </w:rPr>
              <w:t>ObjectMapping</w:t>
            </w:r>
            <w:proofErr w:type="spellEnd"/>
            <w:r w:rsidRPr="00F36410">
              <w:rPr>
                <w:rFonts w:asciiTheme="minorHAnsi" w:hAnsiTheme="minorHAnsi" w:cstheme="minorHAnsi"/>
                <w:b/>
                <w:color w:val="8064A2" w:themeColor="accent4"/>
                <w:sz w:val="16"/>
                <w:szCs w:val="16"/>
              </w:rPr>
              <w:t>"</w:t>
            </w:r>
            <w:r w:rsidRPr="00F36410">
              <w:rPr>
                <w:rFonts w:asciiTheme="minorHAnsi" w:hAnsiTheme="minorHAnsi" w:cstheme="minorHAnsi"/>
                <w:color w:val="4F81BD" w:themeColor="accent1"/>
                <w:sz w:val="16"/>
                <w:szCs w:val="16"/>
              </w:rPr>
              <w:t xml:space="preserve"> </w:t>
            </w:r>
            <w:r w:rsidRPr="00F36410">
              <w:rPr>
                <w:rFonts w:asciiTheme="minorHAnsi" w:hAnsiTheme="minorHAnsi" w:cstheme="minorHAnsi"/>
                <w:color w:val="FF0000"/>
                <w:sz w:val="16"/>
                <w:szCs w:val="16"/>
              </w:rPr>
              <w:t>objectType</w:t>
            </w:r>
            <w:r w:rsidRPr="00F36410">
              <w:rPr>
                <w:rFonts w:asciiTheme="minorHAnsi" w:hAnsiTheme="minorHAnsi" w:cstheme="minorHAnsi"/>
                <w:b/>
                <w:color w:val="8064A2" w:themeColor="accent4"/>
                <w:sz w:val="16"/>
                <w:szCs w:val="16"/>
              </w:rPr>
              <w:t>="7"</w:t>
            </w:r>
            <w:r w:rsidRPr="00F36410">
              <w:rPr>
                <w:rFonts w:asciiTheme="minorHAnsi" w:hAnsiTheme="minorHAnsi" w:cstheme="minorHAnsi"/>
                <w:color w:val="4F81BD" w:themeColor="accent1"/>
                <w:sz w:val="16"/>
                <w:szCs w:val="16"/>
              </w:rPr>
              <w:t xml:space="preserve"> </w:t>
            </w:r>
            <w:r w:rsidRPr="00F36410">
              <w:rPr>
                <w:rFonts w:asciiTheme="minorHAnsi" w:hAnsiTheme="minorHAnsi" w:cstheme="minorHAnsi"/>
                <w:color w:val="FF0000"/>
                <w:sz w:val="16"/>
                <w:szCs w:val="16"/>
              </w:rPr>
              <w:t>dataType</w:t>
            </w:r>
            <w:r w:rsidRPr="00F36410">
              <w:rPr>
                <w:rFonts w:asciiTheme="minorHAnsi" w:hAnsiTheme="minorHAnsi" w:cstheme="minorHAnsi"/>
                <w:b/>
                <w:color w:val="8064A2" w:themeColor="accent4"/>
                <w:sz w:val="16"/>
                <w:szCs w:val="16"/>
              </w:rPr>
              <w:t>="001B"</w:t>
            </w:r>
            <w:r w:rsidRPr="00F36410">
              <w:rPr>
                <w:rFonts w:asciiTheme="minorHAnsi" w:hAnsiTheme="minorHAnsi" w:cstheme="minorHAnsi"/>
                <w:color w:val="4F81BD" w:themeColor="accent1"/>
                <w:sz w:val="16"/>
                <w:szCs w:val="16"/>
              </w:rPr>
              <w:t xml:space="preserve"> </w:t>
            </w:r>
            <w:r w:rsidRPr="00F36410">
              <w:rPr>
                <w:rFonts w:asciiTheme="minorHAnsi" w:hAnsiTheme="minorHAnsi" w:cstheme="minorHAnsi"/>
                <w:color w:val="FF0000"/>
                <w:sz w:val="16"/>
                <w:szCs w:val="16"/>
              </w:rPr>
              <w:t>accessType</w:t>
            </w:r>
            <w:r w:rsidRPr="00F36410">
              <w:rPr>
                <w:rFonts w:asciiTheme="minorHAnsi" w:hAnsiTheme="minorHAnsi" w:cstheme="minorHAnsi"/>
                <w:b/>
                <w:color w:val="8064A2" w:themeColor="accent4"/>
                <w:sz w:val="16"/>
                <w:szCs w:val="16"/>
              </w:rPr>
              <w:t>="</w:t>
            </w:r>
            <w:proofErr w:type="spellStart"/>
            <w:r w:rsidRPr="00F36410">
              <w:rPr>
                <w:rFonts w:asciiTheme="minorHAnsi" w:hAnsiTheme="minorHAnsi" w:cstheme="minorHAnsi"/>
                <w:b/>
                <w:color w:val="8064A2" w:themeColor="accent4"/>
                <w:sz w:val="16"/>
                <w:szCs w:val="16"/>
              </w:rPr>
              <w:t>rw</w:t>
            </w:r>
            <w:proofErr w:type="spellEnd"/>
            <w:r w:rsidRPr="00F36410">
              <w:rPr>
                <w:rFonts w:asciiTheme="minorHAnsi" w:hAnsiTheme="minorHAnsi" w:cstheme="minorHAnsi"/>
                <w:color w:val="4F81BD" w:themeColor="accent1"/>
                <w:sz w:val="16"/>
                <w:szCs w:val="16"/>
              </w:rPr>
              <w:t xml:space="preserve">" </w:t>
            </w:r>
            <w:r w:rsidRPr="00F36410">
              <w:rPr>
                <w:rFonts w:asciiTheme="minorHAnsi" w:hAnsiTheme="minorHAnsi" w:cstheme="minorHAnsi"/>
                <w:color w:val="FF0000"/>
                <w:sz w:val="16"/>
                <w:szCs w:val="16"/>
              </w:rPr>
              <w:t>PDOmapping</w:t>
            </w:r>
            <w:r w:rsidRPr="00F36410">
              <w:rPr>
                <w:rFonts w:asciiTheme="minorHAnsi" w:hAnsiTheme="minorHAnsi" w:cstheme="minorHAnsi"/>
                <w:b/>
                <w:color w:val="8064A2" w:themeColor="accent4"/>
                <w:sz w:val="16"/>
                <w:szCs w:val="16"/>
              </w:rPr>
              <w:t>="no"</w:t>
            </w:r>
            <w:r w:rsidRPr="00F36410">
              <w:rPr>
                <w:rFonts w:asciiTheme="minorHAnsi" w:hAnsiTheme="minorHAnsi" w:cstheme="minorHAnsi"/>
                <w:color w:val="4F81BD" w:themeColor="accent1"/>
                <w:sz w:val="16"/>
                <w:szCs w:val="16"/>
              </w:rPr>
              <w:t xml:space="preserve"> </w:t>
            </w:r>
            <w:r w:rsidRPr="00F36410">
              <w:rPr>
                <w:rFonts w:asciiTheme="minorHAnsi" w:hAnsiTheme="minorHAnsi" w:cstheme="minorHAnsi"/>
                <w:color w:val="FF0000"/>
                <w:sz w:val="16"/>
                <w:szCs w:val="16"/>
              </w:rPr>
              <w:t>defaultValue</w:t>
            </w:r>
            <w:r w:rsidRPr="00F36410">
              <w:rPr>
                <w:rFonts w:asciiTheme="minorHAnsi" w:hAnsiTheme="minorHAnsi" w:cstheme="minorHAnsi"/>
                <w:b/>
                <w:color w:val="8064A2" w:themeColor="accent4"/>
                <w:sz w:val="16"/>
                <w:szCs w:val="16"/>
              </w:rPr>
              <w:t>="</w:t>
            </w:r>
            <w:r w:rsidRPr="00663B32">
              <w:rPr>
                <w:rFonts w:asciiTheme="minorHAnsi" w:hAnsiTheme="minorHAnsi" w:cstheme="minorHAnsi"/>
                <w:b/>
                <w:color w:val="00B050"/>
                <w:sz w:val="16"/>
                <w:szCs w:val="16"/>
              </w:rPr>
              <w:t>0x000800000001</w:t>
            </w:r>
            <w:r w:rsidR="000F7330">
              <w:rPr>
                <w:rFonts w:asciiTheme="minorHAnsi" w:hAnsiTheme="minorHAnsi" w:cstheme="minorHAnsi"/>
                <w:b/>
                <w:color w:val="00B050"/>
                <w:sz w:val="16"/>
                <w:szCs w:val="16"/>
              </w:rPr>
              <w:t>30</w:t>
            </w:r>
            <w:r w:rsidRPr="00663B32">
              <w:rPr>
                <w:rFonts w:asciiTheme="minorHAnsi" w:hAnsiTheme="minorHAnsi" w:cstheme="minorHAnsi"/>
                <w:b/>
                <w:color w:val="00B050"/>
                <w:sz w:val="16"/>
                <w:szCs w:val="16"/>
              </w:rPr>
              <w:t>00</w:t>
            </w:r>
            <w:r w:rsidRPr="00F36410">
              <w:rPr>
                <w:rFonts w:asciiTheme="minorHAnsi" w:hAnsiTheme="minorHAnsi" w:cstheme="minorHAnsi"/>
                <w:b/>
                <w:color w:val="8064A2" w:themeColor="accent4"/>
                <w:sz w:val="16"/>
                <w:szCs w:val="16"/>
              </w:rPr>
              <w:t>"/&gt;</w:t>
            </w:r>
          </w:p>
          <w:p w:rsidR="0048623B" w:rsidRPr="00F36410" w:rsidRDefault="0048623B" w:rsidP="0048623B">
            <w:pPr>
              <w:pStyle w:val="FlietextEinzug"/>
              <w:ind w:left="0"/>
              <w:jc w:val="both"/>
              <w:rPr>
                <w:rFonts w:asciiTheme="minorHAnsi" w:hAnsiTheme="minorHAnsi" w:cstheme="minorHAnsi"/>
                <w:b/>
                <w:color w:val="8064A2" w:themeColor="accent4"/>
                <w:sz w:val="16"/>
                <w:szCs w:val="16"/>
              </w:rPr>
            </w:pPr>
            <w:r w:rsidRPr="00F36410">
              <w:rPr>
                <w:rFonts w:asciiTheme="minorHAnsi" w:hAnsiTheme="minorHAnsi" w:cstheme="minorHAnsi"/>
                <w:color w:val="4F81BD" w:themeColor="accent1"/>
                <w:sz w:val="16"/>
                <w:szCs w:val="16"/>
              </w:rPr>
              <w:t xml:space="preserve"> &lt;SubObject </w:t>
            </w:r>
            <w:r w:rsidRPr="00F36410">
              <w:rPr>
                <w:rFonts w:asciiTheme="minorHAnsi" w:hAnsiTheme="minorHAnsi" w:cstheme="minorHAnsi"/>
                <w:color w:val="FF0000"/>
                <w:sz w:val="16"/>
                <w:szCs w:val="16"/>
              </w:rPr>
              <w:t>subIndex</w:t>
            </w:r>
            <w:r w:rsidRPr="00F36410">
              <w:rPr>
                <w:rFonts w:asciiTheme="minorHAnsi" w:hAnsiTheme="minorHAnsi" w:cstheme="minorHAnsi"/>
                <w:b/>
                <w:color w:val="8064A2" w:themeColor="accent4"/>
                <w:sz w:val="16"/>
                <w:szCs w:val="16"/>
              </w:rPr>
              <w:t>="02"</w:t>
            </w:r>
            <w:r w:rsidRPr="00F36410">
              <w:rPr>
                <w:rFonts w:asciiTheme="minorHAnsi" w:hAnsiTheme="minorHAnsi" w:cstheme="minorHAnsi"/>
                <w:color w:val="4F81BD" w:themeColor="accent1"/>
                <w:sz w:val="16"/>
                <w:szCs w:val="16"/>
              </w:rPr>
              <w:t xml:space="preserve"> </w:t>
            </w:r>
            <w:r w:rsidRPr="00F36410">
              <w:rPr>
                <w:rFonts w:asciiTheme="minorHAnsi" w:hAnsiTheme="minorHAnsi" w:cstheme="minorHAnsi"/>
                <w:color w:val="FF0000"/>
                <w:sz w:val="16"/>
                <w:szCs w:val="16"/>
              </w:rPr>
              <w:t>name</w:t>
            </w:r>
            <w:r w:rsidRPr="00F36410">
              <w:rPr>
                <w:rFonts w:asciiTheme="minorHAnsi" w:hAnsiTheme="minorHAnsi" w:cstheme="minorHAnsi"/>
                <w:b/>
                <w:color w:val="8064A2" w:themeColor="accent4"/>
                <w:sz w:val="16"/>
                <w:szCs w:val="16"/>
              </w:rPr>
              <w:t>="</w:t>
            </w:r>
            <w:proofErr w:type="spellStart"/>
            <w:r w:rsidRPr="00F36410">
              <w:rPr>
                <w:rFonts w:asciiTheme="minorHAnsi" w:hAnsiTheme="minorHAnsi" w:cstheme="minorHAnsi"/>
                <w:b/>
                <w:color w:val="8064A2" w:themeColor="accent4"/>
                <w:sz w:val="16"/>
                <w:szCs w:val="16"/>
              </w:rPr>
              <w:t>ObjectMapping</w:t>
            </w:r>
            <w:proofErr w:type="spellEnd"/>
            <w:r w:rsidRPr="00F36410">
              <w:rPr>
                <w:rFonts w:asciiTheme="minorHAnsi" w:hAnsiTheme="minorHAnsi" w:cstheme="minorHAnsi"/>
                <w:b/>
                <w:color w:val="8064A2" w:themeColor="accent4"/>
                <w:sz w:val="16"/>
                <w:szCs w:val="16"/>
              </w:rPr>
              <w:t>"</w:t>
            </w:r>
            <w:r w:rsidRPr="00F36410">
              <w:rPr>
                <w:rFonts w:asciiTheme="minorHAnsi" w:hAnsiTheme="minorHAnsi" w:cstheme="minorHAnsi"/>
                <w:color w:val="4F81BD" w:themeColor="accent1"/>
                <w:sz w:val="16"/>
                <w:szCs w:val="16"/>
              </w:rPr>
              <w:t xml:space="preserve"> </w:t>
            </w:r>
            <w:r w:rsidRPr="00F36410">
              <w:rPr>
                <w:rFonts w:asciiTheme="minorHAnsi" w:hAnsiTheme="minorHAnsi" w:cstheme="minorHAnsi"/>
                <w:color w:val="FF0000"/>
                <w:sz w:val="16"/>
                <w:szCs w:val="16"/>
              </w:rPr>
              <w:t>objectType</w:t>
            </w:r>
            <w:r w:rsidRPr="00F36410">
              <w:rPr>
                <w:rFonts w:asciiTheme="minorHAnsi" w:hAnsiTheme="minorHAnsi" w:cstheme="minorHAnsi"/>
                <w:b/>
                <w:color w:val="8064A2" w:themeColor="accent4"/>
                <w:sz w:val="16"/>
                <w:szCs w:val="16"/>
              </w:rPr>
              <w:t>="7"</w:t>
            </w:r>
            <w:r w:rsidRPr="00F36410">
              <w:rPr>
                <w:rFonts w:asciiTheme="minorHAnsi" w:hAnsiTheme="minorHAnsi" w:cstheme="minorHAnsi"/>
                <w:color w:val="4F81BD" w:themeColor="accent1"/>
                <w:sz w:val="16"/>
                <w:szCs w:val="16"/>
              </w:rPr>
              <w:t xml:space="preserve"> </w:t>
            </w:r>
            <w:r w:rsidRPr="00F36410">
              <w:rPr>
                <w:rFonts w:asciiTheme="minorHAnsi" w:hAnsiTheme="minorHAnsi" w:cstheme="minorHAnsi"/>
                <w:color w:val="FF0000"/>
                <w:sz w:val="16"/>
                <w:szCs w:val="16"/>
              </w:rPr>
              <w:t>dataType</w:t>
            </w:r>
            <w:r w:rsidRPr="00F36410">
              <w:rPr>
                <w:rFonts w:asciiTheme="minorHAnsi" w:hAnsiTheme="minorHAnsi" w:cstheme="minorHAnsi"/>
                <w:b/>
                <w:color w:val="8064A2" w:themeColor="accent4"/>
                <w:sz w:val="16"/>
                <w:szCs w:val="16"/>
              </w:rPr>
              <w:t>="001B"</w:t>
            </w:r>
            <w:r w:rsidRPr="00F36410">
              <w:rPr>
                <w:rFonts w:asciiTheme="minorHAnsi" w:hAnsiTheme="minorHAnsi" w:cstheme="minorHAnsi"/>
                <w:color w:val="4F81BD" w:themeColor="accent1"/>
                <w:sz w:val="16"/>
                <w:szCs w:val="16"/>
              </w:rPr>
              <w:t xml:space="preserve"> </w:t>
            </w:r>
            <w:r w:rsidRPr="00F36410">
              <w:rPr>
                <w:rFonts w:asciiTheme="minorHAnsi" w:hAnsiTheme="minorHAnsi" w:cstheme="minorHAnsi"/>
                <w:color w:val="FF0000"/>
                <w:sz w:val="16"/>
                <w:szCs w:val="16"/>
              </w:rPr>
              <w:t>accessType</w:t>
            </w:r>
            <w:r w:rsidRPr="00F36410">
              <w:rPr>
                <w:rFonts w:asciiTheme="minorHAnsi" w:hAnsiTheme="minorHAnsi" w:cstheme="minorHAnsi"/>
                <w:b/>
                <w:color w:val="8064A2" w:themeColor="accent4"/>
                <w:sz w:val="16"/>
                <w:szCs w:val="16"/>
              </w:rPr>
              <w:t>="</w:t>
            </w:r>
            <w:proofErr w:type="spellStart"/>
            <w:r w:rsidRPr="00F36410">
              <w:rPr>
                <w:rFonts w:asciiTheme="minorHAnsi" w:hAnsiTheme="minorHAnsi" w:cstheme="minorHAnsi"/>
                <w:b/>
                <w:color w:val="8064A2" w:themeColor="accent4"/>
                <w:sz w:val="16"/>
                <w:szCs w:val="16"/>
              </w:rPr>
              <w:t>rw</w:t>
            </w:r>
            <w:proofErr w:type="spellEnd"/>
            <w:r w:rsidRPr="00F36410">
              <w:rPr>
                <w:rFonts w:asciiTheme="minorHAnsi" w:hAnsiTheme="minorHAnsi" w:cstheme="minorHAnsi"/>
                <w:b/>
                <w:color w:val="8064A2" w:themeColor="accent4"/>
                <w:sz w:val="16"/>
                <w:szCs w:val="16"/>
              </w:rPr>
              <w:t>"</w:t>
            </w:r>
            <w:r w:rsidRPr="00F36410">
              <w:rPr>
                <w:rFonts w:asciiTheme="minorHAnsi" w:hAnsiTheme="minorHAnsi" w:cstheme="minorHAnsi"/>
                <w:color w:val="4F81BD" w:themeColor="accent1"/>
                <w:sz w:val="16"/>
                <w:szCs w:val="16"/>
              </w:rPr>
              <w:t xml:space="preserve"> </w:t>
            </w:r>
            <w:r w:rsidRPr="00F36410">
              <w:rPr>
                <w:rFonts w:asciiTheme="minorHAnsi" w:hAnsiTheme="minorHAnsi" w:cstheme="minorHAnsi"/>
                <w:color w:val="FF0000"/>
                <w:sz w:val="16"/>
                <w:szCs w:val="16"/>
              </w:rPr>
              <w:t>PDOmapping</w:t>
            </w:r>
            <w:r w:rsidRPr="00F36410">
              <w:rPr>
                <w:rFonts w:asciiTheme="minorHAnsi" w:hAnsiTheme="minorHAnsi" w:cstheme="minorHAnsi"/>
                <w:b/>
                <w:color w:val="8064A2" w:themeColor="accent4"/>
                <w:sz w:val="16"/>
                <w:szCs w:val="16"/>
              </w:rPr>
              <w:t>="no"</w:t>
            </w:r>
            <w:r w:rsidRPr="00F36410">
              <w:rPr>
                <w:rFonts w:asciiTheme="minorHAnsi" w:hAnsiTheme="minorHAnsi" w:cstheme="minorHAnsi"/>
                <w:color w:val="4F81BD" w:themeColor="accent1"/>
                <w:sz w:val="16"/>
                <w:szCs w:val="16"/>
              </w:rPr>
              <w:t xml:space="preserve"> </w:t>
            </w:r>
            <w:r w:rsidRPr="00F36410">
              <w:rPr>
                <w:rFonts w:asciiTheme="minorHAnsi" w:hAnsiTheme="minorHAnsi" w:cstheme="minorHAnsi"/>
                <w:color w:val="FF0000"/>
                <w:sz w:val="16"/>
                <w:szCs w:val="16"/>
              </w:rPr>
              <w:t>defaultValue</w:t>
            </w:r>
            <w:r w:rsidRPr="00F36410">
              <w:rPr>
                <w:rFonts w:asciiTheme="minorHAnsi" w:hAnsiTheme="minorHAnsi" w:cstheme="minorHAnsi"/>
                <w:b/>
                <w:color w:val="8064A2" w:themeColor="accent4"/>
                <w:sz w:val="16"/>
                <w:szCs w:val="16"/>
              </w:rPr>
              <w:t>="0x0000000000000000"/&gt;</w:t>
            </w:r>
          </w:p>
          <w:p w:rsidR="0048623B" w:rsidRDefault="0048623B" w:rsidP="0048623B">
            <w:pPr>
              <w:pStyle w:val="FlietextEinzug"/>
              <w:ind w:left="0"/>
              <w:jc w:val="both"/>
              <w:rPr>
                <w:rFonts w:asciiTheme="minorHAnsi" w:hAnsiTheme="minorHAnsi" w:cstheme="minorHAnsi"/>
                <w:sz w:val="16"/>
                <w:szCs w:val="16"/>
              </w:rPr>
            </w:pPr>
            <w:r>
              <w:rPr>
                <w:rFonts w:asciiTheme="minorHAnsi" w:hAnsiTheme="minorHAnsi" w:cstheme="minorHAnsi"/>
                <w:sz w:val="16"/>
                <w:szCs w:val="16"/>
              </w:rPr>
              <w:t>…</w:t>
            </w:r>
          </w:p>
          <w:p w:rsidR="00725832" w:rsidRPr="00DC4F9A" w:rsidRDefault="00725832" w:rsidP="00DC4F9A">
            <w:pPr>
              <w:pStyle w:val="FlietextEinzug"/>
              <w:ind w:left="0"/>
              <w:jc w:val="both"/>
              <w:rPr>
                <w:rFonts w:asciiTheme="minorHAnsi" w:hAnsiTheme="minorHAnsi" w:cstheme="minorHAnsi"/>
                <w:b/>
                <w:color w:val="8064A2" w:themeColor="accent4"/>
                <w:sz w:val="16"/>
                <w:szCs w:val="16"/>
              </w:rPr>
            </w:pPr>
            <w:r w:rsidRPr="00DC4F9A">
              <w:rPr>
                <w:rFonts w:asciiTheme="minorHAnsi" w:hAnsiTheme="minorHAnsi" w:cstheme="minorHAnsi"/>
                <w:color w:val="4F81BD" w:themeColor="accent1"/>
                <w:sz w:val="16"/>
                <w:szCs w:val="16"/>
              </w:rPr>
              <w:t>&lt;Object</w:t>
            </w:r>
            <w:r w:rsidRPr="00DC4F9A">
              <w:rPr>
                <w:rFonts w:asciiTheme="minorHAnsi" w:hAnsiTheme="minorHAnsi" w:cstheme="minorHAnsi"/>
                <w:color w:val="FF0000"/>
                <w:sz w:val="16"/>
                <w:szCs w:val="16"/>
              </w:rPr>
              <w:t xml:space="preserve"> index</w:t>
            </w:r>
            <w:r w:rsidRPr="00DC4F9A">
              <w:rPr>
                <w:rFonts w:asciiTheme="minorHAnsi" w:hAnsiTheme="minorHAnsi" w:cstheme="minorHAnsi"/>
                <w:b/>
                <w:color w:val="8064A2" w:themeColor="accent4"/>
                <w:sz w:val="16"/>
                <w:szCs w:val="16"/>
              </w:rPr>
              <w:t xml:space="preserve">="1A00" </w:t>
            </w:r>
            <w:r w:rsidRPr="00DC4F9A">
              <w:rPr>
                <w:rFonts w:asciiTheme="minorHAnsi" w:hAnsiTheme="minorHAnsi" w:cstheme="minorHAnsi"/>
                <w:color w:val="FF0000"/>
                <w:sz w:val="16"/>
                <w:szCs w:val="16"/>
              </w:rPr>
              <w:t>name</w:t>
            </w:r>
            <w:r w:rsidRPr="00DC4F9A">
              <w:rPr>
                <w:rFonts w:asciiTheme="minorHAnsi" w:hAnsiTheme="minorHAnsi" w:cstheme="minorHAnsi"/>
                <w:b/>
                <w:color w:val="8064A2" w:themeColor="accent4"/>
                <w:sz w:val="16"/>
                <w:szCs w:val="16"/>
              </w:rPr>
              <w:t>="PDO_TxMappParam_00h_AU64"</w:t>
            </w:r>
            <w:r w:rsidRPr="00DC4F9A">
              <w:rPr>
                <w:rFonts w:asciiTheme="minorHAnsi" w:hAnsiTheme="minorHAnsi" w:cstheme="minorHAnsi"/>
                <w:color w:val="FF0000"/>
                <w:sz w:val="16"/>
                <w:szCs w:val="16"/>
              </w:rPr>
              <w:t xml:space="preserve"> objectType</w:t>
            </w:r>
            <w:r w:rsidRPr="00DC4F9A">
              <w:rPr>
                <w:rFonts w:asciiTheme="minorHAnsi" w:hAnsiTheme="minorHAnsi" w:cstheme="minorHAnsi"/>
                <w:b/>
                <w:color w:val="8064A2" w:themeColor="accent4"/>
                <w:sz w:val="16"/>
                <w:szCs w:val="16"/>
              </w:rPr>
              <w:t>="8"&gt;</w:t>
            </w:r>
          </w:p>
          <w:p w:rsidR="00725832" w:rsidRPr="00DC4F9A" w:rsidRDefault="00725832" w:rsidP="00DC4F9A">
            <w:pPr>
              <w:pStyle w:val="FlietextEinzug"/>
              <w:ind w:left="0"/>
              <w:jc w:val="both"/>
              <w:rPr>
                <w:rFonts w:asciiTheme="minorHAnsi" w:hAnsiTheme="minorHAnsi" w:cstheme="minorHAnsi"/>
                <w:color w:val="FF0000"/>
                <w:sz w:val="16"/>
                <w:szCs w:val="16"/>
              </w:rPr>
            </w:pPr>
            <w:r w:rsidRPr="00DC4F9A">
              <w:rPr>
                <w:rFonts w:asciiTheme="minorHAnsi" w:hAnsiTheme="minorHAnsi" w:cstheme="minorHAnsi"/>
                <w:color w:val="FF0000"/>
                <w:sz w:val="16"/>
                <w:szCs w:val="16"/>
              </w:rPr>
              <w:t xml:space="preserve"> </w:t>
            </w:r>
            <w:r w:rsidRPr="00DC4F9A">
              <w:rPr>
                <w:rFonts w:asciiTheme="minorHAnsi" w:hAnsiTheme="minorHAnsi" w:cstheme="minorHAnsi"/>
                <w:color w:val="4F81BD" w:themeColor="accent1"/>
                <w:sz w:val="16"/>
                <w:szCs w:val="16"/>
              </w:rPr>
              <w:t>&lt;SubObject</w:t>
            </w:r>
            <w:r w:rsidRPr="00DC4F9A">
              <w:rPr>
                <w:rFonts w:asciiTheme="minorHAnsi" w:hAnsiTheme="minorHAnsi" w:cstheme="minorHAnsi"/>
                <w:color w:val="FF0000"/>
                <w:sz w:val="16"/>
                <w:szCs w:val="16"/>
              </w:rPr>
              <w:t xml:space="preserve"> subIndex</w:t>
            </w:r>
            <w:r w:rsidRPr="00DC4F9A">
              <w:rPr>
                <w:rFonts w:asciiTheme="minorHAnsi" w:hAnsiTheme="minorHAnsi" w:cstheme="minorHAnsi"/>
                <w:b/>
                <w:color w:val="8064A2" w:themeColor="accent4"/>
                <w:sz w:val="16"/>
                <w:szCs w:val="16"/>
              </w:rPr>
              <w:t>="00"</w:t>
            </w:r>
            <w:r w:rsidRPr="00DC4F9A">
              <w:rPr>
                <w:rFonts w:asciiTheme="minorHAnsi" w:hAnsiTheme="minorHAnsi" w:cstheme="minorHAnsi"/>
                <w:color w:val="FF0000"/>
                <w:sz w:val="16"/>
                <w:szCs w:val="16"/>
              </w:rPr>
              <w:t xml:space="preserve"> name</w:t>
            </w:r>
            <w:r w:rsidRPr="00DC4F9A">
              <w:rPr>
                <w:rFonts w:asciiTheme="minorHAnsi" w:hAnsiTheme="minorHAnsi" w:cstheme="minorHAnsi"/>
                <w:b/>
                <w:color w:val="8064A2" w:themeColor="accent4"/>
                <w:sz w:val="16"/>
                <w:szCs w:val="16"/>
              </w:rPr>
              <w:t>="</w:t>
            </w:r>
            <w:proofErr w:type="spellStart"/>
            <w:r w:rsidRPr="00DC4F9A">
              <w:rPr>
                <w:rFonts w:asciiTheme="minorHAnsi" w:hAnsiTheme="minorHAnsi" w:cstheme="minorHAnsi"/>
                <w:b/>
                <w:color w:val="8064A2" w:themeColor="accent4"/>
                <w:sz w:val="16"/>
                <w:szCs w:val="16"/>
              </w:rPr>
              <w:t>NumberOfEntries</w:t>
            </w:r>
            <w:proofErr w:type="spellEnd"/>
            <w:r w:rsidRPr="00DC4F9A">
              <w:rPr>
                <w:rFonts w:asciiTheme="minorHAnsi" w:hAnsiTheme="minorHAnsi" w:cstheme="minorHAnsi"/>
                <w:b/>
                <w:color w:val="8064A2" w:themeColor="accent4"/>
                <w:sz w:val="16"/>
                <w:szCs w:val="16"/>
              </w:rPr>
              <w:t xml:space="preserve">" </w:t>
            </w:r>
            <w:r w:rsidRPr="00DC4F9A">
              <w:rPr>
                <w:rFonts w:asciiTheme="minorHAnsi" w:hAnsiTheme="minorHAnsi" w:cstheme="minorHAnsi"/>
                <w:color w:val="FF0000"/>
                <w:sz w:val="16"/>
                <w:szCs w:val="16"/>
              </w:rPr>
              <w:t>objectType</w:t>
            </w:r>
            <w:r w:rsidRPr="00DC4F9A">
              <w:rPr>
                <w:rFonts w:asciiTheme="minorHAnsi" w:hAnsiTheme="minorHAnsi" w:cstheme="minorHAnsi"/>
                <w:b/>
                <w:color w:val="8064A2" w:themeColor="accent4"/>
                <w:sz w:val="16"/>
                <w:szCs w:val="16"/>
              </w:rPr>
              <w:t>="7"</w:t>
            </w:r>
            <w:r w:rsidRPr="00DC4F9A">
              <w:rPr>
                <w:rFonts w:asciiTheme="minorHAnsi" w:hAnsiTheme="minorHAnsi" w:cstheme="minorHAnsi"/>
                <w:color w:val="FF0000"/>
                <w:sz w:val="16"/>
                <w:szCs w:val="16"/>
              </w:rPr>
              <w:t xml:space="preserve"> dataType</w:t>
            </w:r>
            <w:r w:rsidRPr="00DC4F9A">
              <w:rPr>
                <w:rFonts w:asciiTheme="minorHAnsi" w:hAnsiTheme="minorHAnsi" w:cstheme="minorHAnsi"/>
                <w:b/>
                <w:color w:val="8064A2" w:themeColor="accent4"/>
                <w:sz w:val="16"/>
                <w:szCs w:val="16"/>
              </w:rPr>
              <w:t>="0005"</w:t>
            </w:r>
            <w:r w:rsidRPr="00DC4F9A">
              <w:rPr>
                <w:rFonts w:asciiTheme="minorHAnsi" w:hAnsiTheme="minorHAnsi" w:cstheme="minorHAnsi"/>
                <w:color w:val="FF0000"/>
                <w:sz w:val="16"/>
                <w:szCs w:val="16"/>
              </w:rPr>
              <w:t xml:space="preserve"> accessType</w:t>
            </w:r>
            <w:r w:rsidRPr="00DC4F9A">
              <w:rPr>
                <w:rFonts w:asciiTheme="minorHAnsi" w:hAnsiTheme="minorHAnsi" w:cstheme="minorHAnsi"/>
                <w:b/>
                <w:color w:val="8064A2" w:themeColor="accent4"/>
                <w:sz w:val="16"/>
                <w:szCs w:val="16"/>
              </w:rPr>
              <w:t>="</w:t>
            </w:r>
            <w:proofErr w:type="spellStart"/>
            <w:r w:rsidRPr="00DC4F9A">
              <w:rPr>
                <w:rFonts w:asciiTheme="minorHAnsi" w:hAnsiTheme="minorHAnsi" w:cstheme="minorHAnsi"/>
                <w:b/>
                <w:color w:val="8064A2" w:themeColor="accent4"/>
                <w:sz w:val="16"/>
                <w:szCs w:val="16"/>
              </w:rPr>
              <w:t>rw</w:t>
            </w:r>
            <w:proofErr w:type="spellEnd"/>
            <w:r w:rsidRPr="00DC4F9A">
              <w:rPr>
                <w:rFonts w:asciiTheme="minorHAnsi" w:hAnsiTheme="minorHAnsi" w:cstheme="minorHAnsi"/>
                <w:b/>
                <w:color w:val="8064A2" w:themeColor="accent4"/>
                <w:sz w:val="16"/>
                <w:szCs w:val="16"/>
              </w:rPr>
              <w:t>"</w:t>
            </w:r>
            <w:r w:rsidRPr="00DC4F9A">
              <w:rPr>
                <w:rFonts w:asciiTheme="minorHAnsi" w:hAnsiTheme="minorHAnsi" w:cstheme="minorHAnsi"/>
                <w:color w:val="FF0000"/>
                <w:sz w:val="16"/>
                <w:szCs w:val="16"/>
              </w:rPr>
              <w:t xml:space="preserve"> PDOmapping</w:t>
            </w:r>
            <w:r w:rsidRPr="00DC4F9A">
              <w:rPr>
                <w:rFonts w:asciiTheme="minorHAnsi" w:hAnsiTheme="minorHAnsi" w:cstheme="minorHAnsi"/>
                <w:b/>
                <w:color w:val="8064A2" w:themeColor="accent4"/>
                <w:sz w:val="16"/>
                <w:szCs w:val="16"/>
              </w:rPr>
              <w:t>="no"</w:t>
            </w:r>
            <w:r w:rsidRPr="00DC4F9A">
              <w:rPr>
                <w:rFonts w:asciiTheme="minorHAnsi" w:hAnsiTheme="minorHAnsi" w:cstheme="minorHAnsi"/>
                <w:color w:val="FF0000"/>
                <w:sz w:val="16"/>
                <w:szCs w:val="16"/>
              </w:rPr>
              <w:t xml:space="preserve"> defaultValue</w:t>
            </w:r>
            <w:r w:rsidRPr="00DC4F9A">
              <w:rPr>
                <w:rFonts w:asciiTheme="minorHAnsi" w:hAnsiTheme="minorHAnsi" w:cstheme="minorHAnsi"/>
                <w:b/>
                <w:color w:val="8064A2" w:themeColor="accent4"/>
                <w:sz w:val="16"/>
                <w:szCs w:val="16"/>
              </w:rPr>
              <w:t>="</w:t>
            </w:r>
            <w:r w:rsidRPr="00DC4F9A">
              <w:rPr>
                <w:rFonts w:asciiTheme="minorHAnsi" w:hAnsiTheme="minorHAnsi" w:cstheme="minorHAnsi"/>
                <w:b/>
                <w:color w:val="00B050"/>
                <w:sz w:val="16"/>
                <w:szCs w:val="16"/>
              </w:rPr>
              <w:t>1</w:t>
            </w:r>
            <w:r w:rsidRPr="00DC4F9A">
              <w:rPr>
                <w:rFonts w:asciiTheme="minorHAnsi" w:hAnsiTheme="minorHAnsi" w:cstheme="minorHAnsi"/>
                <w:b/>
                <w:color w:val="8064A2" w:themeColor="accent4"/>
                <w:sz w:val="16"/>
                <w:szCs w:val="16"/>
              </w:rPr>
              <w:t>"/&gt;</w:t>
            </w:r>
          </w:p>
          <w:p w:rsidR="00725832" w:rsidRPr="00DC4F9A" w:rsidRDefault="00725832" w:rsidP="00725832">
            <w:pPr>
              <w:pStyle w:val="FlietextEinzug"/>
              <w:ind w:left="0"/>
              <w:jc w:val="both"/>
              <w:rPr>
                <w:rFonts w:asciiTheme="minorHAnsi" w:hAnsiTheme="minorHAnsi" w:cstheme="minorHAnsi"/>
                <w:color w:val="FF0000"/>
                <w:sz w:val="16"/>
                <w:szCs w:val="16"/>
              </w:rPr>
            </w:pPr>
            <w:r w:rsidRPr="00DC4F9A">
              <w:rPr>
                <w:rFonts w:asciiTheme="minorHAnsi" w:hAnsiTheme="minorHAnsi" w:cstheme="minorHAnsi"/>
                <w:color w:val="4F81BD" w:themeColor="accent1"/>
                <w:sz w:val="16"/>
                <w:szCs w:val="16"/>
              </w:rPr>
              <w:t xml:space="preserve"> &lt;SubObject</w:t>
            </w:r>
            <w:r w:rsidRPr="00DC4F9A">
              <w:rPr>
                <w:rFonts w:asciiTheme="minorHAnsi" w:hAnsiTheme="minorHAnsi" w:cstheme="minorHAnsi"/>
                <w:color w:val="FF0000"/>
                <w:sz w:val="16"/>
                <w:szCs w:val="16"/>
              </w:rPr>
              <w:t xml:space="preserve"> subIndex</w:t>
            </w:r>
            <w:r w:rsidRPr="00DC4F9A">
              <w:rPr>
                <w:rFonts w:asciiTheme="minorHAnsi" w:hAnsiTheme="minorHAnsi" w:cstheme="minorHAnsi"/>
                <w:b/>
                <w:color w:val="8064A2" w:themeColor="accent4"/>
                <w:sz w:val="16"/>
                <w:szCs w:val="16"/>
              </w:rPr>
              <w:t>="01"</w:t>
            </w:r>
            <w:r w:rsidRPr="00DC4F9A">
              <w:rPr>
                <w:rFonts w:asciiTheme="minorHAnsi" w:hAnsiTheme="minorHAnsi" w:cstheme="minorHAnsi"/>
                <w:color w:val="FF0000"/>
                <w:sz w:val="16"/>
                <w:szCs w:val="16"/>
              </w:rPr>
              <w:t xml:space="preserve"> name</w:t>
            </w:r>
            <w:r w:rsidRPr="00DC4F9A">
              <w:rPr>
                <w:rFonts w:asciiTheme="minorHAnsi" w:hAnsiTheme="minorHAnsi" w:cstheme="minorHAnsi"/>
                <w:b/>
                <w:color w:val="8064A2" w:themeColor="accent4"/>
                <w:sz w:val="16"/>
                <w:szCs w:val="16"/>
              </w:rPr>
              <w:t>="</w:t>
            </w:r>
            <w:proofErr w:type="spellStart"/>
            <w:r w:rsidRPr="00DC4F9A">
              <w:rPr>
                <w:rFonts w:asciiTheme="minorHAnsi" w:hAnsiTheme="minorHAnsi" w:cstheme="minorHAnsi"/>
                <w:b/>
                <w:color w:val="8064A2" w:themeColor="accent4"/>
                <w:sz w:val="16"/>
                <w:szCs w:val="16"/>
              </w:rPr>
              <w:t>ObjectMapping</w:t>
            </w:r>
            <w:proofErr w:type="spellEnd"/>
            <w:r w:rsidRPr="00DC4F9A">
              <w:rPr>
                <w:rFonts w:asciiTheme="minorHAnsi" w:hAnsiTheme="minorHAnsi" w:cstheme="minorHAnsi"/>
                <w:b/>
                <w:color w:val="8064A2" w:themeColor="accent4"/>
                <w:sz w:val="16"/>
                <w:szCs w:val="16"/>
              </w:rPr>
              <w:t>"</w:t>
            </w:r>
            <w:r w:rsidRPr="00DC4F9A">
              <w:rPr>
                <w:rFonts w:asciiTheme="minorHAnsi" w:hAnsiTheme="minorHAnsi" w:cstheme="minorHAnsi"/>
                <w:color w:val="FF0000"/>
                <w:sz w:val="16"/>
                <w:szCs w:val="16"/>
              </w:rPr>
              <w:t xml:space="preserve"> objectType</w:t>
            </w:r>
            <w:r w:rsidRPr="00DC4F9A">
              <w:rPr>
                <w:rFonts w:asciiTheme="minorHAnsi" w:hAnsiTheme="minorHAnsi" w:cstheme="minorHAnsi"/>
                <w:b/>
                <w:color w:val="8064A2" w:themeColor="accent4"/>
                <w:sz w:val="16"/>
                <w:szCs w:val="16"/>
              </w:rPr>
              <w:t>="7"</w:t>
            </w:r>
            <w:r w:rsidRPr="00DC4F9A">
              <w:rPr>
                <w:rFonts w:asciiTheme="minorHAnsi" w:hAnsiTheme="minorHAnsi" w:cstheme="minorHAnsi"/>
                <w:color w:val="FF0000"/>
                <w:sz w:val="16"/>
                <w:szCs w:val="16"/>
              </w:rPr>
              <w:t xml:space="preserve"> dataType</w:t>
            </w:r>
            <w:r w:rsidRPr="00DC4F9A">
              <w:rPr>
                <w:rFonts w:asciiTheme="minorHAnsi" w:hAnsiTheme="minorHAnsi" w:cstheme="minorHAnsi"/>
                <w:b/>
                <w:color w:val="8064A2" w:themeColor="accent4"/>
                <w:sz w:val="16"/>
                <w:szCs w:val="16"/>
              </w:rPr>
              <w:t>="001B"</w:t>
            </w:r>
            <w:r w:rsidRPr="00DC4F9A">
              <w:rPr>
                <w:rFonts w:asciiTheme="minorHAnsi" w:hAnsiTheme="minorHAnsi" w:cstheme="minorHAnsi"/>
                <w:color w:val="FF0000"/>
                <w:sz w:val="16"/>
                <w:szCs w:val="16"/>
              </w:rPr>
              <w:t xml:space="preserve"> accessType</w:t>
            </w:r>
            <w:r w:rsidRPr="00DC4F9A">
              <w:rPr>
                <w:rFonts w:asciiTheme="minorHAnsi" w:hAnsiTheme="minorHAnsi" w:cstheme="minorHAnsi"/>
                <w:b/>
                <w:color w:val="8064A2" w:themeColor="accent4"/>
                <w:sz w:val="16"/>
                <w:szCs w:val="16"/>
              </w:rPr>
              <w:t>="</w:t>
            </w:r>
            <w:proofErr w:type="spellStart"/>
            <w:r w:rsidRPr="00DC4F9A">
              <w:rPr>
                <w:rFonts w:asciiTheme="minorHAnsi" w:hAnsiTheme="minorHAnsi" w:cstheme="minorHAnsi"/>
                <w:b/>
                <w:color w:val="8064A2" w:themeColor="accent4"/>
                <w:sz w:val="16"/>
                <w:szCs w:val="16"/>
              </w:rPr>
              <w:t>rw</w:t>
            </w:r>
            <w:proofErr w:type="spellEnd"/>
            <w:r w:rsidRPr="00DC4F9A">
              <w:rPr>
                <w:rFonts w:asciiTheme="minorHAnsi" w:hAnsiTheme="minorHAnsi" w:cstheme="minorHAnsi"/>
                <w:b/>
                <w:color w:val="8064A2" w:themeColor="accent4"/>
                <w:sz w:val="16"/>
                <w:szCs w:val="16"/>
              </w:rPr>
              <w:t>"</w:t>
            </w:r>
            <w:r w:rsidRPr="00DC4F9A">
              <w:rPr>
                <w:rFonts w:asciiTheme="minorHAnsi" w:hAnsiTheme="minorHAnsi" w:cstheme="minorHAnsi"/>
                <w:color w:val="FF0000"/>
                <w:sz w:val="16"/>
                <w:szCs w:val="16"/>
              </w:rPr>
              <w:t xml:space="preserve"> PDOmapping</w:t>
            </w:r>
            <w:r w:rsidRPr="00DC4F9A">
              <w:rPr>
                <w:rFonts w:asciiTheme="minorHAnsi" w:hAnsiTheme="minorHAnsi" w:cstheme="minorHAnsi"/>
                <w:b/>
                <w:color w:val="8064A2" w:themeColor="accent4"/>
                <w:sz w:val="16"/>
                <w:szCs w:val="16"/>
              </w:rPr>
              <w:t>="no"</w:t>
            </w:r>
            <w:r w:rsidRPr="00DC4F9A">
              <w:rPr>
                <w:rFonts w:asciiTheme="minorHAnsi" w:hAnsiTheme="minorHAnsi" w:cstheme="minorHAnsi"/>
                <w:color w:val="FF0000"/>
                <w:sz w:val="16"/>
                <w:szCs w:val="16"/>
              </w:rPr>
              <w:t xml:space="preserve"> defaultValue</w:t>
            </w:r>
            <w:r w:rsidRPr="00DC4F9A">
              <w:rPr>
                <w:rFonts w:asciiTheme="minorHAnsi" w:hAnsiTheme="minorHAnsi" w:cstheme="minorHAnsi"/>
                <w:b/>
                <w:color w:val="8064A2" w:themeColor="accent4"/>
                <w:sz w:val="16"/>
                <w:szCs w:val="16"/>
              </w:rPr>
              <w:t>="</w:t>
            </w:r>
            <w:r w:rsidR="000F7330" w:rsidRPr="00A8628D">
              <w:rPr>
                <w:rFonts w:asciiTheme="minorHAnsi" w:hAnsiTheme="minorHAnsi" w:cstheme="minorHAnsi"/>
                <w:b/>
                <w:color w:val="00B050"/>
                <w:sz w:val="16"/>
                <w:szCs w:val="16"/>
              </w:rPr>
              <w:t>0x00080000000</w:t>
            </w:r>
            <w:r w:rsidR="000F7330">
              <w:rPr>
                <w:rFonts w:asciiTheme="minorHAnsi" w:hAnsiTheme="minorHAnsi" w:cstheme="minorHAnsi"/>
                <w:b/>
                <w:color w:val="00B050"/>
                <w:sz w:val="16"/>
                <w:szCs w:val="16"/>
              </w:rPr>
              <w:t>23</w:t>
            </w:r>
            <w:r w:rsidRPr="00DC4F9A">
              <w:rPr>
                <w:rFonts w:asciiTheme="minorHAnsi" w:hAnsiTheme="minorHAnsi" w:cstheme="minorHAnsi"/>
                <w:b/>
                <w:color w:val="00B050"/>
                <w:sz w:val="16"/>
                <w:szCs w:val="16"/>
              </w:rPr>
              <w:t>000</w:t>
            </w:r>
            <w:r w:rsidRPr="00DC4F9A">
              <w:rPr>
                <w:rFonts w:asciiTheme="minorHAnsi" w:hAnsiTheme="minorHAnsi" w:cstheme="minorHAnsi"/>
                <w:b/>
                <w:color w:val="8064A2" w:themeColor="accent4"/>
                <w:sz w:val="16"/>
                <w:szCs w:val="16"/>
              </w:rPr>
              <w:t>"/&gt;</w:t>
            </w:r>
          </w:p>
          <w:p w:rsidR="00725832" w:rsidRPr="0048623B" w:rsidRDefault="00725832" w:rsidP="00725832">
            <w:pPr>
              <w:pStyle w:val="FlietextEinzug"/>
              <w:ind w:left="0"/>
              <w:jc w:val="both"/>
              <w:rPr>
                <w:rFonts w:asciiTheme="minorHAnsi" w:hAnsiTheme="minorHAnsi" w:cstheme="minorHAnsi"/>
                <w:sz w:val="16"/>
                <w:szCs w:val="16"/>
              </w:rPr>
            </w:pPr>
            <w:r>
              <w:rPr>
                <w:rFonts w:asciiTheme="minorHAnsi" w:hAnsiTheme="minorHAnsi" w:cstheme="minorHAnsi"/>
                <w:sz w:val="16"/>
                <w:szCs w:val="16"/>
              </w:rPr>
              <w:t>…</w:t>
            </w:r>
          </w:p>
        </w:tc>
      </w:tr>
    </w:tbl>
    <w:p w:rsidR="00E41561" w:rsidRDefault="003D3711" w:rsidP="003D3711">
      <w:r>
        <w:t xml:space="preserve">        </w:t>
      </w:r>
    </w:p>
    <w:p w:rsidR="00635FE8" w:rsidRPr="00801ACD" w:rsidRDefault="00994B7F" w:rsidP="00801ACD">
      <w:pPr>
        <w:jc w:val="both"/>
      </w:pPr>
      <w:r w:rsidRPr="00801ACD">
        <w:lastRenderedPageBreak/>
        <w:t>We</w:t>
      </w:r>
      <w:r>
        <w:t xml:space="preserve"> also update the different entries of the product name, as well as the object 1018</w:t>
      </w:r>
      <w:r w:rsidRPr="00801ACD">
        <w:rPr>
          <w:sz w:val="14"/>
        </w:rPr>
        <w:t>h</w:t>
      </w:r>
      <w:r>
        <w:t xml:space="preserve"> with the VendorID and product code:</w:t>
      </w:r>
    </w:p>
    <w:p w:rsidR="00EC0CE2" w:rsidRDefault="00EC0CE2" w:rsidP="003D3711">
      <w:pPr>
        <w:rPr>
          <w:color w:val="FF0000"/>
        </w:rPr>
      </w:pPr>
    </w:p>
    <w:p w:rsidR="00EC0CE2" w:rsidRPr="00801ACD" w:rsidRDefault="00EC0CE2" w:rsidP="003D3711">
      <w:pPr>
        <w:rPr>
          <w:rFonts w:asciiTheme="minorHAnsi" w:hAnsiTheme="minorHAnsi" w:cstheme="minorHAnsi"/>
          <w:color w:val="FF0000"/>
          <w:sz w:val="16"/>
          <w:szCs w:val="16"/>
        </w:rPr>
      </w:pPr>
    </w:p>
    <w:tbl>
      <w:tblPr>
        <w:tblStyle w:val="Tabellenraster"/>
        <w:tblW w:w="11057" w:type="dxa"/>
        <w:tblInd w:w="-459" w:type="dxa"/>
        <w:tblLook w:val="04A0" w:firstRow="1" w:lastRow="0" w:firstColumn="1" w:lastColumn="0" w:noHBand="0" w:noVBand="1"/>
      </w:tblPr>
      <w:tblGrid>
        <w:gridCol w:w="11057"/>
      </w:tblGrid>
      <w:tr w:rsidR="00614112" w:rsidRPr="00EC0CE2" w:rsidTr="00614112">
        <w:tc>
          <w:tcPr>
            <w:tcW w:w="11057" w:type="dxa"/>
          </w:tcPr>
          <w:p w:rsidR="00EC0CE2" w:rsidRDefault="00EC0CE2" w:rsidP="00EC0CE2">
            <w:pPr>
              <w:rPr>
                <w:rFonts w:asciiTheme="minorHAnsi" w:hAnsiTheme="minorHAnsi" w:cstheme="minorHAnsi"/>
                <w:sz w:val="16"/>
                <w:szCs w:val="16"/>
              </w:rPr>
            </w:pPr>
            <w:r>
              <w:rPr>
                <w:rFonts w:asciiTheme="minorHAnsi" w:hAnsiTheme="minorHAnsi" w:cstheme="minorHAnsi"/>
                <w:sz w:val="16"/>
                <w:szCs w:val="16"/>
              </w:rPr>
              <w:t>…</w:t>
            </w:r>
          </w:p>
          <w:p w:rsidR="00EC0CE2" w:rsidRPr="00801ACD" w:rsidRDefault="00EC0CE2" w:rsidP="00EC0CE2">
            <w:pPr>
              <w:rPr>
                <w:rFonts w:asciiTheme="minorHAnsi" w:hAnsiTheme="minorHAnsi" w:cstheme="minorHAnsi"/>
                <w:sz w:val="16"/>
                <w:szCs w:val="16"/>
              </w:rPr>
            </w:pPr>
            <w:r w:rsidRPr="00801ACD">
              <w:rPr>
                <w:rFonts w:asciiTheme="minorHAnsi" w:hAnsiTheme="minorHAnsi" w:cstheme="minorHAnsi"/>
                <w:color w:val="4F81BD" w:themeColor="accent1"/>
                <w:sz w:val="16"/>
                <w:szCs w:val="16"/>
              </w:rPr>
              <w:t>&lt;</w:t>
            </w:r>
            <w:proofErr w:type="spellStart"/>
            <w:r w:rsidRPr="00801ACD">
              <w:rPr>
                <w:rFonts w:asciiTheme="minorHAnsi" w:hAnsiTheme="minorHAnsi" w:cstheme="minorHAnsi"/>
                <w:color w:val="4F81BD" w:themeColor="accent1"/>
                <w:sz w:val="16"/>
                <w:szCs w:val="16"/>
              </w:rPr>
              <w:t>ProfileName</w:t>
            </w:r>
            <w:proofErr w:type="spellEnd"/>
            <w:r w:rsidRPr="00801ACD">
              <w:rPr>
                <w:rFonts w:asciiTheme="minorHAnsi" w:hAnsiTheme="minorHAnsi" w:cstheme="minorHAnsi"/>
                <w:color w:val="4F81BD" w:themeColor="accent1"/>
                <w:sz w:val="16"/>
                <w:szCs w:val="16"/>
              </w:rPr>
              <w:t>&gt;</w:t>
            </w:r>
            <w:r w:rsidRPr="00801ACD">
              <w:rPr>
                <w:rFonts w:asciiTheme="minorHAnsi" w:hAnsiTheme="minorHAnsi" w:cstheme="minorHAnsi"/>
                <w:b/>
                <w:color w:val="00B050"/>
                <w:sz w:val="16"/>
                <w:szCs w:val="16"/>
              </w:rPr>
              <w:t>POWERLINK FM01 CN device profile</w:t>
            </w:r>
            <w:r w:rsidRPr="00801ACD">
              <w:rPr>
                <w:rFonts w:asciiTheme="minorHAnsi" w:hAnsiTheme="minorHAnsi" w:cstheme="minorHAnsi"/>
                <w:color w:val="4F81BD" w:themeColor="accent1"/>
                <w:sz w:val="16"/>
                <w:szCs w:val="16"/>
              </w:rPr>
              <w:t>&lt;/</w:t>
            </w:r>
            <w:proofErr w:type="spellStart"/>
            <w:r w:rsidRPr="00801ACD">
              <w:rPr>
                <w:rFonts w:asciiTheme="minorHAnsi" w:hAnsiTheme="minorHAnsi" w:cstheme="minorHAnsi"/>
                <w:color w:val="4F81BD" w:themeColor="accent1"/>
                <w:sz w:val="16"/>
                <w:szCs w:val="16"/>
              </w:rPr>
              <w:t>ProfileName</w:t>
            </w:r>
            <w:proofErr w:type="spellEnd"/>
            <w:r w:rsidRPr="00801ACD">
              <w:rPr>
                <w:rFonts w:asciiTheme="minorHAnsi" w:hAnsiTheme="minorHAnsi" w:cstheme="minorHAnsi"/>
                <w:color w:val="4F81BD" w:themeColor="accent1"/>
                <w:sz w:val="16"/>
                <w:szCs w:val="16"/>
              </w:rPr>
              <w:t>&gt;</w:t>
            </w:r>
          </w:p>
          <w:p w:rsidR="00EC0CE2" w:rsidRDefault="00EC0CE2" w:rsidP="00EC0CE2">
            <w:pPr>
              <w:rPr>
                <w:rFonts w:asciiTheme="minorHAnsi" w:hAnsiTheme="minorHAnsi" w:cstheme="minorHAnsi"/>
                <w:sz w:val="16"/>
                <w:szCs w:val="16"/>
              </w:rPr>
            </w:pPr>
            <w:r>
              <w:rPr>
                <w:rFonts w:asciiTheme="minorHAnsi" w:hAnsiTheme="minorHAnsi" w:cstheme="minorHAnsi"/>
                <w:sz w:val="16"/>
                <w:szCs w:val="16"/>
              </w:rPr>
              <w:t>…</w:t>
            </w:r>
          </w:p>
          <w:p w:rsidR="00EC0CE2" w:rsidRPr="00801ACD" w:rsidRDefault="00EC0CE2" w:rsidP="00EC0CE2">
            <w:pPr>
              <w:rPr>
                <w:rFonts w:asciiTheme="minorHAnsi" w:hAnsiTheme="minorHAnsi" w:cstheme="minorHAnsi"/>
                <w:sz w:val="16"/>
                <w:szCs w:val="16"/>
              </w:rPr>
            </w:pPr>
            <w:r w:rsidRPr="00801ACD">
              <w:rPr>
                <w:rFonts w:asciiTheme="minorHAnsi" w:hAnsiTheme="minorHAnsi" w:cstheme="minorHAnsi"/>
                <w:color w:val="4F81BD" w:themeColor="accent1"/>
                <w:sz w:val="16"/>
                <w:szCs w:val="16"/>
              </w:rPr>
              <w:t>&lt;</w:t>
            </w:r>
            <w:proofErr w:type="spellStart"/>
            <w:r w:rsidRPr="00801ACD">
              <w:rPr>
                <w:rFonts w:asciiTheme="minorHAnsi" w:hAnsiTheme="minorHAnsi" w:cstheme="minorHAnsi"/>
                <w:color w:val="4F81BD" w:themeColor="accent1"/>
                <w:sz w:val="16"/>
                <w:szCs w:val="16"/>
              </w:rPr>
              <w:t>productName</w:t>
            </w:r>
            <w:proofErr w:type="spellEnd"/>
            <w:r w:rsidRPr="00801ACD">
              <w:rPr>
                <w:rFonts w:asciiTheme="minorHAnsi" w:hAnsiTheme="minorHAnsi" w:cstheme="minorHAnsi"/>
                <w:color w:val="4F81BD" w:themeColor="accent1"/>
                <w:sz w:val="16"/>
                <w:szCs w:val="16"/>
              </w:rPr>
              <w:t>&gt;</w:t>
            </w:r>
            <w:proofErr w:type="spellStart"/>
            <w:r w:rsidRPr="00801ACD">
              <w:rPr>
                <w:rFonts w:asciiTheme="minorHAnsi" w:hAnsiTheme="minorHAnsi" w:cstheme="minorHAnsi"/>
                <w:b/>
                <w:color w:val="00B050"/>
                <w:sz w:val="16"/>
                <w:szCs w:val="16"/>
              </w:rPr>
              <w:t>POWERLINK_Framemanipulator</w:t>
            </w:r>
            <w:proofErr w:type="spellEnd"/>
            <w:r w:rsidRPr="00801ACD">
              <w:rPr>
                <w:rFonts w:asciiTheme="minorHAnsi" w:hAnsiTheme="minorHAnsi" w:cstheme="minorHAnsi"/>
                <w:color w:val="4F81BD" w:themeColor="accent1"/>
                <w:sz w:val="16"/>
                <w:szCs w:val="16"/>
              </w:rPr>
              <w:t>&lt;/</w:t>
            </w:r>
            <w:proofErr w:type="spellStart"/>
            <w:r w:rsidRPr="00801ACD">
              <w:rPr>
                <w:rFonts w:asciiTheme="minorHAnsi" w:hAnsiTheme="minorHAnsi" w:cstheme="minorHAnsi"/>
                <w:color w:val="4F81BD" w:themeColor="accent1"/>
                <w:sz w:val="16"/>
                <w:szCs w:val="16"/>
              </w:rPr>
              <w:t>productName</w:t>
            </w:r>
            <w:proofErr w:type="spellEnd"/>
            <w:r w:rsidRPr="00801ACD">
              <w:rPr>
                <w:rFonts w:asciiTheme="minorHAnsi" w:hAnsiTheme="minorHAnsi" w:cstheme="minorHAnsi"/>
                <w:color w:val="4F81BD" w:themeColor="accent1"/>
                <w:sz w:val="16"/>
                <w:szCs w:val="16"/>
              </w:rPr>
              <w:t>&gt;</w:t>
            </w:r>
          </w:p>
          <w:p w:rsidR="00EC0CE2" w:rsidRPr="00801ACD" w:rsidRDefault="00EC0CE2" w:rsidP="00EC0CE2">
            <w:pPr>
              <w:rPr>
                <w:rFonts w:asciiTheme="minorHAnsi" w:hAnsiTheme="minorHAnsi" w:cstheme="minorHAnsi"/>
                <w:sz w:val="16"/>
                <w:szCs w:val="16"/>
              </w:rPr>
            </w:pPr>
            <w:r w:rsidRPr="00801ACD">
              <w:rPr>
                <w:rFonts w:asciiTheme="minorHAnsi" w:hAnsiTheme="minorHAnsi" w:cstheme="minorHAnsi"/>
                <w:sz w:val="16"/>
                <w:szCs w:val="16"/>
              </w:rPr>
              <w:t>…</w:t>
            </w:r>
          </w:p>
          <w:p w:rsidR="00EC0CE2" w:rsidRPr="00801ACD" w:rsidRDefault="00EC0CE2" w:rsidP="00EC0CE2">
            <w:pPr>
              <w:rPr>
                <w:rFonts w:asciiTheme="minorHAnsi" w:hAnsiTheme="minorHAnsi" w:cstheme="minorHAnsi"/>
                <w:color w:val="FF0000"/>
                <w:sz w:val="16"/>
                <w:szCs w:val="16"/>
              </w:rPr>
            </w:pPr>
            <w:proofErr w:type="spellStart"/>
            <w:r w:rsidRPr="00801ACD">
              <w:rPr>
                <w:rFonts w:asciiTheme="minorHAnsi" w:hAnsiTheme="minorHAnsi" w:cstheme="minorHAnsi"/>
                <w:color w:val="FF0000"/>
                <w:sz w:val="16"/>
                <w:szCs w:val="16"/>
              </w:rPr>
              <w:t>fileName</w:t>
            </w:r>
            <w:proofErr w:type="spellEnd"/>
            <w:r w:rsidRPr="00801ACD">
              <w:rPr>
                <w:rFonts w:asciiTheme="minorHAnsi" w:hAnsiTheme="minorHAnsi" w:cstheme="minorHAnsi"/>
                <w:sz w:val="16"/>
                <w:szCs w:val="16"/>
              </w:rPr>
              <w:t>="</w:t>
            </w:r>
            <w:r w:rsidRPr="00801ACD">
              <w:rPr>
                <w:rFonts w:asciiTheme="minorHAnsi" w:hAnsiTheme="minorHAnsi" w:cstheme="minorHAnsi"/>
                <w:b/>
                <w:color w:val="00B050"/>
                <w:sz w:val="16"/>
                <w:szCs w:val="16"/>
              </w:rPr>
              <w:t>00000000_POWERLINK_CN_FM01.xdc</w:t>
            </w:r>
            <w:r w:rsidRPr="00801ACD">
              <w:rPr>
                <w:rFonts w:asciiTheme="minorHAnsi" w:hAnsiTheme="minorHAnsi" w:cstheme="minorHAnsi"/>
                <w:sz w:val="16"/>
                <w:szCs w:val="16"/>
              </w:rPr>
              <w:t>"</w:t>
            </w:r>
          </w:p>
          <w:p w:rsidR="00EC0CE2" w:rsidRDefault="00EC0CE2" w:rsidP="00EC0CE2">
            <w:pPr>
              <w:rPr>
                <w:rFonts w:asciiTheme="minorHAnsi" w:hAnsiTheme="minorHAnsi" w:cstheme="minorHAnsi"/>
                <w:sz w:val="16"/>
                <w:szCs w:val="16"/>
              </w:rPr>
            </w:pPr>
            <w:r w:rsidRPr="00801ACD">
              <w:rPr>
                <w:rFonts w:asciiTheme="minorHAnsi" w:hAnsiTheme="minorHAnsi" w:cstheme="minorHAnsi"/>
                <w:sz w:val="16"/>
                <w:szCs w:val="16"/>
              </w:rPr>
              <w:t>…</w:t>
            </w:r>
          </w:p>
          <w:p w:rsidR="00EC0CE2" w:rsidRPr="00801ACD" w:rsidRDefault="00EC0CE2" w:rsidP="00EC0CE2">
            <w:pPr>
              <w:rPr>
                <w:rFonts w:asciiTheme="minorHAnsi" w:hAnsiTheme="minorHAnsi" w:cstheme="minorHAnsi"/>
                <w:color w:val="FF0000"/>
                <w:sz w:val="16"/>
                <w:szCs w:val="16"/>
              </w:rPr>
            </w:pPr>
            <w:r w:rsidRPr="00801ACD">
              <w:rPr>
                <w:rFonts w:asciiTheme="minorHAnsi" w:hAnsiTheme="minorHAnsi" w:cstheme="minorHAnsi"/>
                <w:sz w:val="16"/>
                <w:szCs w:val="16"/>
              </w:rPr>
              <w:t xml:space="preserve"> </w:t>
            </w:r>
            <w:r w:rsidRPr="00801ACD">
              <w:rPr>
                <w:rFonts w:asciiTheme="minorHAnsi" w:hAnsiTheme="minorHAnsi" w:cstheme="minorHAnsi"/>
                <w:color w:val="4F81BD" w:themeColor="accent1"/>
                <w:sz w:val="16"/>
                <w:szCs w:val="16"/>
              </w:rPr>
              <w:t>&lt;Object</w:t>
            </w:r>
            <w:r w:rsidRPr="00801ACD">
              <w:rPr>
                <w:rFonts w:asciiTheme="minorHAnsi" w:hAnsiTheme="minorHAnsi" w:cstheme="minorHAnsi"/>
                <w:color w:val="FF0000"/>
                <w:sz w:val="16"/>
                <w:szCs w:val="16"/>
              </w:rPr>
              <w:t xml:space="preserve"> index</w:t>
            </w:r>
            <w:r w:rsidRPr="00801ACD">
              <w:rPr>
                <w:rFonts w:asciiTheme="minorHAnsi" w:hAnsiTheme="minorHAnsi" w:cstheme="minorHAnsi"/>
                <w:b/>
                <w:color w:val="8064A2" w:themeColor="accent4"/>
                <w:sz w:val="16"/>
                <w:szCs w:val="16"/>
              </w:rPr>
              <w:t>="1018"</w:t>
            </w:r>
            <w:r w:rsidRPr="00801ACD">
              <w:rPr>
                <w:rFonts w:asciiTheme="minorHAnsi" w:hAnsiTheme="minorHAnsi" w:cstheme="minorHAnsi"/>
                <w:color w:val="FF0000"/>
                <w:sz w:val="16"/>
                <w:szCs w:val="16"/>
              </w:rPr>
              <w:t xml:space="preserve"> name</w:t>
            </w:r>
            <w:r w:rsidRPr="00801ACD">
              <w:rPr>
                <w:rFonts w:asciiTheme="minorHAnsi" w:hAnsiTheme="minorHAnsi" w:cstheme="minorHAnsi"/>
                <w:b/>
                <w:color w:val="8064A2" w:themeColor="accent4"/>
                <w:sz w:val="16"/>
                <w:szCs w:val="16"/>
              </w:rPr>
              <w:t>="</w:t>
            </w:r>
            <w:proofErr w:type="spellStart"/>
            <w:r w:rsidRPr="00801ACD">
              <w:rPr>
                <w:rFonts w:asciiTheme="minorHAnsi" w:hAnsiTheme="minorHAnsi" w:cstheme="minorHAnsi"/>
                <w:b/>
                <w:color w:val="8064A2" w:themeColor="accent4"/>
                <w:sz w:val="16"/>
                <w:szCs w:val="16"/>
              </w:rPr>
              <w:t>NMT_IdentityObject_REC</w:t>
            </w:r>
            <w:proofErr w:type="spellEnd"/>
            <w:r w:rsidRPr="00801ACD">
              <w:rPr>
                <w:rFonts w:asciiTheme="minorHAnsi" w:hAnsiTheme="minorHAnsi" w:cstheme="minorHAnsi"/>
                <w:b/>
                <w:color w:val="8064A2" w:themeColor="accent4"/>
                <w:sz w:val="16"/>
                <w:szCs w:val="16"/>
              </w:rPr>
              <w:t>"</w:t>
            </w:r>
            <w:r w:rsidRPr="00801ACD">
              <w:rPr>
                <w:rFonts w:asciiTheme="minorHAnsi" w:hAnsiTheme="minorHAnsi" w:cstheme="minorHAnsi"/>
                <w:color w:val="FF0000"/>
                <w:sz w:val="16"/>
                <w:szCs w:val="16"/>
              </w:rPr>
              <w:t xml:space="preserve"> objectType</w:t>
            </w:r>
            <w:r w:rsidRPr="00801ACD">
              <w:rPr>
                <w:rFonts w:asciiTheme="minorHAnsi" w:hAnsiTheme="minorHAnsi" w:cstheme="minorHAnsi"/>
                <w:b/>
                <w:color w:val="8064A2" w:themeColor="accent4"/>
                <w:sz w:val="16"/>
                <w:szCs w:val="16"/>
              </w:rPr>
              <w:t>="9"&gt;</w:t>
            </w:r>
          </w:p>
          <w:p w:rsidR="00EC0CE2" w:rsidRPr="00801ACD" w:rsidRDefault="00EC0CE2" w:rsidP="00EC0CE2">
            <w:pPr>
              <w:rPr>
                <w:rFonts w:asciiTheme="minorHAnsi" w:hAnsiTheme="minorHAnsi" w:cstheme="minorHAnsi"/>
                <w:color w:val="FF0000"/>
                <w:sz w:val="16"/>
                <w:szCs w:val="16"/>
              </w:rPr>
            </w:pPr>
            <w:r w:rsidRPr="00801ACD">
              <w:rPr>
                <w:rFonts w:asciiTheme="minorHAnsi" w:hAnsiTheme="minorHAnsi" w:cstheme="minorHAnsi"/>
                <w:color w:val="4F81BD" w:themeColor="accent1"/>
                <w:sz w:val="16"/>
                <w:szCs w:val="16"/>
              </w:rPr>
              <w:t xml:space="preserve">      &lt;SubObject</w:t>
            </w:r>
            <w:r w:rsidRPr="00801ACD">
              <w:rPr>
                <w:rFonts w:asciiTheme="minorHAnsi" w:hAnsiTheme="minorHAnsi" w:cstheme="minorHAnsi"/>
                <w:color w:val="FF0000"/>
                <w:sz w:val="16"/>
                <w:szCs w:val="16"/>
              </w:rPr>
              <w:t xml:space="preserve"> subIndex</w:t>
            </w:r>
            <w:r w:rsidRPr="00801ACD">
              <w:rPr>
                <w:rFonts w:asciiTheme="minorHAnsi" w:hAnsiTheme="minorHAnsi" w:cstheme="minorHAnsi"/>
                <w:b/>
                <w:color w:val="8064A2" w:themeColor="accent4"/>
                <w:sz w:val="16"/>
                <w:szCs w:val="16"/>
              </w:rPr>
              <w:t xml:space="preserve">="00" </w:t>
            </w:r>
            <w:r w:rsidRPr="00801ACD">
              <w:rPr>
                <w:rFonts w:asciiTheme="minorHAnsi" w:hAnsiTheme="minorHAnsi" w:cstheme="minorHAnsi"/>
                <w:color w:val="FF0000"/>
                <w:sz w:val="16"/>
                <w:szCs w:val="16"/>
              </w:rPr>
              <w:t>name</w:t>
            </w:r>
            <w:r w:rsidRPr="00801ACD">
              <w:rPr>
                <w:rFonts w:asciiTheme="minorHAnsi" w:hAnsiTheme="minorHAnsi" w:cstheme="minorHAnsi"/>
                <w:b/>
                <w:color w:val="8064A2" w:themeColor="accent4"/>
                <w:sz w:val="16"/>
                <w:szCs w:val="16"/>
              </w:rPr>
              <w:t>="</w:t>
            </w:r>
            <w:proofErr w:type="spellStart"/>
            <w:r w:rsidRPr="00801ACD">
              <w:rPr>
                <w:rFonts w:asciiTheme="minorHAnsi" w:hAnsiTheme="minorHAnsi" w:cstheme="minorHAnsi"/>
                <w:b/>
                <w:color w:val="8064A2" w:themeColor="accent4"/>
                <w:sz w:val="16"/>
                <w:szCs w:val="16"/>
              </w:rPr>
              <w:t>NumberOfEntries</w:t>
            </w:r>
            <w:proofErr w:type="spellEnd"/>
            <w:r w:rsidRPr="00801ACD">
              <w:rPr>
                <w:rFonts w:asciiTheme="minorHAnsi" w:hAnsiTheme="minorHAnsi" w:cstheme="minorHAnsi"/>
                <w:b/>
                <w:color w:val="8064A2" w:themeColor="accent4"/>
                <w:sz w:val="16"/>
                <w:szCs w:val="16"/>
              </w:rPr>
              <w:t>"</w:t>
            </w:r>
            <w:r w:rsidRPr="00801ACD">
              <w:rPr>
                <w:rFonts w:asciiTheme="minorHAnsi" w:hAnsiTheme="minorHAnsi" w:cstheme="minorHAnsi"/>
                <w:color w:val="FF0000"/>
                <w:sz w:val="16"/>
                <w:szCs w:val="16"/>
              </w:rPr>
              <w:t xml:space="preserve"> objectType</w:t>
            </w:r>
            <w:r w:rsidRPr="00801ACD">
              <w:rPr>
                <w:rFonts w:asciiTheme="minorHAnsi" w:hAnsiTheme="minorHAnsi" w:cstheme="minorHAnsi"/>
                <w:b/>
                <w:color w:val="8064A2" w:themeColor="accent4"/>
                <w:sz w:val="16"/>
                <w:szCs w:val="16"/>
              </w:rPr>
              <w:t>="7"</w:t>
            </w:r>
            <w:r w:rsidRPr="00801ACD">
              <w:rPr>
                <w:rFonts w:asciiTheme="minorHAnsi" w:hAnsiTheme="minorHAnsi" w:cstheme="minorHAnsi"/>
                <w:color w:val="FF0000"/>
                <w:sz w:val="16"/>
                <w:szCs w:val="16"/>
              </w:rPr>
              <w:t xml:space="preserve"> dataType</w:t>
            </w:r>
            <w:r w:rsidRPr="00801ACD">
              <w:rPr>
                <w:rFonts w:asciiTheme="minorHAnsi" w:hAnsiTheme="minorHAnsi" w:cstheme="minorHAnsi"/>
                <w:b/>
                <w:color w:val="8064A2" w:themeColor="accent4"/>
                <w:sz w:val="16"/>
                <w:szCs w:val="16"/>
              </w:rPr>
              <w:t>="0005"</w:t>
            </w:r>
            <w:r w:rsidRPr="00801ACD">
              <w:rPr>
                <w:rFonts w:asciiTheme="minorHAnsi" w:hAnsiTheme="minorHAnsi" w:cstheme="minorHAnsi"/>
                <w:color w:val="FF0000"/>
                <w:sz w:val="16"/>
                <w:szCs w:val="16"/>
              </w:rPr>
              <w:t xml:space="preserve"> accessType</w:t>
            </w:r>
            <w:r w:rsidRPr="00801ACD">
              <w:rPr>
                <w:rFonts w:asciiTheme="minorHAnsi" w:hAnsiTheme="minorHAnsi" w:cstheme="minorHAnsi"/>
                <w:b/>
                <w:color w:val="8064A2" w:themeColor="accent4"/>
                <w:sz w:val="16"/>
                <w:szCs w:val="16"/>
              </w:rPr>
              <w:t>="</w:t>
            </w:r>
            <w:proofErr w:type="spellStart"/>
            <w:r w:rsidRPr="00801ACD">
              <w:rPr>
                <w:rFonts w:asciiTheme="minorHAnsi" w:hAnsiTheme="minorHAnsi" w:cstheme="minorHAnsi"/>
                <w:b/>
                <w:color w:val="8064A2" w:themeColor="accent4"/>
                <w:sz w:val="16"/>
                <w:szCs w:val="16"/>
              </w:rPr>
              <w:t>const</w:t>
            </w:r>
            <w:proofErr w:type="spellEnd"/>
            <w:r w:rsidRPr="00801ACD">
              <w:rPr>
                <w:rFonts w:asciiTheme="minorHAnsi" w:hAnsiTheme="minorHAnsi" w:cstheme="minorHAnsi"/>
                <w:b/>
                <w:color w:val="8064A2" w:themeColor="accent4"/>
                <w:sz w:val="16"/>
                <w:szCs w:val="16"/>
              </w:rPr>
              <w:t>"</w:t>
            </w:r>
            <w:r w:rsidRPr="00801ACD">
              <w:rPr>
                <w:rFonts w:asciiTheme="minorHAnsi" w:hAnsiTheme="minorHAnsi" w:cstheme="minorHAnsi"/>
                <w:color w:val="FF0000"/>
                <w:sz w:val="16"/>
                <w:szCs w:val="16"/>
              </w:rPr>
              <w:t xml:space="preserve"> PDOmapping</w:t>
            </w:r>
            <w:r w:rsidRPr="00801ACD">
              <w:rPr>
                <w:rFonts w:asciiTheme="minorHAnsi" w:hAnsiTheme="minorHAnsi" w:cstheme="minorHAnsi"/>
                <w:b/>
                <w:color w:val="8064A2" w:themeColor="accent4"/>
                <w:sz w:val="16"/>
                <w:szCs w:val="16"/>
              </w:rPr>
              <w:t>="no"</w:t>
            </w:r>
            <w:r w:rsidRPr="00801ACD">
              <w:rPr>
                <w:rFonts w:asciiTheme="minorHAnsi" w:hAnsiTheme="minorHAnsi" w:cstheme="minorHAnsi"/>
                <w:color w:val="FF0000"/>
                <w:sz w:val="16"/>
                <w:szCs w:val="16"/>
              </w:rPr>
              <w:t xml:space="preserve"> defaultValue</w:t>
            </w:r>
            <w:r w:rsidRPr="00801ACD">
              <w:rPr>
                <w:rFonts w:asciiTheme="minorHAnsi" w:hAnsiTheme="minorHAnsi" w:cstheme="minorHAnsi"/>
                <w:b/>
                <w:color w:val="8064A2" w:themeColor="accent4"/>
                <w:sz w:val="16"/>
                <w:szCs w:val="16"/>
              </w:rPr>
              <w:t>="4"/&gt;</w:t>
            </w:r>
          </w:p>
          <w:p w:rsidR="00EC0CE2" w:rsidRPr="00801ACD" w:rsidRDefault="00EC0CE2" w:rsidP="00EC0CE2">
            <w:pPr>
              <w:rPr>
                <w:rFonts w:asciiTheme="minorHAnsi" w:hAnsiTheme="minorHAnsi" w:cstheme="minorHAnsi"/>
                <w:color w:val="FF0000"/>
                <w:sz w:val="16"/>
                <w:szCs w:val="16"/>
              </w:rPr>
            </w:pPr>
            <w:r w:rsidRPr="00801ACD">
              <w:rPr>
                <w:rFonts w:asciiTheme="minorHAnsi" w:hAnsiTheme="minorHAnsi" w:cstheme="minorHAnsi"/>
                <w:color w:val="4F81BD" w:themeColor="accent1"/>
                <w:sz w:val="16"/>
                <w:szCs w:val="16"/>
              </w:rPr>
              <w:t xml:space="preserve">      &lt;SubObject</w:t>
            </w:r>
            <w:r w:rsidRPr="00801ACD">
              <w:rPr>
                <w:rFonts w:asciiTheme="minorHAnsi" w:hAnsiTheme="minorHAnsi" w:cstheme="minorHAnsi"/>
                <w:color w:val="FF0000"/>
                <w:sz w:val="16"/>
                <w:szCs w:val="16"/>
              </w:rPr>
              <w:t xml:space="preserve"> subIndex</w:t>
            </w:r>
            <w:r w:rsidRPr="00801ACD">
              <w:rPr>
                <w:rFonts w:asciiTheme="minorHAnsi" w:hAnsiTheme="minorHAnsi" w:cstheme="minorHAnsi"/>
                <w:b/>
                <w:color w:val="8064A2" w:themeColor="accent4"/>
                <w:sz w:val="16"/>
                <w:szCs w:val="16"/>
              </w:rPr>
              <w:t>="01"</w:t>
            </w:r>
            <w:r w:rsidRPr="00801ACD">
              <w:rPr>
                <w:rFonts w:asciiTheme="minorHAnsi" w:hAnsiTheme="minorHAnsi" w:cstheme="minorHAnsi"/>
                <w:color w:val="FF0000"/>
                <w:sz w:val="16"/>
                <w:szCs w:val="16"/>
              </w:rPr>
              <w:t xml:space="preserve"> name</w:t>
            </w:r>
            <w:r w:rsidRPr="00801ACD">
              <w:rPr>
                <w:rFonts w:asciiTheme="minorHAnsi" w:hAnsiTheme="minorHAnsi" w:cstheme="minorHAnsi"/>
                <w:b/>
                <w:color w:val="8064A2" w:themeColor="accent4"/>
                <w:sz w:val="16"/>
                <w:szCs w:val="16"/>
              </w:rPr>
              <w:t>="VendorId_U32"</w:t>
            </w:r>
            <w:r w:rsidRPr="00801ACD">
              <w:rPr>
                <w:rFonts w:asciiTheme="minorHAnsi" w:hAnsiTheme="minorHAnsi" w:cstheme="minorHAnsi"/>
                <w:color w:val="FF0000"/>
                <w:sz w:val="16"/>
                <w:szCs w:val="16"/>
              </w:rPr>
              <w:t xml:space="preserve"> objectType</w:t>
            </w:r>
            <w:r w:rsidRPr="00801ACD">
              <w:rPr>
                <w:rFonts w:asciiTheme="minorHAnsi" w:hAnsiTheme="minorHAnsi" w:cstheme="minorHAnsi"/>
                <w:b/>
                <w:color w:val="8064A2" w:themeColor="accent4"/>
                <w:sz w:val="16"/>
                <w:szCs w:val="16"/>
              </w:rPr>
              <w:t>="7"</w:t>
            </w:r>
            <w:r w:rsidRPr="00801ACD">
              <w:rPr>
                <w:rFonts w:asciiTheme="minorHAnsi" w:hAnsiTheme="minorHAnsi" w:cstheme="minorHAnsi"/>
                <w:color w:val="FF0000"/>
                <w:sz w:val="16"/>
                <w:szCs w:val="16"/>
              </w:rPr>
              <w:t xml:space="preserve"> dataType</w:t>
            </w:r>
            <w:r w:rsidRPr="00801ACD">
              <w:rPr>
                <w:rFonts w:asciiTheme="minorHAnsi" w:hAnsiTheme="minorHAnsi" w:cstheme="minorHAnsi"/>
                <w:b/>
                <w:color w:val="8064A2" w:themeColor="accent4"/>
                <w:sz w:val="16"/>
                <w:szCs w:val="16"/>
              </w:rPr>
              <w:t>="0007"</w:t>
            </w:r>
            <w:r w:rsidRPr="00801ACD">
              <w:rPr>
                <w:rFonts w:asciiTheme="minorHAnsi" w:hAnsiTheme="minorHAnsi" w:cstheme="minorHAnsi"/>
                <w:color w:val="FF0000"/>
                <w:sz w:val="16"/>
                <w:szCs w:val="16"/>
              </w:rPr>
              <w:t xml:space="preserve"> accessType</w:t>
            </w:r>
            <w:r w:rsidRPr="00801ACD">
              <w:rPr>
                <w:rFonts w:asciiTheme="minorHAnsi" w:hAnsiTheme="minorHAnsi" w:cstheme="minorHAnsi"/>
                <w:b/>
                <w:color w:val="8064A2" w:themeColor="accent4"/>
                <w:sz w:val="16"/>
                <w:szCs w:val="16"/>
              </w:rPr>
              <w:t>="</w:t>
            </w:r>
            <w:proofErr w:type="spellStart"/>
            <w:r w:rsidRPr="00801ACD">
              <w:rPr>
                <w:rFonts w:asciiTheme="minorHAnsi" w:hAnsiTheme="minorHAnsi" w:cstheme="minorHAnsi"/>
                <w:b/>
                <w:color w:val="8064A2" w:themeColor="accent4"/>
                <w:sz w:val="16"/>
                <w:szCs w:val="16"/>
              </w:rPr>
              <w:t>const</w:t>
            </w:r>
            <w:proofErr w:type="spellEnd"/>
            <w:r w:rsidRPr="00801ACD">
              <w:rPr>
                <w:rFonts w:asciiTheme="minorHAnsi" w:hAnsiTheme="minorHAnsi" w:cstheme="minorHAnsi"/>
                <w:b/>
                <w:color w:val="8064A2" w:themeColor="accent4"/>
                <w:sz w:val="16"/>
                <w:szCs w:val="16"/>
              </w:rPr>
              <w:t>"</w:t>
            </w:r>
            <w:r w:rsidRPr="00801ACD">
              <w:rPr>
                <w:rFonts w:asciiTheme="minorHAnsi" w:hAnsiTheme="minorHAnsi" w:cstheme="minorHAnsi"/>
                <w:color w:val="FF0000"/>
                <w:sz w:val="16"/>
                <w:szCs w:val="16"/>
              </w:rPr>
              <w:t xml:space="preserve"> PDOmapping</w:t>
            </w:r>
            <w:r w:rsidRPr="00801ACD">
              <w:rPr>
                <w:rFonts w:asciiTheme="minorHAnsi" w:hAnsiTheme="minorHAnsi" w:cstheme="minorHAnsi"/>
                <w:b/>
                <w:color w:val="8064A2" w:themeColor="accent4"/>
                <w:sz w:val="16"/>
                <w:szCs w:val="16"/>
              </w:rPr>
              <w:t>="no</w:t>
            </w:r>
            <w:r w:rsidRPr="00801ACD">
              <w:rPr>
                <w:rFonts w:asciiTheme="minorHAnsi" w:hAnsiTheme="minorHAnsi" w:cstheme="minorHAnsi"/>
                <w:color w:val="FF0000"/>
                <w:sz w:val="16"/>
                <w:szCs w:val="16"/>
              </w:rPr>
              <w:t>" defaultValue</w:t>
            </w:r>
            <w:r w:rsidRPr="00801ACD">
              <w:rPr>
                <w:rFonts w:asciiTheme="minorHAnsi" w:hAnsiTheme="minorHAnsi" w:cstheme="minorHAnsi"/>
                <w:b/>
                <w:color w:val="00B050"/>
                <w:sz w:val="16"/>
                <w:szCs w:val="16"/>
              </w:rPr>
              <w:t>="0x0100006C"/&gt;</w:t>
            </w:r>
          </w:p>
          <w:p w:rsidR="00EC0CE2" w:rsidRPr="00801ACD" w:rsidRDefault="00EC0CE2" w:rsidP="00EC0CE2">
            <w:pPr>
              <w:rPr>
                <w:rFonts w:asciiTheme="minorHAnsi" w:hAnsiTheme="minorHAnsi" w:cstheme="minorHAnsi"/>
                <w:color w:val="FF0000"/>
                <w:sz w:val="16"/>
                <w:szCs w:val="16"/>
              </w:rPr>
            </w:pPr>
            <w:r w:rsidRPr="00801ACD">
              <w:rPr>
                <w:rFonts w:asciiTheme="minorHAnsi" w:hAnsiTheme="minorHAnsi" w:cstheme="minorHAnsi"/>
                <w:color w:val="4F81BD" w:themeColor="accent1"/>
                <w:sz w:val="16"/>
                <w:szCs w:val="16"/>
              </w:rPr>
              <w:t xml:space="preserve">      &lt;SubObject</w:t>
            </w:r>
            <w:r w:rsidRPr="00801ACD">
              <w:rPr>
                <w:rFonts w:asciiTheme="minorHAnsi" w:hAnsiTheme="minorHAnsi" w:cstheme="minorHAnsi"/>
                <w:color w:val="FF0000"/>
                <w:sz w:val="16"/>
                <w:szCs w:val="16"/>
              </w:rPr>
              <w:t xml:space="preserve"> subIndex</w:t>
            </w:r>
            <w:r w:rsidRPr="00801ACD">
              <w:rPr>
                <w:rFonts w:asciiTheme="minorHAnsi" w:hAnsiTheme="minorHAnsi" w:cstheme="minorHAnsi"/>
                <w:b/>
                <w:color w:val="8064A2" w:themeColor="accent4"/>
                <w:sz w:val="16"/>
                <w:szCs w:val="16"/>
              </w:rPr>
              <w:t>="02"</w:t>
            </w:r>
            <w:r w:rsidRPr="00801ACD">
              <w:rPr>
                <w:rFonts w:asciiTheme="minorHAnsi" w:hAnsiTheme="minorHAnsi" w:cstheme="minorHAnsi"/>
                <w:color w:val="FF0000"/>
                <w:sz w:val="16"/>
                <w:szCs w:val="16"/>
              </w:rPr>
              <w:t xml:space="preserve"> name</w:t>
            </w:r>
            <w:r w:rsidRPr="00801ACD">
              <w:rPr>
                <w:rFonts w:asciiTheme="minorHAnsi" w:hAnsiTheme="minorHAnsi" w:cstheme="minorHAnsi"/>
                <w:b/>
                <w:color w:val="8064A2" w:themeColor="accent4"/>
                <w:sz w:val="16"/>
                <w:szCs w:val="16"/>
              </w:rPr>
              <w:t>="ProductCode_U32"</w:t>
            </w:r>
            <w:r w:rsidRPr="00801ACD">
              <w:rPr>
                <w:rFonts w:asciiTheme="minorHAnsi" w:hAnsiTheme="minorHAnsi" w:cstheme="minorHAnsi"/>
                <w:color w:val="FF0000"/>
                <w:sz w:val="16"/>
                <w:szCs w:val="16"/>
              </w:rPr>
              <w:t xml:space="preserve"> objectType</w:t>
            </w:r>
            <w:r w:rsidRPr="00801ACD">
              <w:rPr>
                <w:rFonts w:asciiTheme="minorHAnsi" w:hAnsiTheme="minorHAnsi" w:cstheme="minorHAnsi"/>
                <w:b/>
                <w:color w:val="8064A2" w:themeColor="accent4"/>
                <w:sz w:val="16"/>
                <w:szCs w:val="16"/>
              </w:rPr>
              <w:t>="7"</w:t>
            </w:r>
            <w:r w:rsidRPr="00801ACD">
              <w:rPr>
                <w:rFonts w:asciiTheme="minorHAnsi" w:hAnsiTheme="minorHAnsi" w:cstheme="minorHAnsi"/>
                <w:color w:val="FF0000"/>
                <w:sz w:val="16"/>
                <w:szCs w:val="16"/>
              </w:rPr>
              <w:t xml:space="preserve"> dataType</w:t>
            </w:r>
            <w:r w:rsidRPr="00801ACD">
              <w:rPr>
                <w:rFonts w:asciiTheme="minorHAnsi" w:hAnsiTheme="minorHAnsi" w:cstheme="minorHAnsi"/>
                <w:b/>
                <w:color w:val="8064A2" w:themeColor="accent4"/>
                <w:sz w:val="16"/>
                <w:szCs w:val="16"/>
              </w:rPr>
              <w:t>="0007"</w:t>
            </w:r>
            <w:r w:rsidRPr="00801ACD">
              <w:rPr>
                <w:rFonts w:asciiTheme="minorHAnsi" w:hAnsiTheme="minorHAnsi" w:cstheme="minorHAnsi"/>
                <w:color w:val="FF0000"/>
                <w:sz w:val="16"/>
                <w:szCs w:val="16"/>
              </w:rPr>
              <w:t xml:space="preserve"> accessType</w:t>
            </w:r>
            <w:r w:rsidRPr="00801ACD">
              <w:rPr>
                <w:rFonts w:asciiTheme="minorHAnsi" w:hAnsiTheme="minorHAnsi" w:cstheme="minorHAnsi"/>
                <w:b/>
                <w:color w:val="8064A2" w:themeColor="accent4"/>
                <w:sz w:val="16"/>
                <w:szCs w:val="16"/>
              </w:rPr>
              <w:t>="</w:t>
            </w:r>
            <w:proofErr w:type="spellStart"/>
            <w:r w:rsidRPr="00801ACD">
              <w:rPr>
                <w:rFonts w:asciiTheme="minorHAnsi" w:hAnsiTheme="minorHAnsi" w:cstheme="minorHAnsi"/>
                <w:b/>
                <w:color w:val="8064A2" w:themeColor="accent4"/>
                <w:sz w:val="16"/>
                <w:szCs w:val="16"/>
              </w:rPr>
              <w:t>const</w:t>
            </w:r>
            <w:proofErr w:type="spellEnd"/>
            <w:r w:rsidRPr="00801ACD">
              <w:rPr>
                <w:rFonts w:asciiTheme="minorHAnsi" w:hAnsiTheme="minorHAnsi" w:cstheme="minorHAnsi"/>
                <w:b/>
                <w:color w:val="8064A2" w:themeColor="accent4"/>
                <w:sz w:val="16"/>
                <w:szCs w:val="16"/>
              </w:rPr>
              <w:t>"</w:t>
            </w:r>
            <w:r w:rsidRPr="00801ACD">
              <w:rPr>
                <w:rFonts w:asciiTheme="minorHAnsi" w:hAnsiTheme="minorHAnsi" w:cstheme="minorHAnsi"/>
                <w:color w:val="FF0000"/>
                <w:sz w:val="16"/>
                <w:szCs w:val="16"/>
              </w:rPr>
              <w:t xml:space="preserve"> PDOmapping</w:t>
            </w:r>
            <w:r w:rsidRPr="00801ACD">
              <w:rPr>
                <w:rFonts w:asciiTheme="minorHAnsi" w:hAnsiTheme="minorHAnsi" w:cstheme="minorHAnsi"/>
                <w:b/>
                <w:color w:val="8064A2" w:themeColor="accent4"/>
                <w:sz w:val="16"/>
                <w:szCs w:val="16"/>
              </w:rPr>
              <w:t>="no"</w:t>
            </w:r>
            <w:r w:rsidRPr="00801ACD">
              <w:rPr>
                <w:rFonts w:asciiTheme="minorHAnsi" w:hAnsiTheme="minorHAnsi" w:cstheme="minorHAnsi"/>
                <w:color w:val="FF0000"/>
                <w:sz w:val="16"/>
                <w:szCs w:val="16"/>
              </w:rPr>
              <w:t xml:space="preserve"> defaultValue</w:t>
            </w:r>
            <w:r w:rsidRPr="00801ACD">
              <w:rPr>
                <w:rFonts w:asciiTheme="minorHAnsi" w:hAnsiTheme="minorHAnsi" w:cstheme="minorHAnsi"/>
                <w:b/>
                <w:color w:val="00B050"/>
                <w:sz w:val="16"/>
                <w:szCs w:val="16"/>
              </w:rPr>
              <w:t>="0x00000064"/&gt;</w:t>
            </w:r>
          </w:p>
          <w:p w:rsidR="00EC0CE2" w:rsidRPr="00801ACD" w:rsidRDefault="00EC0CE2" w:rsidP="00EC0CE2">
            <w:pPr>
              <w:rPr>
                <w:rFonts w:asciiTheme="minorHAnsi" w:hAnsiTheme="minorHAnsi" w:cstheme="minorHAnsi"/>
                <w:color w:val="FF0000"/>
                <w:sz w:val="16"/>
                <w:szCs w:val="16"/>
              </w:rPr>
            </w:pPr>
            <w:r w:rsidRPr="00801ACD">
              <w:rPr>
                <w:rFonts w:asciiTheme="minorHAnsi" w:hAnsiTheme="minorHAnsi" w:cstheme="minorHAnsi"/>
                <w:color w:val="4F81BD" w:themeColor="accent1"/>
                <w:sz w:val="16"/>
                <w:szCs w:val="16"/>
              </w:rPr>
              <w:t xml:space="preserve">      &lt;SubObject</w:t>
            </w:r>
            <w:r w:rsidRPr="00801ACD">
              <w:rPr>
                <w:rFonts w:asciiTheme="minorHAnsi" w:hAnsiTheme="minorHAnsi" w:cstheme="minorHAnsi"/>
                <w:color w:val="FF0000"/>
                <w:sz w:val="16"/>
                <w:szCs w:val="16"/>
              </w:rPr>
              <w:t xml:space="preserve"> subIndex</w:t>
            </w:r>
            <w:r w:rsidRPr="00801ACD">
              <w:rPr>
                <w:rFonts w:asciiTheme="minorHAnsi" w:hAnsiTheme="minorHAnsi" w:cstheme="minorHAnsi"/>
                <w:b/>
                <w:color w:val="8064A2" w:themeColor="accent4"/>
                <w:sz w:val="16"/>
                <w:szCs w:val="16"/>
              </w:rPr>
              <w:t>="03"</w:t>
            </w:r>
            <w:r w:rsidRPr="00801ACD">
              <w:rPr>
                <w:rFonts w:asciiTheme="minorHAnsi" w:hAnsiTheme="minorHAnsi" w:cstheme="minorHAnsi"/>
                <w:color w:val="FF0000"/>
                <w:sz w:val="16"/>
                <w:szCs w:val="16"/>
              </w:rPr>
              <w:t xml:space="preserve"> name</w:t>
            </w:r>
            <w:r w:rsidRPr="00801ACD">
              <w:rPr>
                <w:rFonts w:asciiTheme="minorHAnsi" w:hAnsiTheme="minorHAnsi" w:cstheme="minorHAnsi"/>
                <w:b/>
                <w:color w:val="8064A2" w:themeColor="accent4"/>
                <w:sz w:val="16"/>
                <w:szCs w:val="16"/>
              </w:rPr>
              <w:t>="RevisionNo_U32"</w:t>
            </w:r>
            <w:r w:rsidRPr="00801ACD">
              <w:rPr>
                <w:rFonts w:asciiTheme="minorHAnsi" w:hAnsiTheme="minorHAnsi" w:cstheme="minorHAnsi"/>
                <w:color w:val="FF0000"/>
                <w:sz w:val="16"/>
                <w:szCs w:val="16"/>
              </w:rPr>
              <w:t xml:space="preserve"> objectType</w:t>
            </w:r>
            <w:r w:rsidRPr="00801ACD">
              <w:rPr>
                <w:rFonts w:asciiTheme="minorHAnsi" w:hAnsiTheme="minorHAnsi" w:cstheme="minorHAnsi"/>
                <w:b/>
                <w:color w:val="8064A2" w:themeColor="accent4"/>
                <w:sz w:val="16"/>
                <w:szCs w:val="16"/>
              </w:rPr>
              <w:t>="7"</w:t>
            </w:r>
            <w:r w:rsidRPr="00801ACD">
              <w:rPr>
                <w:rFonts w:asciiTheme="minorHAnsi" w:hAnsiTheme="minorHAnsi" w:cstheme="minorHAnsi"/>
                <w:color w:val="FF0000"/>
                <w:sz w:val="16"/>
                <w:szCs w:val="16"/>
              </w:rPr>
              <w:t xml:space="preserve"> dataType</w:t>
            </w:r>
            <w:r w:rsidRPr="00801ACD">
              <w:rPr>
                <w:rFonts w:asciiTheme="minorHAnsi" w:hAnsiTheme="minorHAnsi" w:cstheme="minorHAnsi"/>
                <w:b/>
                <w:color w:val="8064A2" w:themeColor="accent4"/>
                <w:sz w:val="16"/>
                <w:szCs w:val="16"/>
              </w:rPr>
              <w:t>="0007"</w:t>
            </w:r>
            <w:r w:rsidRPr="00801ACD">
              <w:rPr>
                <w:rFonts w:asciiTheme="minorHAnsi" w:hAnsiTheme="minorHAnsi" w:cstheme="minorHAnsi"/>
                <w:color w:val="FF0000"/>
                <w:sz w:val="16"/>
                <w:szCs w:val="16"/>
              </w:rPr>
              <w:t xml:space="preserve"> accessType</w:t>
            </w:r>
            <w:r w:rsidRPr="00801ACD">
              <w:rPr>
                <w:rFonts w:asciiTheme="minorHAnsi" w:hAnsiTheme="minorHAnsi" w:cstheme="minorHAnsi"/>
                <w:b/>
                <w:color w:val="8064A2" w:themeColor="accent4"/>
                <w:sz w:val="16"/>
                <w:szCs w:val="16"/>
              </w:rPr>
              <w:t>="</w:t>
            </w:r>
            <w:proofErr w:type="spellStart"/>
            <w:r w:rsidRPr="00801ACD">
              <w:rPr>
                <w:rFonts w:asciiTheme="minorHAnsi" w:hAnsiTheme="minorHAnsi" w:cstheme="minorHAnsi"/>
                <w:b/>
                <w:color w:val="8064A2" w:themeColor="accent4"/>
                <w:sz w:val="16"/>
                <w:szCs w:val="16"/>
              </w:rPr>
              <w:t>const</w:t>
            </w:r>
            <w:proofErr w:type="spellEnd"/>
            <w:r w:rsidRPr="00801ACD">
              <w:rPr>
                <w:rFonts w:asciiTheme="minorHAnsi" w:hAnsiTheme="minorHAnsi" w:cstheme="minorHAnsi"/>
                <w:b/>
                <w:color w:val="8064A2" w:themeColor="accent4"/>
                <w:sz w:val="16"/>
                <w:szCs w:val="16"/>
              </w:rPr>
              <w:t>"</w:t>
            </w:r>
            <w:r w:rsidRPr="00801ACD">
              <w:rPr>
                <w:rFonts w:asciiTheme="minorHAnsi" w:hAnsiTheme="minorHAnsi" w:cstheme="minorHAnsi"/>
                <w:color w:val="FF0000"/>
                <w:sz w:val="16"/>
                <w:szCs w:val="16"/>
              </w:rPr>
              <w:t xml:space="preserve"> PDOmapping</w:t>
            </w:r>
            <w:r w:rsidRPr="00801ACD">
              <w:rPr>
                <w:rFonts w:asciiTheme="minorHAnsi" w:hAnsiTheme="minorHAnsi" w:cstheme="minorHAnsi"/>
                <w:b/>
                <w:color w:val="8064A2" w:themeColor="accent4"/>
                <w:sz w:val="16"/>
                <w:szCs w:val="16"/>
              </w:rPr>
              <w:t>="no"</w:t>
            </w:r>
            <w:r w:rsidRPr="00801ACD">
              <w:rPr>
                <w:rFonts w:asciiTheme="minorHAnsi" w:hAnsiTheme="minorHAnsi" w:cstheme="minorHAnsi"/>
                <w:color w:val="FF0000"/>
                <w:sz w:val="16"/>
                <w:szCs w:val="16"/>
              </w:rPr>
              <w:t xml:space="preserve"> defaultValue</w:t>
            </w:r>
            <w:r w:rsidRPr="00801ACD">
              <w:rPr>
                <w:rFonts w:asciiTheme="minorHAnsi" w:hAnsiTheme="minorHAnsi" w:cstheme="minorHAnsi"/>
                <w:b/>
                <w:color w:val="8064A2" w:themeColor="accent4"/>
                <w:sz w:val="16"/>
                <w:szCs w:val="16"/>
              </w:rPr>
              <w:t>="0x00010007"/&gt;</w:t>
            </w:r>
          </w:p>
          <w:p w:rsidR="00EC0CE2" w:rsidRPr="00801ACD" w:rsidRDefault="00EC0CE2" w:rsidP="00801ACD">
            <w:pPr>
              <w:pStyle w:val="FlietextEinzug"/>
              <w:ind w:left="0"/>
              <w:jc w:val="both"/>
              <w:rPr>
                <w:rFonts w:asciiTheme="minorHAnsi" w:hAnsiTheme="minorHAnsi" w:cstheme="minorHAnsi"/>
                <w:color w:val="FF0000"/>
                <w:sz w:val="16"/>
                <w:szCs w:val="16"/>
              </w:rPr>
            </w:pPr>
            <w:r w:rsidRPr="00801ACD">
              <w:rPr>
                <w:rFonts w:asciiTheme="minorHAnsi" w:hAnsiTheme="minorHAnsi" w:cstheme="minorHAnsi"/>
                <w:color w:val="4F81BD" w:themeColor="accent1"/>
                <w:sz w:val="16"/>
                <w:szCs w:val="16"/>
              </w:rPr>
              <w:t xml:space="preserve">      &lt;SubObject</w:t>
            </w:r>
            <w:r w:rsidRPr="00801ACD">
              <w:rPr>
                <w:rFonts w:asciiTheme="minorHAnsi" w:hAnsiTheme="minorHAnsi" w:cstheme="minorHAnsi"/>
                <w:color w:val="FF0000"/>
                <w:sz w:val="16"/>
                <w:szCs w:val="16"/>
              </w:rPr>
              <w:t xml:space="preserve"> subIndex</w:t>
            </w:r>
            <w:r w:rsidRPr="00801ACD">
              <w:rPr>
                <w:rFonts w:asciiTheme="minorHAnsi" w:hAnsiTheme="minorHAnsi" w:cstheme="minorHAnsi"/>
                <w:b/>
                <w:color w:val="8064A2" w:themeColor="accent4"/>
                <w:sz w:val="16"/>
                <w:szCs w:val="16"/>
              </w:rPr>
              <w:t>="04"</w:t>
            </w:r>
            <w:r w:rsidRPr="00801ACD">
              <w:rPr>
                <w:rFonts w:asciiTheme="minorHAnsi" w:hAnsiTheme="minorHAnsi" w:cstheme="minorHAnsi"/>
                <w:color w:val="FF0000"/>
                <w:sz w:val="16"/>
                <w:szCs w:val="16"/>
              </w:rPr>
              <w:t xml:space="preserve"> name</w:t>
            </w:r>
            <w:r w:rsidRPr="00801ACD">
              <w:rPr>
                <w:rFonts w:asciiTheme="minorHAnsi" w:hAnsiTheme="minorHAnsi" w:cstheme="minorHAnsi"/>
                <w:b/>
                <w:color w:val="8064A2" w:themeColor="accent4"/>
                <w:sz w:val="16"/>
                <w:szCs w:val="16"/>
              </w:rPr>
              <w:t>="SerialNo_U32"</w:t>
            </w:r>
            <w:r w:rsidRPr="00801ACD">
              <w:rPr>
                <w:rFonts w:asciiTheme="minorHAnsi" w:hAnsiTheme="minorHAnsi" w:cstheme="minorHAnsi"/>
                <w:color w:val="FF0000"/>
                <w:sz w:val="16"/>
                <w:szCs w:val="16"/>
              </w:rPr>
              <w:t xml:space="preserve"> objectType</w:t>
            </w:r>
            <w:r w:rsidRPr="00801ACD">
              <w:rPr>
                <w:rFonts w:asciiTheme="minorHAnsi" w:hAnsiTheme="minorHAnsi" w:cstheme="minorHAnsi"/>
                <w:b/>
                <w:color w:val="8064A2" w:themeColor="accent4"/>
                <w:sz w:val="16"/>
                <w:szCs w:val="16"/>
              </w:rPr>
              <w:t>="7"</w:t>
            </w:r>
            <w:r w:rsidRPr="00801ACD">
              <w:rPr>
                <w:rFonts w:asciiTheme="minorHAnsi" w:hAnsiTheme="minorHAnsi" w:cstheme="minorHAnsi"/>
                <w:color w:val="FF0000"/>
                <w:sz w:val="16"/>
                <w:szCs w:val="16"/>
              </w:rPr>
              <w:t xml:space="preserve"> dataType</w:t>
            </w:r>
            <w:r w:rsidRPr="00801ACD">
              <w:rPr>
                <w:rFonts w:asciiTheme="minorHAnsi" w:hAnsiTheme="minorHAnsi" w:cstheme="minorHAnsi"/>
                <w:b/>
                <w:color w:val="8064A2" w:themeColor="accent4"/>
                <w:sz w:val="16"/>
                <w:szCs w:val="16"/>
              </w:rPr>
              <w:t>="0007"</w:t>
            </w:r>
            <w:r w:rsidRPr="00801ACD">
              <w:rPr>
                <w:rFonts w:asciiTheme="minorHAnsi" w:hAnsiTheme="minorHAnsi" w:cstheme="minorHAnsi"/>
                <w:color w:val="FF0000"/>
                <w:sz w:val="16"/>
                <w:szCs w:val="16"/>
              </w:rPr>
              <w:t xml:space="preserve"> accessType</w:t>
            </w:r>
            <w:r w:rsidRPr="00801ACD">
              <w:rPr>
                <w:rFonts w:asciiTheme="minorHAnsi" w:hAnsiTheme="minorHAnsi" w:cstheme="minorHAnsi"/>
                <w:b/>
                <w:color w:val="8064A2" w:themeColor="accent4"/>
                <w:sz w:val="16"/>
                <w:szCs w:val="16"/>
              </w:rPr>
              <w:t>="</w:t>
            </w:r>
            <w:proofErr w:type="spellStart"/>
            <w:r w:rsidRPr="00801ACD">
              <w:rPr>
                <w:rFonts w:asciiTheme="minorHAnsi" w:hAnsiTheme="minorHAnsi" w:cstheme="minorHAnsi"/>
                <w:b/>
                <w:color w:val="8064A2" w:themeColor="accent4"/>
                <w:sz w:val="16"/>
                <w:szCs w:val="16"/>
              </w:rPr>
              <w:t>const</w:t>
            </w:r>
            <w:proofErr w:type="spellEnd"/>
            <w:r w:rsidRPr="00801ACD">
              <w:rPr>
                <w:rFonts w:asciiTheme="minorHAnsi" w:hAnsiTheme="minorHAnsi" w:cstheme="minorHAnsi"/>
                <w:b/>
                <w:color w:val="8064A2" w:themeColor="accent4"/>
                <w:sz w:val="16"/>
                <w:szCs w:val="16"/>
              </w:rPr>
              <w:t>"</w:t>
            </w:r>
            <w:r w:rsidRPr="00801ACD">
              <w:rPr>
                <w:rFonts w:asciiTheme="minorHAnsi" w:hAnsiTheme="minorHAnsi" w:cstheme="minorHAnsi"/>
                <w:color w:val="FF0000"/>
                <w:sz w:val="16"/>
                <w:szCs w:val="16"/>
              </w:rPr>
              <w:t xml:space="preserve"> PDOmapping</w:t>
            </w:r>
            <w:r w:rsidRPr="00801ACD">
              <w:rPr>
                <w:rFonts w:asciiTheme="minorHAnsi" w:hAnsiTheme="minorHAnsi" w:cstheme="minorHAnsi"/>
                <w:b/>
                <w:color w:val="8064A2" w:themeColor="accent4"/>
                <w:sz w:val="16"/>
                <w:szCs w:val="16"/>
              </w:rPr>
              <w:t>="no"</w:t>
            </w:r>
            <w:r w:rsidRPr="00801ACD">
              <w:rPr>
                <w:rFonts w:asciiTheme="minorHAnsi" w:hAnsiTheme="minorHAnsi" w:cstheme="minorHAnsi"/>
                <w:color w:val="FF0000"/>
                <w:sz w:val="16"/>
                <w:szCs w:val="16"/>
              </w:rPr>
              <w:t xml:space="preserve"> defaultValue</w:t>
            </w:r>
            <w:r w:rsidRPr="00801ACD">
              <w:rPr>
                <w:rFonts w:asciiTheme="minorHAnsi" w:hAnsiTheme="minorHAnsi" w:cstheme="minorHAnsi"/>
                <w:b/>
                <w:color w:val="8064A2" w:themeColor="accent4"/>
                <w:sz w:val="16"/>
                <w:szCs w:val="16"/>
              </w:rPr>
              <w:t>="0x00000000"/&gt;</w:t>
            </w:r>
          </w:p>
          <w:p w:rsidR="00EC0CE2" w:rsidRPr="00801ACD" w:rsidRDefault="00EC0CE2" w:rsidP="00801ACD">
            <w:pPr>
              <w:pStyle w:val="FlietextEinzug"/>
              <w:ind w:left="0"/>
              <w:jc w:val="both"/>
              <w:rPr>
                <w:rFonts w:asciiTheme="minorHAnsi" w:hAnsiTheme="minorHAnsi" w:cstheme="minorHAnsi"/>
                <w:color w:val="4F81BD" w:themeColor="accent1"/>
                <w:sz w:val="16"/>
                <w:szCs w:val="16"/>
              </w:rPr>
            </w:pPr>
            <w:r w:rsidRPr="00801ACD">
              <w:rPr>
                <w:rFonts w:asciiTheme="minorHAnsi" w:hAnsiTheme="minorHAnsi" w:cstheme="minorHAnsi"/>
                <w:color w:val="4F81BD" w:themeColor="accent1"/>
                <w:sz w:val="16"/>
                <w:szCs w:val="16"/>
              </w:rPr>
              <w:t>&lt;/Object&gt;</w:t>
            </w:r>
          </w:p>
          <w:p w:rsidR="005857A7" w:rsidRPr="00801ACD" w:rsidRDefault="005857A7" w:rsidP="00801ACD">
            <w:pPr>
              <w:pStyle w:val="FlietextEinzug"/>
              <w:ind w:left="0"/>
              <w:jc w:val="both"/>
              <w:rPr>
                <w:rFonts w:asciiTheme="minorHAnsi" w:hAnsiTheme="minorHAnsi" w:cstheme="minorHAnsi"/>
                <w:color w:val="FF0000"/>
                <w:sz w:val="16"/>
                <w:szCs w:val="16"/>
              </w:rPr>
            </w:pPr>
            <w:r>
              <w:rPr>
                <w:rFonts w:asciiTheme="minorHAnsi" w:hAnsiTheme="minorHAnsi" w:cstheme="minorHAnsi"/>
                <w:sz w:val="16"/>
                <w:szCs w:val="16"/>
              </w:rPr>
              <w:t>…</w:t>
            </w:r>
          </w:p>
        </w:tc>
      </w:tr>
    </w:tbl>
    <w:p w:rsidR="00EC0CE2" w:rsidRDefault="00EC0CE2" w:rsidP="003D3711">
      <w:pPr>
        <w:rPr>
          <w:color w:val="FF0000"/>
        </w:rPr>
      </w:pPr>
    </w:p>
    <w:p w:rsidR="000C2805" w:rsidRDefault="000C2805" w:rsidP="003D3711">
      <w:r>
        <w:br w:type="page"/>
      </w:r>
    </w:p>
    <w:p w:rsidR="006B04AE" w:rsidRDefault="00B1782E" w:rsidP="007A492D">
      <w:pPr>
        <w:pStyle w:val="berschrift2"/>
        <w:jc w:val="both"/>
      </w:pPr>
      <w:bookmarkStart w:id="103" w:name="_Toc333470477"/>
      <w:bookmarkStart w:id="104" w:name="_Toc333470478"/>
      <w:bookmarkStart w:id="105" w:name="_Toc334109026"/>
      <w:bookmarkEnd w:id="103"/>
      <w:bookmarkEnd w:id="104"/>
      <w:r w:rsidRPr="00DE4B3A">
        <w:lastRenderedPageBreak/>
        <w:t>Timing</w:t>
      </w:r>
      <w:r w:rsidR="001B48A2">
        <w:t xml:space="preserve"> Characteristics</w:t>
      </w:r>
      <w:bookmarkEnd w:id="105"/>
      <w:r w:rsidR="001B48A2">
        <w:t xml:space="preserve"> </w:t>
      </w:r>
    </w:p>
    <w:p w:rsidR="0068572F" w:rsidRDefault="0068572F" w:rsidP="00691C29">
      <w:pPr>
        <w:pStyle w:val="FlietextEinzug"/>
        <w:jc w:val="both"/>
      </w:pPr>
    </w:p>
    <w:p w:rsidR="007A492D" w:rsidRDefault="00CA483D" w:rsidP="00691C29">
      <w:pPr>
        <w:pStyle w:val="FlietextEinzug"/>
        <w:jc w:val="both"/>
      </w:pPr>
      <w:r>
        <w:t>Timing is an important point.</w:t>
      </w:r>
      <w:r w:rsidR="001B48A2">
        <w:t xml:space="preserve"> Large delay or jitter could cause an unforeseen crash or other hitches of the DUT or the Framemanipulator itself.</w:t>
      </w:r>
    </w:p>
    <w:p w:rsidR="005918CC" w:rsidRDefault="005918CC" w:rsidP="00691C29">
      <w:pPr>
        <w:pStyle w:val="FlietextEinzug"/>
        <w:jc w:val="both"/>
      </w:pPr>
    </w:p>
    <w:p w:rsidR="007A492D" w:rsidRDefault="007A492D" w:rsidP="00691C29">
      <w:pPr>
        <w:pStyle w:val="FlietextEinzug"/>
        <w:jc w:val="both"/>
      </w:pPr>
      <w:r>
        <w:t>The following chapters discuss the timing of the Framemanipulator itself and with the POWERLINK Slave of the used CDNK-design.</w:t>
      </w:r>
    </w:p>
    <w:p w:rsidR="001B48A2" w:rsidRDefault="001B48A2" w:rsidP="00691C29">
      <w:pPr>
        <w:pStyle w:val="FlietextEinzug"/>
        <w:jc w:val="both"/>
      </w:pPr>
    </w:p>
    <w:p w:rsidR="006222D3" w:rsidRPr="0068572F" w:rsidRDefault="006222D3" w:rsidP="00691C29">
      <w:pPr>
        <w:pStyle w:val="FlietextEinzug"/>
        <w:jc w:val="both"/>
      </w:pPr>
    </w:p>
    <w:p w:rsidR="009C53FB" w:rsidRDefault="00691C29" w:rsidP="00691C29">
      <w:pPr>
        <w:pStyle w:val="berschrift3"/>
        <w:jc w:val="both"/>
      </w:pPr>
      <w:bookmarkStart w:id="106" w:name="_Toc334109027"/>
      <w:r>
        <w:t>Delay of the Start-Signal</w:t>
      </w:r>
      <w:bookmarkEnd w:id="106"/>
    </w:p>
    <w:p w:rsidR="000A26F9" w:rsidRDefault="000A26F9" w:rsidP="00691C29">
      <w:pPr>
        <w:pStyle w:val="FlietextEinzug"/>
        <w:jc w:val="both"/>
      </w:pPr>
    </w:p>
    <w:p w:rsidR="006222D3" w:rsidRDefault="00691C29" w:rsidP="00691C29">
      <w:pPr>
        <w:pStyle w:val="FlietextEinzug"/>
        <w:jc w:val="both"/>
      </w:pPr>
      <w:r>
        <w:t xml:space="preserve">The start signal of a series of tests and other operations of the Framemanipulator are done via PDO. </w:t>
      </w:r>
      <w:r w:rsidR="00636CBF">
        <w:t>I</w:t>
      </w:r>
      <w:r w:rsidR="00636CBF">
        <w:t>n</w:t>
      </w:r>
      <w:r w:rsidR="00636CBF">
        <w:t xml:space="preserve">coming PDOs are processed in the </w:t>
      </w:r>
      <w:r w:rsidR="00636CBF" w:rsidRPr="0041590A">
        <w:rPr>
          <w:b/>
        </w:rPr>
        <w:t>same</w:t>
      </w:r>
      <w:r w:rsidR="00636CBF">
        <w:t xml:space="preserve"> POWERLINK cycle</w:t>
      </w:r>
      <w:r w:rsidR="00E74A4D">
        <w:t>.</w:t>
      </w:r>
    </w:p>
    <w:p w:rsidR="00E74A4D" w:rsidRDefault="0041590A" w:rsidP="00691C29">
      <w:pPr>
        <w:pStyle w:val="FlietextEinzug"/>
        <w:jc w:val="both"/>
      </w:pPr>
      <w:r>
        <w:t>The shortest cycle time depends on the cyclic processes. A</w:t>
      </w:r>
      <w:r w:rsidR="00E74A4D">
        <w:t xml:space="preserve"> too short </w:t>
      </w:r>
      <w:r>
        <w:t xml:space="preserve">cycle time causes a timing error and causes </w:t>
      </w:r>
      <w:r w:rsidR="002009AD">
        <w:t xml:space="preserve">the CN </w:t>
      </w:r>
      <w:r>
        <w:t>to</w:t>
      </w:r>
      <w:r w:rsidR="002009AD">
        <w:t xml:space="preserve"> </w:t>
      </w:r>
      <w:r>
        <w:t>leave the operational state</w:t>
      </w:r>
      <w:r w:rsidR="002009AD">
        <w:t>.</w:t>
      </w:r>
    </w:p>
    <w:p w:rsidR="0063310E" w:rsidRDefault="0063310E" w:rsidP="00691C29">
      <w:pPr>
        <w:pStyle w:val="FlietextEinzug"/>
        <w:jc w:val="both"/>
      </w:pPr>
    </w:p>
    <w:p w:rsidR="00961C5F" w:rsidRDefault="00961C5F" w:rsidP="00691C29">
      <w:pPr>
        <w:pStyle w:val="FlietextEinzug"/>
        <w:jc w:val="both"/>
      </w:pPr>
    </w:p>
    <w:p w:rsidR="000E13F5" w:rsidRDefault="004D4070" w:rsidP="00691C29">
      <w:pPr>
        <w:pStyle w:val="FlietextEinzug"/>
        <w:jc w:val="both"/>
      </w:pPr>
      <w:r>
        <w:t>After receiving the start signal, the test cycle is going to start in the following cycle</w:t>
      </w:r>
      <w:r w:rsidR="00746352">
        <w:t>:</w:t>
      </w:r>
    </w:p>
    <w:p w:rsidR="00961C5F" w:rsidRDefault="00961C5F" w:rsidP="00691C29">
      <w:pPr>
        <w:pStyle w:val="FlietextEinzug"/>
        <w:jc w:val="both"/>
      </w:pPr>
    </w:p>
    <w:p w:rsidR="000E13F5" w:rsidRDefault="000E13F5" w:rsidP="000E13F5">
      <w:pPr>
        <w:pStyle w:val="FlietextEinzug"/>
        <w:keepNext/>
        <w:jc w:val="both"/>
      </w:pPr>
      <w:r>
        <w:rPr>
          <w:noProof/>
          <w:lang w:eastAsia="en-GB"/>
        </w:rPr>
        <w:drawing>
          <wp:inline distT="0" distB="0" distL="0" distR="0" wp14:anchorId="58AF370D" wp14:editId="54DFCEFB">
            <wp:extent cx="5120640" cy="799286"/>
            <wp:effectExtent l="0" t="0" r="3810" b="1270"/>
            <wp:docPr id="18" name="Grafik 18" descr="C:\Users\muelhausens\Desktop\cy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uelhausens\Desktop\cycle.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21976" cy="799495"/>
                    </a:xfrm>
                    <a:prstGeom prst="rect">
                      <a:avLst/>
                    </a:prstGeom>
                    <a:noFill/>
                    <a:ln>
                      <a:noFill/>
                    </a:ln>
                  </pic:spPr>
                </pic:pic>
              </a:graphicData>
            </a:graphic>
          </wp:inline>
        </w:drawing>
      </w:r>
    </w:p>
    <w:p w:rsidR="0063310E" w:rsidRDefault="000E13F5" w:rsidP="000E13F5">
      <w:pPr>
        <w:pStyle w:val="Beschriftung"/>
        <w:jc w:val="both"/>
      </w:pPr>
      <w:bookmarkStart w:id="107" w:name="_Toc334190344"/>
      <w:r>
        <w:t xml:space="preserve">Figure </w:t>
      </w:r>
      <w:r>
        <w:fldChar w:fldCharType="begin"/>
      </w:r>
      <w:r>
        <w:instrText xml:space="preserve"> SEQ Figure \* ARABIC </w:instrText>
      </w:r>
      <w:r>
        <w:fldChar w:fldCharType="separate"/>
      </w:r>
      <w:r w:rsidR="00B461E4">
        <w:rPr>
          <w:noProof/>
        </w:rPr>
        <w:t>21</w:t>
      </w:r>
      <w:r>
        <w:fldChar w:fldCharType="end"/>
      </w:r>
      <w:r>
        <w:t>: Start of Tests after receiving PReq with Start Signal</w:t>
      </w:r>
      <w:bookmarkEnd w:id="107"/>
    </w:p>
    <w:p w:rsidR="006222D3" w:rsidRDefault="006222D3" w:rsidP="00691C29">
      <w:pPr>
        <w:pStyle w:val="FlietextEinzug"/>
        <w:jc w:val="both"/>
      </w:pPr>
    </w:p>
    <w:p w:rsidR="006222D3" w:rsidRDefault="006222D3" w:rsidP="00AB05FF">
      <w:pPr>
        <w:pStyle w:val="FlietextEinzug"/>
        <w:jc w:val="both"/>
      </w:pPr>
    </w:p>
    <w:p w:rsidR="00691C29" w:rsidRDefault="006222D3" w:rsidP="00AB05FF">
      <w:pPr>
        <w:pStyle w:val="berschrift3"/>
        <w:jc w:val="both"/>
      </w:pPr>
      <w:bookmarkStart w:id="108" w:name="_Toc334109028"/>
      <w:r>
        <w:t xml:space="preserve">Delay of the </w:t>
      </w:r>
      <w:r w:rsidR="0059115F">
        <w:t>writing the Task Objects</w:t>
      </w:r>
      <w:bookmarkEnd w:id="108"/>
    </w:p>
    <w:p w:rsidR="00805D47" w:rsidRDefault="00805D47" w:rsidP="00AB05FF">
      <w:pPr>
        <w:pStyle w:val="FlietextEinzug"/>
        <w:jc w:val="both"/>
      </w:pPr>
    </w:p>
    <w:p w:rsidR="00805D47" w:rsidRDefault="00805D47" w:rsidP="00AB05FF">
      <w:pPr>
        <w:pStyle w:val="FlietextEinzug"/>
        <w:jc w:val="both"/>
      </w:pPr>
      <w:r>
        <w:t>The data of the task objects are sent via SDO.</w:t>
      </w:r>
      <w:r w:rsidR="00AB05FF">
        <w:t xml:space="preserve"> These are stored </w:t>
      </w:r>
      <w:r w:rsidR="003013E3">
        <w:t>on</w:t>
      </w:r>
      <w:r w:rsidR="00AB05FF">
        <w:t xml:space="preserve"> an internal </w:t>
      </w:r>
      <w:r w:rsidR="00622AA7">
        <w:t xml:space="preserve">shared </w:t>
      </w:r>
      <w:r w:rsidR="00AB05FF">
        <w:t>buffer and pr</w:t>
      </w:r>
      <w:r w:rsidR="00AB05FF">
        <w:t>o</w:t>
      </w:r>
      <w:r w:rsidR="00AB05FF">
        <w:t>cessed later on.</w:t>
      </w:r>
    </w:p>
    <w:p w:rsidR="003013E3" w:rsidRDefault="003013E3" w:rsidP="00AB05FF">
      <w:pPr>
        <w:pStyle w:val="FlietextEinzug"/>
        <w:jc w:val="both"/>
      </w:pPr>
    </w:p>
    <w:p w:rsidR="003013E3" w:rsidRDefault="003013E3" w:rsidP="00AB05FF">
      <w:pPr>
        <w:pStyle w:val="FlietextEinzug"/>
        <w:jc w:val="both"/>
      </w:pPr>
      <w:r>
        <w:t xml:space="preserve">The callback-function of the Framemanipulator objects </w:t>
      </w:r>
      <w:r w:rsidR="0041590A">
        <w:t>is</w:t>
      </w:r>
      <w:r>
        <w:t xml:space="preserve"> marked by the benchmark function and can be </w:t>
      </w:r>
      <w:r w:rsidR="0041590A">
        <w:t>traced</w:t>
      </w:r>
      <w:r>
        <w:t xml:space="preserve"> with SignalTap.</w:t>
      </w:r>
    </w:p>
    <w:p w:rsidR="00085671" w:rsidRDefault="00085671" w:rsidP="00AB05FF">
      <w:pPr>
        <w:pStyle w:val="FlietextEinzug"/>
        <w:jc w:val="both"/>
      </w:pPr>
    </w:p>
    <w:p w:rsidR="00085671" w:rsidRDefault="00085671" w:rsidP="00AB05FF">
      <w:pPr>
        <w:pStyle w:val="FlietextEinzug"/>
        <w:jc w:val="both"/>
      </w:pPr>
      <w:r>
        <w:tab/>
      </w:r>
    </w:p>
    <w:p w:rsidR="00085671" w:rsidRDefault="00085671" w:rsidP="00085671">
      <w:pPr>
        <w:pStyle w:val="Beschriftung"/>
        <w:keepNext/>
        <w:ind w:left="1702"/>
      </w:pPr>
      <w:bookmarkStart w:id="109" w:name="_Toc332203111"/>
      <w:r>
        <w:t xml:space="preserve">Table </w:t>
      </w:r>
      <w:r>
        <w:fldChar w:fldCharType="begin"/>
      </w:r>
      <w:r>
        <w:instrText xml:space="preserve"> SEQ Table \* ARABIC </w:instrText>
      </w:r>
      <w:r>
        <w:fldChar w:fldCharType="separate"/>
      </w:r>
      <w:r w:rsidR="00B461E4">
        <w:rPr>
          <w:noProof/>
        </w:rPr>
        <w:t>4</w:t>
      </w:r>
      <w:r>
        <w:fldChar w:fldCharType="end"/>
      </w:r>
      <w:r>
        <w:t>: Used Commands for the Benchmark Function</w:t>
      </w:r>
      <w:bookmarkEnd w:id="109"/>
    </w:p>
    <w:tbl>
      <w:tblPr>
        <w:tblStyle w:val="Tabellenraster"/>
        <w:tblW w:w="0" w:type="auto"/>
        <w:tblInd w:w="1668" w:type="dxa"/>
        <w:tblLook w:val="04A0" w:firstRow="1" w:lastRow="0" w:firstColumn="1" w:lastColumn="0" w:noHBand="0" w:noVBand="1"/>
      </w:tblPr>
      <w:tblGrid>
        <w:gridCol w:w="3430"/>
        <w:gridCol w:w="3799"/>
      </w:tblGrid>
      <w:tr w:rsidR="00085671" w:rsidRPr="00085671" w:rsidTr="00085671">
        <w:tc>
          <w:tcPr>
            <w:tcW w:w="3430" w:type="dxa"/>
          </w:tcPr>
          <w:p w:rsidR="00085671" w:rsidRPr="00085671" w:rsidRDefault="00085671" w:rsidP="00AB05FF">
            <w:pPr>
              <w:pStyle w:val="FlietextEinzug"/>
              <w:ind w:left="0"/>
              <w:jc w:val="both"/>
            </w:pPr>
            <w:r w:rsidRPr="00085671">
              <w:rPr>
                <w:rFonts w:ascii="Courier New" w:eastAsia="Times New Roman" w:hAnsi="Courier New" w:cs="Courier New"/>
                <w:b/>
                <w:bCs/>
                <w:color w:val="7F0055"/>
                <w:lang w:eastAsia="de-DE"/>
              </w:rPr>
              <w:t>#include</w:t>
            </w:r>
            <w:r w:rsidRPr="00085671">
              <w:rPr>
                <w:rFonts w:ascii="Courier New" w:eastAsia="Times New Roman" w:hAnsi="Courier New" w:cs="Courier New"/>
                <w:color w:val="000000"/>
                <w:lang w:eastAsia="de-DE"/>
              </w:rPr>
              <w:t xml:space="preserve"> </w:t>
            </w:r>
            <w:r w:rsidRPr="00085671">
              <w:rPr>
                <w:rFonts w:ascii="Courier New" w:eastAsia="Times New Roman" w:hAnsi="Courier New" w:cs="Courier New"/>
                <w:color w:val="2A00FF"/>
                <w:lang w:eastAsia="de-DE"/>
              </w:rPr>
              <w:t>"</w:t>
            </w:r>
            <w:proofErr w:type="spellStart"/>
            <w:r w:rsidRPr="00085671">
              <w:rPr>
                <w:rFonts w:ascii="Courier New" w:eastAsia="Times New Roman" w:hAnsi="Courier New" w:cs="Courier New"/>
                <w:color w:val="2A00FF"/>
                <w:lang w:eastAsia="de-DE"/>
              </w:rPr>
              <w:t>Benchmark.h</w:t>
            </w:r>
            <w:proofErr w:type="spellEnd"/>
            <w:r w:rsidRPr="00085671">
              <w:rPr>
                <w:rFonts w:ascii="Courier New" w:eastAsia="Times New Roman" w:hAnsi="Courier New" w:cs="Courier New"/>
                <w:color w:val="2A00FF"/>
                <w:lang w:eastAsia="de-DE"/>
              </w:rPr>
              <w:t>"</w:t>
            </w:r>
          </w:p>
        </w:tc>
        <w:tc>
          <w:tcPr>
            <w:tcW w:w="3799" w:type="dxa"/>
          </w:tcPr>
          <w:p w:rsidR="00085671" w:rsidRPr="00085671" w:rsidRDefault="00085671" w:rsidP="00AB05FF">
            <w:pPr>
              <w:pStyle w:val="FlietextEinzug"/>
              <w:ind w:left="0"/>
              <w:jc w:val="both"/>
            </w:pPr>
            <w:r w:rsidRPr="00085671">
              <w:t>Inclusion of the benchmark-function</w:t>
            </w:r>
          </w:p>
        </w:tc>
      </w:tr>
      <w:tr w:rsidR="00085671" w:rsidRPr="00085671" w:rsidTr="00085671">
        <w:tc>
          <w:tcPr>
            <w:tcW w:w="3430" w:type="dxa"/>
          </w:tcPr>
          <w:p w:rsidR="00085671" w:rsidRPr="00085671" w:rsidRDefault="00085671" w:rsidP="00AB05FF">
            <w:pPr>
              <w:pStyle w:val="FlietextEinzug"/>
              <w:ind w:left="0"/>
              <w:jc w:val="both"/>
            </w:pPr>
            <w:r w:rsidRPr="00085671">
              <w:rPr>
                <w:rFonts w:ascii="Courier New" w:eastAsia="Times New Roman" w:hAnsi="Courier New" w:cs="Courier New"/>
                <w:color w:val="000000"/>
                <w:lang w:eastAsia="de-DE"/>
              </w:rPr>
              <w:t>BENCHMARK_SET(7);</w:t>
            </w:r>
          </w:p>
        </w:tc>
        <w:tc>
          <w:tcPr>
            <w:tcW w:w="3799" w:type="dxa"/>
          </w:tcPr>
          <w:p w:rsidR="00085671" w:rsidRPr="00085671" w:rsidRDefault="00085671" w:rsidP="00AB05FF">
            <w:pPr>
              <w:pStyle w:val="FlietextEinzug"/>
              <w:ind w:left="0"/>
              <w:jc w:val="both"/>
            </w:pPr>
            <w:r w:rsidRPr="00085671">
              <w:t>Activate Bit number seven</w:t>
            </w:r>
          </w:p>
        </w:tc>
      </w:tr>
      <w:tr w:rsidR="00085671" w:rsidTr="00085671">
        <w:tc>
          <w:tcPr>
            <w:tcW w:w="3430" w:type="dxa"/>
          </w:tcPr>
          <w:p w:rsidR="00085671" w:rsidRPr="00085671" w:rsidRDefault="00085671" w:rsidP="00AB05FF">
            <w:pPr>
              <w:pStyle w:val="FlietextEinzug"/>
              <w:ind w:left="0"/>
              <w:jc w:val="both"/>
            </w:pPr>
            <w:r w:rsidRPr="00085671">
              <w:rPr>
                <w:rFonts w:ascii="Courier New" w:eastAsia="Times New Roman" w:hAnsi="Courier New" w:cs="Courier New"/>
                <w:color w:val="000000"/>
                <w:lang w:eastAsia="de-DE"/>
              </w:rPr>
              <w:t>BENCHMARK_RESET(7);</w:t>
            </w:r>
          </w:p>
        </w:tc>
        <w:tc>
          <w:tcPr>
            <w:tcW w:w="3799" w:type="dxa"/>
          </w:tcPr>
          <w:p w:rsidR="00085671" w:rsidRDefault="00085671" w:rsidP="00AB05FF">
            <w:pPr>
              <w:pStyle w:val="FlietextEinzug"/>
              <w:ind w:left="0"/>
              <w:jc w:val="both"/>
            </w:pPr>
            <w:r w:rsidRPr="00085671">
              <w:t>Deactivate Bit number seven</w:t>
            </w:r>
          </w:p>
        </w:tc>
      </w:tr>
    </w:tbl>
    <w:p w:rsidR="00085671" w:rsidRDefault="00085671" w:rsidP="00AB05FF">
      <w:pPr>
        <w:pStyle w:val="FlietextEinzug"/>
        <w:jc w:val="both"/>
      </w:pPr>
    </w:p>
    <w:p w:rsidR="003013E3" w:rsidRDefault="003013E3" w:rsidP="00AB05FF">
      <w:pPr>
        <w:pStyle w:val="FlietextEinzug"/>
        <w:jc w:val="both"/>
      </w:pPr>
    </w:p>
    <w:p w:rsidR="00A83030" w:rsidRDefault="00A83030" w:rsidP="00AB05FF">
      <w:pPr>
        <w:pStyle w:val="FlietextEinzug"/>
        <w:jc w:val="both"/>
      </w:pPr>
    </w:p>
    <w:p w:rsidR="00A83030" w:rsidRDefault="00A83030" w:rsidP="00AB05FF">
      <w:pPr>
        <w:pStyle w:val="FlietextEinzug"/>
        <w:jc w:val="both"/>
      </w:pPr>
      <w:r>
        <w:t xml:space="preserve">The first trace </w:t>
      </w:r>
      <w:r w:rsidR="0041590A">
        <w:t>is</w:t>
      </w:r>
      <w:r>
        <w:t xml:space="preserve"> done with a cycle time of 600µs:</w:t>
      </w:r>
    </w:p>
    <w:p w:rsidR="00A83030" w:rsidRDefault="00A83030" w:rsidP="00A83030">
      <w:pPr>
        <w:pStyle w:val="FlietextEinzug"/>
        <w:keepNext/>
        <w:jc w:val="both"/>
      </w:pPr>
      <w:r>
        <w:rPr>
          <w:noProof/>
          <w:lang w:eastAsia="en-GB"/>
        </w:rPr>
        <w:drawing>
          <wp:inline distT="0" distB="0" distL="0" distR="0" wp14:anchorId="2914442F" wp14:editId="0988801E">
            <wp:extent cx="6102353" cy="413385"/>
            <wp:effectExtent l="0" t="0" r="0" b="571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uelhausens\Desktop\FM_DOKU\Timing\tim_600us.png"/>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6102353" cy="413385"/>
                    </a:xfrm>
                    <a:prstGeom prst="rect">
                      <a:avLst/>
                    </a:prstGeom>
                    <a:noFill/>
                    <a:ln>
                      <a:noFill/>
                    </a:ln>
                  </pic:spPr>
                </pic:pic>
              </a:graphicData>
            </a:graphic>
          </wp:inline>
        </w:drawing>
      </w:r>
    </w:p>
    <w:p w:rsidR="003013E3" w:rsidRDefault="00A83030" w:rsidP="00A83030">
      <w:pPr>
        <w:pStyle w:val="Beschriftung"/>
        <w:jc w:val="both"/>
        <w:rPr>
          <w:noProof/>
        </w:rPr>
      </w:pPr>
      <w:bookmarkStart w:id="110" w:name="_Toc334190345"/>
      <w:r>
        <w:t xml:space="preserve">Figure </w:t>
      </w:r>
      <w:r>
        <w:fldChar w:fldCharType="begin"/>
      </w:r>
      <w:r>
        <w:instrText xml:space="preserve"> SEQ Figure \* ARABIC </w:instrText>
      </w:r>
      <w:r>
        <w:fldChar w:fldCharType="separate"/>
      </w:r>
      <w:r w:rsidR="00B461E4">
        <w:rPr>
          <w:noProof/>
        </w:rPr>
        <w:t>22</w:t>
      </w:r>
      <w:r>
        <w:fldChar w:fldCharType="end"/>
      </w:r>
      <w:r>
        <w:t>: SignalTap Trace; 600µs;</w:t>
      </w:r>
      <w:r>
        <w:rPr>
          <w:noProof/>
        </w:rPr>
        <w:t xml:space="preserve"> Delay of Callback Executing</w:t>
      </w:r>
      <w:bookmarkEnd w:id="110"/>
    </w:p>
    <w:p w:rsidR="00A83030" w:rsidRDefault="00A83030" w:rsidP="00C525CA">
      <w:pPr>
        <w:pStyle w:val="FlietextEinzug"/>
        <w:jc w:val="both"/>
      </w:pPr>
    </w:p>
    <w:p w:rsidR="00085671" w:rsidRDefault="00A83030" w:rsidP="00C525CA">
      <w:pPr>
        <w:pStyle w:val="FlietextEinzug"/>
        <w:jc w:val="both"/>
      </w:pPr>
      <w:r>
        <w:t>The peak of the callback appears in the same cycle after about 450µs.</w:t>
      </w:r>
    </w:p>
    <w:p w:rsidR="00085671" w:rsidRDefault="00085671" w:rsidP="00085671">
      <w:pPr>
        <w:pStyle w:val="FlietextEinzug"/>
      </w:pPr>
      <w:r>
        <w:br w:type="page"/>
      </w:r>
    </w:p>
    <w:p w:rsidR="00315A8E" w:rsidRDefault="00315A8E" w:rsidP="00C525CA">
      <w:pPr>
        <w:pStyle w:val="FlietextEinzug"/>
        <w:jc w:val="both"/>
      </w:pPr>
      <w:r>
        <w:lastRenderedPageBreak/>
        <w:t xml:space="preserve">The next trace </w:t>
      </w:r>
      <w:r w:rsidR="0041590A">
        <w:t>is</w:t>
      </w:r>
      <w:r>
        <w:t xml:space="preserve"> done with a shorter cycle time of 400µs:</w:t>
      </w:r>
    </w:p>
    <w:p w:rsidR="00DA3349" w:rsidRDefault="00DA3349" w:rsidP="00C525CA">
      <w:pPr>
        <w:pStyle w:val="FlietextEinzug"/>
        <w:keepNext/>
        <w:jc w:val="both"/>
      </w:pPr>
      <w:r>
        <w:rPr>
          <w:noProof/>
          <w:lang w:eastAsia="en-GB"/>
        </w:rPr>
        <w:drawing>
          <wp:inline distT="0" distB="0" distL="0" distR="0" wp14:anchorId="54A7A57C" wp14:editId="3E8474CB">
            <wp:extent cx="6114415" cy="485140"/>
            <wp:effectExtent l="0" t="0" r="635" b="0"/>
            <wp:docPr id="23" name="Grafik 23" descr="C:\Users\muelhausens\Desktop\FM_DOKU\Timing\tim_400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uelhausens\Desktop\FM_DOKU\Timing\tim_400us.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14415" cy="485140"/>
                    </a:xfrm>
                    <a:prstGeom prst="rect">
                      <a:avLst/>
                    </a:prstGeom>
                    <a:noFill/>
                    <a:ln>
                      <a:noFill/>
                    </a:ln>
                  </pic:spPr>
                </pic:pic>
              </a:graphicData>
            </a:graphic>
          </wp:inline>
        </w:drawing>
      </w:r>
    </w:p>
    <w:p w:rsidR="00DA3349" w:rsidRDefault="00DA3349" w:rsidP="00C525CA">
      <w:pPr>
        <w:pStyle w:val="Beschriftung"/>
        <w:jc w:val="both"/>
      </w:pPr>
      <w:bookmarkStart w:id="111" w:name="_Toc334190346"/>
      <w:r>
        <w:t xml:space="preserve">Figure </w:t>
      </w:r>
      <w:r>
        <w:fldChar w:fldCharType="begin"/>
      </w:r>
      <w:r>
        <w:instrText xml:space="preserve"> SEQ Figure \* ARABIC </w:instrText>
      </w:r>
      <w:r>
        <w:fldChar w:fldCharType="separate"/>
      </w:r>
      <w:r w:rsidR="00B461E4">
        <w:rPr>
          <w:noProof/>
        </w:rPr>
        <w:t>23</w:t>
      </w:r>
      <w:r>
        <w:fldChar w:fldCharType="end"/>
      </w:r>
      <w:r>
        <w:t>: SignalTap Trace; 4</w:t>
      </w:r>
      <w:r w:rsidRPr="001123A0">
        <w:t>00µs; Delay of Callback Executing</w:t>
      </w:r>
      <w:bookmarkEnd w:id="111"/>
    </w:p>
    <w:p w:rsidR="00DA3349" w:rsidRDefault="00DA3349" w:rsidP="00C525CA">
      <w:pPr>
        <w:pStyle w:val="FlietextEinzug"/>
        <w:jc w:val="both"/>
      </w:pPr>
    </w:p>
    <w:p w:rsidR="00DA3349" w:rsidRDefault="00DA3349" w:rsidP="00C525CA">
      <w:pPr>
        <w:pStyle w:val="FlietextEinzug"/>
        <w:jc w:val="both"/>
      </w:pPr>
      <w:r>
        <w:t xml:space="preserve">The callback </w:t>
      </w:r>
      <w:r w:rsidR="0041590A">
        <w:t>is</w:t>
      </w:r>
      <w:r>
        <w:t xml:space="preserve"> processed in the following cycle, with about 700µs</w:t>
      </w:r>
      <w:r w:rsidR="008139B5">
        <w:t xml:space="preserve"> delay</w:t>
      </w:r>
      <w:r>
        <w:t xml:space="preserve"> after receiving the ASnd.</w:t>
      </w:r>
    </w:p>
    <w:p w:rsidR="00DA3349" w:rsidRDefault="00DA3349" w:rsidP="00C525CA">
      <w:pPr>
        <w:pStyle w:val="FlietextEinzug"/>
        <w:jc w:val="both"/>
      </w:pPr>
    </w:p>
    <w:p w:rsidR="000E4E01" w:rsidRDefault="00085671" w:rsidP="00C525CA">
      <w:pPr>
        <w:pStyle w:val="FlietextEinzug"/>
        <w:jc w:val="both"/>
      </w:pPr>
      <w:r>
        <w:t xml:space="preserve">Shorter cycle times </w:t>
      </w:r>
      <w:r w:rsidR="000E4E01">
        <w:t xml:space="preserve">or more complex functions of the CN </w:t>
      </w:r>
      <w:r>
        <w:t>could create an</w:t>
      </w:r>
      <w:r w:rsidR="000E4E01">
        <w:t xml:space="preserve"> overflow of the </w:t>
      </w:r>
      <w:r w:rsidR="00622AA7">
        <w:t>shared</w:t>
      </w:r>
      <w:r w:rsidR="000E4E01">
        <w:t xml:space="preserve"> buffer or a timing violation.</w:t>
      </w:r>
    </w:p>
    <w:p w:rsidR="00342378" w:rsidRDefault="00342378" w:rsidP="00C525CA">
      <w:pPr>
        <w:pStyle w:val="FlietextEinzug"/>
        <w:jc w:val="both"/>
      </w:pPr>
    </w:p>
    <w:p w:rsidR="000E4E01" w:rsidRDefault="000E4E01" w:rsidP="00C525CA">
      <w:pPr>
        <w:pStyle w:val="FlietextEinzug"/>
        <w:jc w:val="both"/>
      </w:pPr>
    </w:p>
    <w:p w:rsidR="00DA3349" w:rsidRDefault="000E4E01" w:rsidP="00C525CA">
      <w:pPr>
        <w:pStyle w:val="FlietextEinzug"/>
        <w:jc w:val="both"/>
      </w:pPr>
      <w:r>
        <w:t xml:space="preserve">The callback delay of one or more cycles </w:t>
      </w:r>
      <w:r w:rsidR="00342378">
        <w:t xml:space="preserve">doesn’t affect the function of the Framemanipulator. The callback is always processed before </w:t>
      </w:r>
      <w:r w:rsidR="00C27F57">
        <w:t>the SDO acknowledge is sent to the Master Node.</w:t>
      </w:r>
    </w:p>
    <w:p w:rsidR="00DA3349" w:rsidRDefault="00DA3349" w:rsidP="00DA3349">
      <w:pPr>
        <w:pStyle w:val="FlietextEinzug"/>
      </w:pPr>
    </w:p>
    <w:p w:rsidR="00615952" w:rsidRPr="00DE4B3A" w:rsidRDefault="00615952" w:rsidP="00AB05FF">
      <w:pPr>
        <w:jc w:val="both"/>
      </w:pPr>
    </w:p>
    <w:p w:rsidR="00615952" w:rsidRDefault="006278B4" w:rsidP="00AB05FF">
      <w:pPr>
        <w:pStyle w:val="berschrift3"/>
        <w:jc w:val="both"/>
      </w:pPr>
      <w:bookmarkStart w:id="112" w:name="_Ref330447351"/>
      <w:bookmarkStart w:id="113" w:name="_Ref330447354"/>
      <w:bookmarkStart w:id="114" w:name="_Toc334109029"/>
      <w:r>
        <w:t xml:space="preserve">Delay </w:t>
      </w:r>
      <w:r w:rsidR="00376290">
        <w:t>Framemanipulator IP_core</w:t>
      </w:r>
      <w:bookmarkEnd w:id="112"/>
      <w:bookmarkEnd w:id="113"/>
      <w:bookmarkEnd w:id="114"/>
    </w:p>
    <w:p w:rsidR="00B75AD5" w:rsidRDefault="00B75AD5" w:rsidP="00DE0342">
      <w:pPr>
        <w:pStyle w:val="FlietextEinzug"/>
        <w:jc w:val="both"/>
      </w:pPr>
    </w:p>
    <w:p w:rsidR="00B75AD5" w:rsidRDefault="006C02BE" w:rsidP="00DE0342">
      <w:pPr>
        <w:pStyle w:val="FlietextEinzug"/>
        <w:jc w:val="both"/>
      </w:pPr>
      <w:r>
        <w:t>The d</w:t>
      </w:r>
      <w:r w:rsidR="00B75AD5">
        <w:t xml:space="preserve">elay of the Framemanipulator can be divided into </w:t>
      </w:r>
      <w:r>
        <w:t xml:space="preserve">collecting the data for the frame selection </w:t>
      </w:r>
      <w:r w:rsidR="00DE0342">
        <w:t>and the actual process time for comparing the filter objects with the header and staring the new frame.</w:t>
      </w:r>
    </w:p>
    <w:p w:rsidR="00DE0342" w:rsidRDefault="00DE0342" w:rsidP="00DE0342">
      <w:pPr>
        <w:pStyle w:val="FlietextEinzug"/>
        <w:jc w:val="both"/>
      </w:pPr>
    </w:p>
    <w:p w:rsidR="00DE0342" w:rsidRDefault="00DE0342" w:rsidP="00DE0342">
      <w:pPr>
        <w:pStyle w:val="FlietextEinzug"/>
        <w:jc w:val="both"/>
      </w:pPr>
      <w:r>
        <w:t xml:space="preserve">The collection of all important </w:t>
      </w:r>
      <w:r w:rsidR="008218F8">
        <w:t>Bytes is a constant value of 246</w:t>
      </w:r>
      <w:r>
        <w:t xml:space="preserve">0ns. </w:t>
      </w:r>
      <w:r w:rsidR="00C80090">
        <w:t xml:space="preserve">It </w:t>
      </w:r>
      <w:r w:rsidR="00842922">
        <w:t>is a result</w:t>
      </w:r>
      <w:r w:rsidR="00C80090">
        <w:t xml:space="preserve"> </w:t>
      </w:r>
      <w:r w:rsidR="00842922">
        <w:t>of</w:t>
      </w:r>
      <w:r w:rsidR="00C80090">
        <w:t xml:space="preserve"> 8Byte Preamble, 22 Bytes </w:t>
      </w:r>
      <w:r w:rsidR="008C3C69">
        <w:t xml:space="preserve">of </w:t>
      </w:r>
      <w:r w:rsidR="00C80090">
        <w:t>Ethernet-, POWE</w:t>
      </w:r>
      <w:r w:rsidR="008C3C69">
        <w:t>RLINK-Header and other Flags and</w:t>
      </w:r>
      <w:r w:rsidR="008218F8">
        <w:t xml:space="preserve"> </w:t>
      </w:r>
      <w:r w:rsidR="00842922">
        <w:t xml:space="preserve">another </w:t>
      </w:r>
      <w:r w:rsidR="008218F8">
        <w:t>6</w:t>
      </w:r>
      <w:r w:rsidR="00842922">
        <w:t xml:space="preserve">0ns process </w:t>
      </w:r>
      <w:r w:rsidR="00C80090">
        <w:t>delay.</w:t>
      </w:r>
    </w:p>
    <w:p w:rsidR="00C80090" w:rsidRDefault="00C80090" w:rsidP="00DE0342">
      <w:pPr>
        <w:pStyle w:val="FlietextEinzug"/>
        <w:jc w:val="both"/>
      </w:pPr>
    </w:p>
    <w:p w:rsidR="00C80090" w:rsidRDefault="0051373C" w:rsidP="00DE0342">
      <w:pPr>
        <w:pStyle w:val="FlietextEinzug"/>
        <w:jc w:val="both"/>
      </w:pPr>
      <w:r>
        <w:t>The process time depends on the number of used tasks (not the maximum number of possible tasks)</w:t>
      </w:r>
      <w:r w:rsidR="007859DA">
        <w:t xml:space="preserve"> plus 140ns of </w:t>
      </w:r>
      <w:r w:rsidR="00D6518A">
        <w:t>editing the frame</w:t>
      </w:r>
      <w:r>
        <w:t>. The delay is constant for the test cycles an</w:t>
      </w:r>
      <w:r w:rsidR="00DF070A">
        <w:t xml:space="preserve">d is only changing </w:t>
      </w:r>
      <w:r w:rsidR="001C6461">
        <w:t>during</w:t>
      </w:r>
      <w:r w:rsidR="00DF070A">
        <w:t xml:space="preserve"> the r</w:t>
      </w:r>
      <w:r w:rsidR="00DF070A">
        <w:t>e</w:t>
      </w:r>
      <w:r w:rsidR="00DF070A">
        <w:t xml:space="preserve">writing </w:t>
      </w:r>
      <w:r w:rsidR="001C6461">
        <w:t xml:space="preserve">of </w:t>
      </w:r>
      <w:r w:rsidR="00DF070A">
        <w:t>the task objects.</w:t>
      </w:r>
    </w:p>
    <w:p w:rsidR="005B4595" w:rsidRDefault="005B4595" w:rsidP="00DE0342">
      <w:pPr>
        <w:pStyle w:val="FlietextEinzug"/>
        <w:jc w:val="both"/>
      </w:pPr>
    </w:p>
    <w:p w:rsidR="005B4595" w:rsidRDefault="005B4595" w:rsidP="00DE0342">
      <w:pPr>
        <w:pStyle w:val="FlietextEinzug"/>
        <w:jc w:val="both"/>
      </w:pPr>
      <w:r>
        <w:t>This delay can be calculated with:</w:t>
      </w:r>
    </w:p>
    <w:p w:rsidR="007859DA" w:rsidRPr="00D6518A" w:rsidRDefault="009F707B" w:rsidP="00DE0342">
      <w:pPr>
        <w:pStyle w:val="FlietextEinzug"/>
        <w:jc w:val="both"/>
      </w:pPr>
      <m:oMathPara>
        <m:oMath>
          <m:sSub>
            <m:sSubPr>
              <m:ctrlPr>
                <w:rPr>
                  <w:rFonts w:ascii="Cambria Math" w:hAnsi="Cambria Math"/>
                  <w:i/>
                </w:rPr>
              </m:ctrlPr>
            </m:sSubPr>
            <m:e>
              <m:r>
                <w:rPr>
                  <w:rFonts w:ascii="Cambria Math" w:hAnsi="Cambria Math"/>
                </w:rPr>
                <m:t>t</m:t>
              </m:r>
            </m:e>
            <m:sub>
              <m:r>
                <w:rPr>
                  <w:rFonts w:ascii="Cambria Math" w:hAnsi="Cambria Math"/>
                </w:rPr>
                <m:t>process</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Tasks</m:t>
                  </m:r>
                </m:sub>
              </m:sSub>
            </m:e>
          </m:d>
          <m:r>
            <w:rPr>
              <w:rFonts w:ascii="Cambria Math" w:hAnsi="Cambria Math"/>
            </w:rPr>
            <m:t>*20ns+140ns</m:t>
          </m:r>
        </m:oMath>
      </m:oMathPara>
    </w:p>
    <w:p w:rsidR="00D6518A" w:rsidRDefault="00D6518A" w:rsidP="000F3804">
      <w:pPr>
        <w:pStyle w:val="FlietextEinzug"/>
        <w:ind w:left="0"/>
        <w:jc w:val="both"/>
      </w:pPr>
    </w:p>
    <w:p w:rsidR="00FF5B9A" w:rsidRPr="00FF5B9A" w:rsidRDefault="00FF5B9A" w:rsidP="00FF5B9A">
      <w:pPr>
        <w:pStyle w:val="FlietextEinzug"/>
        <w:jc w:val="both"/>
      </w:pPr>
      <m:oMathPara>
        <m:oMath>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FM</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collect</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process</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Tasks</m:t>
              </m:r>
            </m:sub>
          </m:sSub>
          <m:r>
            <w:rPr>
              <w:rFonts w:ascii="Cambria Math" w:hAnsi="Cambria Math"/>
            </w:rPr>
            <m:t>*20ns+2600ns</m:t>
          </m:r>
        </m:oMath>
      </m:oMathPara>
    </w:p>
    <w:p w:rsidR="00FF5B9A" w:rsidRDefault="00FF5B9A" w:rsidP="00FF5B9A">
      <w:pPr>
        <w:pStyle w:val="FlietextEinzug"/>
        <w:jc w:val="both"/>
      </w:pPr>
    </w:p>
    <w:p w:rsidR="005B4595" w:rsidRDefault="0011713E" w:rsidP="00F874CE">
      <w:pPr>
        <w:pStyle w:val="FlietextEinzug"/>
        <w:jc w:val="both"/>
      </w:pPr>
      <w:r>
        <w:t>Thus, a series of tests with ten manipulation</w:t>
      </w:r>
      <w:r w:rsidR="008C3C69">
        <w:t>s leads to a total delay of 2</w:t>
      </w:r>
      <w:proofErr w:type="gramStart"/>
      <w:r w:rsidR="008C3C69">
        <w:t>,8</w:t>
      </w:r>
      <w:proofErr w:type="gramEnd"/>
      <w:r w:rsidR="00C34D6A">
        <w:t>µ</w:t>
      </w:r>
      <w:r>
        <w:t>s</w:t>
      </w:r>
      <w:r w:rsidR="00D6356F">
        <w:t xml:space="preserve"> without jitter</w:t>
      </w:r>
      <w:r>
        <w:t xml:space="preserve">. </w:t>
      </w:r>
      <w:r w:rsidR="00F874CE">
        <w:t>That’s about the half of the whole size of a SoC-frame.</w:t>
      </w:r>
    </w:p>
    <w:p w:rsidR="00DE0342" w:rsidRPr="00B75AD5" w:rsidRDefault="00DE0342" w:rsidP="00DE0342">
      <w:pPr>
        <w:pStyle w:val="FlietextEinzug"/>
        <w:jc w:val="both"/>
      </w:pPr>
    </w:p>
    <w:p w:rsidR="009C53FB" w:rsidRPr="00DE4B3A" w:rsidRDefault="009C53FB" w:rsidP="00DE0342">
      <w:pPr>
        <w:jc w:val="both"/>
      </w:pPr>
    </w:p>
    <w:p w:rsidR="00F92AA7" w:rsidRDefault="00F92AA7" w:rsidP="00F92AA7">
      <w:pPr>
        <w:pStyle w:val="berschrift3"/>
        <w:jc w:val="both"/>
      </w:pPr>
      <w:bookmarkStart w:id="115" w:name="_Toc334109030"/>
      <w:r>
        <w:t xml:space="preserve">Delay of the Whole </w:t>
      </w:r>
      <w:r w:rsidR="007A1BBB">
        <w:t>System</w:t>
      </w:r>
      <w:bookmarkEnd w:id="115"/>
    </w:p>
    <w:p w:rsidR="00F92AA7" w:rsidRDefault="00F92AA7" w:rsidP="00F92AA7">
      <w:pPr>
        <w:pStyle w:val="FlietextEinzug"/>
      </w:pPr>
    </w:p>
    <w:p w:rsidR="00F92AA7" w:rsidRDefault="00505E6E" w:rsidP="00505E6E">
      <w:pPr>
        <w:pStyle w:val="FlietextEinzug"/>
        <w:jc w:val="both"/>
      </w:pPr>
      <w:r>
        <w:t>To receive the whole delay of the manipulated frames, we also have to add the delay of the POWERLINK Slave and its openHUB.</w:t>
      </w:r>
    </w:p>
    <w:p w:rsidR="00505E6E" w:rsidRDefault="00505E6E" w:rsidP="00505E6E">
      <w:pPr>
        <w:pStyle w:val="FlietextEinzug"/>
        <w:jc w:val="both"/>
      </w:pPr>
    </w:p>
    <w:p w:rsidR="00505E6E" w:rsidRDefault="00505E6E" w:rsidP="00505E6E">
      <w:pPr>
        <w:pStyle w:val="FlietextEinzug"/>
        <w:jc w:val="both"/>
      </w:pPr>
    </w:p>
    <w:p w:rsidR="00505E6E" w:rsidRDefault="00505E6E" w:rsidP="00505E6E">
      <w:pPr>
        <w:pStyle w:val="FlietextEinzug"/>
        <w:jc w:val="both"/>
      </w:pPr>
      <w:r>
        <w:t xml:space="preserve">First we </w:t>
      </w:r>
      <w:r w:rsidR="00006D9D">
        <w:t>are measuring</w:t>
      </w:r>
      <w:r>
        <w:t xml:space="preserve"> the delay of the standard RMII-</w:t>
      </w:r>
      <w:r w:rsidR="00A66F01">
        <w:t xml:space="preserve">BeMicro </w:t>
      </w:r>
      <w:r>
        <w:t>design:</w:t>
      </w:r>
    </w:p>
    <w:p w:rsidR="00F92AA7" w:rsidRDefault="00F92AA7" w:rsidP="00F92AA7">
      <w:pPr>
        <w:pStyle w:val="FlietextEinzug"/>
        <w:keepNext/>
      </w:pPr>
      <w:r>
        <w:rPr>
          <w:noProof/>
          <w:lang w:eastAsia="en-GB"/>
        </w:rPr>
        <w:drawing>
          <wp:inline distT="0" distB="0" distL="0" distR="0" wp14:anchorId="7A81550D" wp14:editId="4EA8D499">
            <wp:extent cx="4039263" cy="866692"/>
            <wp:effectExtent l="0" t="0" r="0" b="0"/>
            <wp:docPr id="24" name="Grafik 24" descr="C:\Users\muelhausens\Desktop\FM_DOKU\Einbindung\HW\RMI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uelhausens\Desktop\FM_DOKU\Einbindung\HW\RMII.png"/>
                    <pic:cNvPicPr>
                      <a:picLocks noChangeAspect="1" noChangeArrowheads="1"/>
                    </pic:cNvPicPr>
                  </pic:nvPicPr>
                  <pic:blipFill rotWithShape="1">
                    <a:blip r:embed="rId24">
                      <a:extLst>
                        <a:ext uri="{28A0092B-C50C-407E-A947-70E740481C1C}">
                          <a14:useLocalDpi xmlns:a14="http://schemas.microsoft.com/office/drawing/2010/main" val="0"/>
                        </a:ext>
                      </a:extLst>
                    </a:blip>
                    <a:srcRect b="16657"/>
                    <a:stretch/>
                  </pic:blipFill>
                  <pic:spPr bwMode="auto">
                    <a:xfrm>
                      <a:off x="0" y="0"/>
                      <a:ext cx="4039172" cy="866672"/>
                    </a:xfrm>
                    <a:prstGeom prst="rect">
                      <a:avLst/>
                    </a:prstGeom>
                    <a:noFill/>
                    <a:ln>
                      <a:noFill/>
                    </a:ln>
                    <a:extLst>
                      <a:ext uri="{53640926-AAD7-44D8-BBD7-CCE9431645EC}">
                        <a14:shadowObscured xmlns:a14="http://schemas.microsoft.com/office/drawing/2010/main"/>
                      </a:ext>
                    </a:extLst>
                  </pic:spPr>
                </pic:pic>
              </a:graphicData>
            </a:graphic>
          </wp:inline>
        </w:drawing>
      </w:r>
    </w:p>
    <w:p w:rsidR="00F92AA7" w:rsidRDefault="00F92AA7" w:rsidP="00F92AA7">
      <w:pPr>
        <w:pStyle w:val="Beschriftung"/>
      </w:pPr>
      <w:bookmarkStart w:id="116" w:name="_Toc334190347"/>
      <w:r>
        <w:t xml:space="preserve">Figure </w:t>
      </w:r>
      <w:r>
        <w:fldChar w:fldCharType="begin"/>
      </w:r>
      <w:r>
        <w:instrText xml:space="preserve"> SEQ Figure \* ARABIC </w:instrText>
      </w:r>
      <w:r>
        <w:fldChar w:fldCharType="separate"/>
      </w:r>
      <w:r w:rsidR="00B461E4">
        <w:rPr>
          <w:noProof/>
        </w:rPr>
        <w:t>24</w:t>
      </w:r>
      <w:r>
        <w:fldChar w:fldCharType="end"/>
      </w:r>
      <w:r w:rsidRPr="006C3339">
        <w:t>: RMII Workflow of PL Frames from MN to DUT</w:t>
      </w:r>
      <w:bookmarkEnd w:id="116"/>
    </w:p>
    <w:p w:rsidR="00F92AA7" w:rsidRDefault="00F92AA7" w:rsidP="00F92AA7">
      <w:pPr>
        <w:pStyle w:val="FlietextEinzug"/>
      </w:pPr>
    </w:p>
    <w:p w:rsidR="00125610" w:rsidRDefault="00125610" w:rsidP="00125610">
      <w:pPr>
        <w:pStyle w:val="FlietextEinzug"/>
        <w:jc w:val="both"/>
      </w:pPr>
      <w:r>
        <w:lastRenderedPageBreak/>
        <w:t xml:space="preserve">We </w:t>
      </w:r>
      <w:r w:rsidR="00E771EB">
        <w:t>are using</w:t>
      </w:r>
      <w:r>
        <w:t xml:space="preserve"> SignalTap and </w:t>
      </w:r>
      <w:r w:rsidR="00006D9D">
        <w:t xml:space="preserve">are measuring </w:t>
      </w:r>
      <w:r>
        <w:t>the time at the in- and output of the SOPC-component:</w:t>
      </w:r>
    </w:p>
    <w:p w:rsidR="0011097F" w:rsidRDefault="0011097F" w:rsidP="00125610">
      <w:pPr>
        <w:pStyle w:val="FlietextEinzug"/>
        <w:jc w:val="both"/>
      </w:pPr>
    </w:p>
    <w:p w:rsidR="00125610" w:rsidRDefault="00125610" w:rsidP="00125610">
      <w:pPr>
        <w:pStyle w:val="FlietextEinzug"/>
        <w:keepNext/>
        <w:jc w:val="both"/>
      </w:pPr>
      <w:r>
        <w:rPr>
          <w:noProof/>
          <w:lang w:eastAsia="en-GB"/>
        </w:rPr>
        <w:drawing>
          <wp:inline distT="0" distB="0" distL="0" distR="0" wp14:anchorId="3DF0DB9B" wp14:editId="5C25A3F8">
            <wp:extent cx="6281531" cy="514709"/>
            <wp:effectExtent l="0" t="0" r="5080" b="0"/>
            <wp:docPr id="25" name="Grafik 25" descr="C:\Users\muelhausens\Desktop\delay_whole_rmi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uelhausens\Desktop\delay_whole_rmii.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282577" cy="514795"/>
                    </a:xfrm>
                    <a:prstGeom prst="rect">
                      <a:avLst/>
                    </a:prstGeom>
                    <a:noFill/>
                    <a:ln>
                      <a:noFill/>
                    </a:ln>
                  </pic:spPr>
                </pic:pic>
              </a:graphicData>
            </a:graphic>
          </wp:inline>
        </w:drawing>
      </w:r>
    </w:p>
    <w:p w:rsidR="00505E6E" w:rsidRDefault="00125610" w:rsidP="00125610">
      <w:pPr>
        <w:pStyle w:val="Beschriftung"/>
        <w:jc w:val="both"/>
      </w:pPr>
      <w:bookmarkStart w:id="117" w:name="_Toc334190348"/>
      <w:r>
        <w:t xml:space="preserve">Figure </w:t>
      </w:r>
      <w:r>
        <w:fldChar w:fldCharType="begin"/>
      </w:r>
      <w:r>
        <w:instrText xml:space="preserve"> SEQ Figure \* ARABIC </w:instrText>
      </w:r>
      <w:r>
        <w:fldChar w:fldCharType="separate"/>
      </w:r>
      <w:r w:rsidR="00B461E4">
        <w:rPr>
          <w:noProof/>
        </w:rPr>
        <w:t>25</w:t>
      </w:r>
      <w:r>
        <w:fldChar w:fldCharType="end"/>
      </w:r>
      <w:r>
        <w:t>: SignalTap;</w:t>
      </w:r>
      <w:r>
        <w:rPr>
          <w:noProof/>
        </w:rPr>
        <w:t xml:space="preserve"> Incoming and Outgoing Frame</w:t>
      </w:r>
      <w:r w:rsidR="00C34D6A">
        <w:rPr>
          <w:noProof/>
        </w:rPr>
        <w:t xml:space="preserve">; </w:t>
      </w:r>
      <w:r w:rsidR="00F45847">
        <w:rPr>
          <w:noProof/>
        </w:rPr>
        <w:t xml:space="preserve">RMII; </w:t>
      </w:r>
      <w:r w:rsidR="00C34D6A">
        <w:rPr>
          <w:noProof/>
        </w:rPr>
        <w:t>Delay of 2.88µs</w:t>
      </w:r>
      <w:bookmarkEnd w:id="117"/>
    </w:p>
    <w:p w:rsidR="00F92AA7" w:rsidRDefault="00F92AA7" w:rsidP="00F92AA7">
      <w:pPr>
        <w:pStyle w:val="FlietextEinzug"/>
      </w:pPr>
    </w:p>
    <w:p w:rsidR="00C34D6A" w:rsidRDefault="00C34D6A" w:rsidP="00C34D6A">
      <w:pPr>
        <w:pStyle w:val="FlietextEinzug"/>
        <w:jc w:val="both"/>
      </w:pPr>
      <w:r>
        <w:t>The additional delay of the openHUB of the POWERLINK-Slave increases the delay to 2</w:t>
      </w:r>
      <w:proofErr w:type="gramStart"/>
      <w:r>
        <w:t>,88</w:t>
      </w:r>
      <w:proofErr w:type="gramEnd"/>
      <w:r>
        <w:t>µs (</w:t>
      </w:r>
      <m:oMath>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RMII-CNDK-BeMicro</m:t>
            </m:r>
          </m:sub>
        </m:sSub>
        <m:r>
          <w:rPr>
            <w:rFonts w:ascii="Cambria Math" w:hAnsi="Cambria Math"/>
          </w:rPr>
          <m:t>= 80ns</m:t>
        </m:r>
      </m:oMath>
      <w:r>
        <w:t>).</w:t>
      </w:r>
    </w:p>
    <w:p w:rsidR="00C34D6A" w:rsidRDefault="00C34D6A" w:rsidP="00C34D6A">
      <w:pPr>
        <w:pStyle w:val="FlietextEinzug"/>
        <w:jc w:val="both"/>
      </w:pPr>
    </w:p>
    <w:p w:rsidR="00FA09F9" w:rsidRDefault="00FA09F9" w:rsidP="00C34D6A">
      <w:pPr>
        <w:pStyle w:val="FlietextEinzug"/>
        <w:jc w:val="both"/>
      </w:pPr>
    </w:p>
    <w:p w:rsidR="00C34D6A" w:rsidRDefault="00C34D6A" w:rsidP="00C34D6A">
      <w:pPr>
        <w:pStyle w:val="FlietextEinzug"/>
        <w:jc w:val="both"/>
      </w:pPr>
    </w:p>
    <w:p w:rsidR="00CD7325" w:rsidRDefault="00CD7325" w:rsidP="00C34D6A">
      <w:pPr>
        <w:pStyle w:val="FlietextEinzug"/>
        <w:jc w:val="both"/>
      </w:pPr>
    </w:p>
    <w:p w:rsidR="00CD7325" w:rsidRDefault="00583BDD" w:rsidP="00C34D6A">
      <w:pPr>
        <w:pStyle w:val="FlietextEinzug"/>
        <w:jc w:val="both"/>
      </w:pPr>
      <w:r>
        <w:t xml:space="preserve">We </w:t>
      </w:r>
      <w:r w:rsidR="00006D9D">
        <w:t>are also testing</w:t>
      </w:r>
      <w:r>
        <w:t xml:space="preserve"> the workaround </w:t>
      </w:r>
      <w:r w:rsidR="00006D9D">
        <w:t>of</w:t>
      </w:r>
      <w:r>
        <w:t xml:space="preserve"> the INK-Board with the MIIs</w:t>
      </w:r>
      <w:r w:rsidR="003E334E">
        <w:t xml:space="preserve"> with its additional converters:</w:t>
      </w:r>
    </w:p>
    <w:p w:rsidR="0011097F" w:rsidRDefault="0011097F" w:rsidP="00C34D6A">
      <w:pPr>
        <w:pStyle w:val="FlietextEinzug"/>
        <w:jc w:val="both"/>
      </w:pPr>
    </w:p>
    <w:p w:rsidR="003E334E" w:rsidRDefault="00CD7325" w:rsidP="003E334E">
      <w:pPr>
        <w:pStyle w:val="FlietextEinzug"/>
        <w:keepNext/>
        <w:jc w:val="both"/>
      </w:pPr>
      <w:r>
        <w:rPr>
          <w:noProof/>
          <w:lang w:eastAsia="en-GB"/>
        </w:rPr>
        <w:drawing>
          <wp:inline distT="0" distB="0" distL="0" distR="0" wp14:anchorId="2B10590E" wp14:editId="2D354082">
            <wp:extent cx="6114553" cy="914400"/>
            <wp:effectExtent l="0" t="0" r="635" b="0"/>
            <wp:docPr id="26" name="Grafik 26" descr="C:\Users\muelhausens\Desktop\FM_DOKU\Einbindung\HW\MI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uelhausens\Desktop\FM_DOKU\Einbindung\HW\MII.png"/>
                    <pic:cNvPicPr>
                      <a:picLocks noChangeAspect="1" noChangeArrowheads="1"/>
                    </pic:cNvPicPr>
                  </pic:nvPicPr>
                  <pic:blipFill rotWithShape="1">
                    <a:blip r:embed="rId26">
                      <a:extLst>
                        <a:ext uri="{28A0092B-C50C-407E-A947-70E740481C1C}">
                          <a14:useLocalDpi xmlns:a14="http://schemas.microsoft.com/office/drawing/2010/main" val="0"/>
                        </a:ext>
                      </a:extLst>
                    </a:blip>
                    <a:srcRect b="12197"/>
                    <a:stretch/>
                  </pic:blipFill>
                  <pic:spPr bwMode="auto">
                    <a:xfrm>
                      <a:off x="0" y="0"/>
                      <a:ext cx="6114415" cy="914379"/>
                    </a:xfrm>
                    <a:prstGeom prst="rect">
                      <a:avLst/>
                    </a:prstGeom>
                    <a:noFill/>
                    <a:ln>
                      <a:noFill/>
                    </a:ln>
                    <a:extLst>
                      <a:ext uri="{53640926-AAD7-44D8-BBD7-CCE9431645EC}">
                        <a14:shadowObscured xmlns:a14="http://schemas.microsoft.com/office/drawing/2010/main"/>
                      </a:ext>
                    </a:extLst>
                  </pic:spPr>
                </pic:pic>
              </a:graphicData>
            </a:graphic>
          </wp:inline>
        </w:drawing>
      </w:r>
    </w:p>
    <w:p w:rsidR="00CD7325" w:rsidRDefault="003E334E" w:rsidP="003E334E">
      <w:pPr>
        <w:pStyle w:val="Beschriftung"/>
        <w:jc w:val="both"/>
      </w:pPr>
      <w:bookmarkStart w:id="118" w:name="_Toc334190349"/>
      <w:r>
        <w:t xml:space="preserve">Figure </w:t>
      </w:r>
      <w:r>
        <w:fldChar w:fldCharType="begin"/>
      </w:r>
      <w:r>
        <w:instrText xml:space="preserve"> SEQ Figure \* ARABIC </w:instrText>
      </w:r>
      <w:r>
        <w:fldChar w:fldCharType="separate"/>
      </w:r>
      <w:r w:rsidR="00B461E4">
        <w:rPr>
          <w:noProof/>
        </w:rPr>
        <w:t>26</w:t>
      </w:r>
      <w:r>
        <w:fldChar w:fldCharType="end"/>
      </w:r>
      <w:r>
        <w:t xml:space="preserve">: </w:t>
      </w:r>
      <w:r w:rsidRPr="004335E2">
        <w:t>MII Workflow of PL Frames from MN to DUT</w:t>
      </w:r>
      <w:bookmarkEnd w:id="118"/>
    </w:p>
    <w:p w:rsidR="00C34D6A" w:rsidRDefault="00C34D6A" w:rsidP="00C34D6A">
      <w:pPr>
        <w:pStyle w:val="FlietextEinzug"/>
        <w:jc w:val="both"/>
      </w:pPr>
    </w:p>
    <w:p w:rsidR="00E771EB" w:rsidRDefault="00E771EB" w:rsidP="00C34D6A">
      <w:pPr>
        <w:pStyle w:val="FlietextEinzug"/>
        <w:jc w:val="both"/>
      </w:pPr>
    </w:p>
    <w:p w:rsidR="00307FD6" w:rsidRDefault="00307FD6" w:rsidP="00C34D6A">
      <w:pPr>
        <w:pStyle w:val="FlietextEinzug"/>
        <w:jc w:val="both"/>
      </w:pPr>
    </w:p>
    <w:p w:rsidR="00E771EB" w:rsidRDefault="00E771EB" w:rsidP="00C34D6A">
      <w:pPr>
        <w:pStyle w:val="FlietextEinzug"/>
        <w:jc w:val="both"/>
      </w:pPr>
      <w:r>
        <w:t xml:space="preserve">We are also tracing the delay of the external </w:t>
      </w:r>
      <w:r w:rsidRPr="00FA09F9">
        <w:rPr>
          <w:i/>
        </w:rPr>
        <w:t>mii2rmii</w:t>
      </w:r>
      <w:r>
        <w:t xml:space="preserve"> converter and the internal openHUB:</w:t>
      </w:r>
    </w:p>
    <w:p w:rsidR="0011097F" w:rsidRDefault="0011097F" w:rsidP="00C34D6A">
      <w:pPr>
        <w:pStyle w:val="FlietextEinzug"/>
        <w:jc w:val="both"/>
      </w:pPr>
    </w:p>
    <w:p w:rsidR="00F45847" w:rsidRDefault="007A6932" w:rsidP="00F45847">
      <w:pPr>
        <w:pStyle w:val="FlietextEinzug"/>
        <w:keepNext/>
        <w:jc w:val="both"/>
      </w:pPr>
      <w:r>
        <w:rPr>
          <w:noProof/>
          <w:lang w:eastAsia="en-GB"/>
        </w:rPr>
        <w:drawing>
          <wp:inline distT="0" distB="0" distL="0" distR="0" wp14:anchorId="6EF88D92" wp14:editId="505C0BC8">
            <wp:extent cx="6199839" cy="1348683"/>
            <wp:effectExtent l="0" t="0" r="0" b="4445"/>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uelhausens\Desktop\delay_whole_mii.png"/>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6199839" cy="1348683"/>
                    </a:xfrm>
                    <a:prstGeom prst="rect">
                      <a:avLst/>
                    </a:prstGeom>
                    <a:noFill/>
                    <a:ln>
                      <a:noFill/>
                    </a:ln>
                  </pic:spPr>
                </pic:pic>
              </a:graphicData>
            </a:graphic>
          </wp:inline>
        </w:drawing>
      </w:r>
    </w:p>
    <w:p w:rsidR="007A6932" w:rsidRDefault="00F45847" w:rsidP="00F45847">
      <w:pPr>
        <w:pStyle w:val="Beschriftung"/>
        <w:jc w:val="both"/>
      </w:pPr>
      <w:bookmarkStart w:id="119" w:name="_Toc334190350"/>
      <w:r>
        <w:t xml:space="preserve">Figure </w:t>
      </w:r>
      <w:r>
        <w:fldChar w:fldCharType="begin"/>
      </w:r>
      <w:r>
        <w:instrText xml:space="preserve"> SEQ Figure \* ARABIC </w:instrText>
      </w:r>
      <w:r>
        <w:fldChar w:fldCharType="separate"/>
      </w:r>
      <w:r w:rsidR="00B461E4">
        <w:rPr>
          <w:noProof/>
        </w:rPr>
        <w:t>27</w:t>
      </w:r>
      <w:r>
        <w:fldChar w:fldCharType="end"/>
      </w:r>
      <w:r>
        <w:t>: SignalTap; Incoming and Outgoing Frame; MII; Delay of 6.06µs</w:t>
      </w:r>
      <w:bookmarkEnd w:id="119"/>
    </w:p>
    <w:p w:rsidR="007A6932" w:rsidRDefault="007A6932" w:rsidP="00C34D6A">
      <w:pPr>
        <w:pStyle w:val="FlietextEinzug"/>
        <w:jc w:val="both"/>
      </w:pPr>
    </w:p>
    <w:p w:rsidR="00307FD6" w:rsidRDefault="00307FD6" w:rsidP="00C34D6A">
      <w:pPr>
        <w:pStyle w:val="FlietextEinzug"/>
        <w:jc w:val="both"/>
      </w:pPr>
    </w:p>
    <w:p w:rsidR="007A6932" w:rsidRDefault="00FA09F9" w:rsidP="00C34D6A">
      <w:pPr>
        <w:pStyle w:val="FlietextEinzug"/>
        <w:jc w:val="both"/>
      </w:pPr>
      <w:r>
        <w:t xml:space="preserve">The delay of the MII design with workaround is more than twice </w:t>
      </w:r>
      <w:r w:rsidR="00006D9D">
        <w:t>as high as the one</w:t>
      </w:r>
      <w:r>
        <w:t xml:space="preserve"> of the RMII design.</w:t>
      </w:r>
      <w:r w:rsidR="00367C88">
        <w:t xml:space="preserve"> </w:t>
      </w:r>
      <w:r w:rsidR="0058722F">
        <w:t>The frames are converted four times</w:t>
      </w:r>
      <w:r w:rsidR="00F45847">
        <w:t xml:space="preserve"> (two for the PL-Slave and two for the FM)</w:t>
      </w:r>
      <w:r w:rsidR="0058722F">
        <w:t xml:space="preserve"> with a delay of about 0</w:t>
      </w:r>
      <w:proofErr w:type="gramStart"/>
      <w:r w:rsidR="0058722F">
        <w:t>,8</w:t>
      </w:r>
      <w:proofErr w:type="gramEnd"/>
      <w:r w:rsidR="0058722F">
        <w:t xml:space="preserve">µs each. </w:t>
      </w:r>
    </w:p>
    <w:p w:rsidR="00AB4ED0" w:rsidRDefault="00AB4ED0" w:rsidP="00C34D6A">
      <w:pPr>
        <w:pStyle w:val="FlietextEinzug"/>
        <w:jc w:val="both"/>
      </w:pPr>
      <w:r>
        <w:t>(</w:t>
      </w:r>
      <m:oMath>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MII-CNDK-INK-WA</m:t>
            </m:r>
          </m:sub>
        </m:sSub>
        <m:r>
          <w:rPr>
            <w:rFonts w:ascii="Cambria Math" w:hAnsi="Cambria Math"/>
          </w:rPr>
          <m:t>=3260ns</m:t>
        </m:r>
      </m:oMath>
      <w:r>
        <w:t>)</w:t>
      </w:r>
    </w:p>
    <w:p w:rsidR="007A6932" w:rsidRPr="00F92AA7" w:rsidRDefault="007A6932" w:rsidP="00C34D6A">
      <w:pPr>
        <w:pStyle w:val="FlietextEinzug"/>
        <w:jc w:val="both"/>
      </w:pPr>
    </w:p>
    <w:p w:rsidR="00512180" w:rsidRDefault="00512180" w:rsidP="00AB05FF">
      <w:pPr>
        <w:jc w:val="both"/>
      </w:pPr>
    </w:p>
    <w:p w:rsidR="00F92AA7" w:rsidRDefault="00F92AA7" w:rsidP="00AB05FF">
      <w:pPr>
        <w:jc w:val="both"/>
      </w:pPr>
    </w:p>
    <w:p w:rsidR="00F92AA7" w:rsidRDefault="00F92AA7" w:rsidP="00AB05FF">
      <w:pPr>
        <w:jc w:val="both"/>
      </w:pPr>
    </w:p>
    <w:p w:rsidR="00F92AA7" w:rsidRDefault="00F92AA7" w:rsidP="00AB05FF">
      <w:pPr>
        <w:jc w:val="both"/>
      </w:pPr>
    </w:p>
    <w:p w:rsidR="006B04AE" w:rsidRPr="00DE4B3A" w:rsidRDefault="006B04AE" w:rsidP="00691C29">
      <w:pPr>
        <w:jc w:val="both"/>
      </w:pPr>
      <w:r w:rsidRPr="00DE4B3A">
        <w:br w:type="page"/>
      </w:r>
    </w:p>
    <w:p w:rsidR="00235E85" w:rsidRDefault="00C12E9F" w:rsidP="00EE38DF">
      <w:pPr>
        <w:pStyle w:val="berschrift1"/>
      </w:pPr>
      <w:bookmarkStart w:id="120" w:name="_Toc334109031"/>
      <w:r>
        <w:lastRenderedPageBreak/>
        <w:t>POWERLINK Network Configuration</w:t>
      </w:r>
      <w:bookmarkEnd w:id="120"/>
    </w:p>
    <w:p w:rsidR="00EE38DF" w:rsidRDefault="00EE38DF" w:rsidP="00FD4098">
      <w:pPr>
        <w:pStyle w:val="FlietextEinzug"/>
        <w:jc w:val="both"/>
      </w:pPr>
    </w:p>
    <w:p w:rsidR="00EE38DF" w:rsidRDefault="00FD4098" w:rsidP="00C457E1">
      <w:pPr>
        <w:pStyle w:val="FlietextEinzug"/>
      </w:pPr>
      <w:r>
        <w:t>The Framemanipulator</w:t>
      </w:r>
      <w:r w:rsidR="00C12E9F">
        <w:t xml:space="preserve">-Slave </w:t>
      </w:r>
      <w:r w:rsidR="00D564F4">
        <w:t>is</w:t>
      </w:r>
      <w:r>
        <w:t xml:space="preserve"> connected for testing purpose</w:t>
      </w:r>
      <w:r w:rsidRPr="00FD4098">
        <w:t xml:space="preserve"> </w:t>
      </w:r>
      <w:r w:rsidR="00C457E1">
        <w:t xml:space="preserve">to a POWERLINK Master. </w:t>
      </w:r>
      <w:r w:rsidR="00EA09E5">
        <w:t>In this example, an</w:t>
      </w:r>
      <w:r>
        <w:t xml:space="preserve"> </w:t>
      </w:r>
      <w:r w:rsidR="00445DD4">
        <w:t>X20CP1484-1</w:t>
      </w:r>
      <w:r>
        <w:t>-PLC from B&amp;R</w:t>
      </w:r>
      <w:r w:rsidR="00EA09E5">
        <w:t xml:space="preserve"> is used</w:t>
      </w:r>
      <w:r w:rsidR="00445DD4">
        <w:t xml:space="preserve"> with the Automation Studio V3.0.90.21 SP03</w:t>
      </w:r>
      <w:r w:rsidR="00445DD4" w:rsidRPr="00445DD4">
        <w:t xml:space="preserve"> </w:t>
      </w:r>
      <w:r w:rsidR="00445DD4">
        <w:t>software</w:t>
      </w:r>
      <w:r w:rsidR="009E1999">
        <w:t>:</w:t>
      </w:r>
    </w:p>
    <w:p w:rsidR="006101D0" w:rsidRDefault="006101D0" w:rsidP="00FD4098">
      <w:pPr>
        <w:pStyle w:val="FlietextEinzug"/>
        <w:jc w:val="both"/>
      </w:pPr>
    </w:p>
    <w:p w:rsidR="00D42CC9" w:rsidRDefault="00D42CC9" w:rsidP="00FD4098">
      <w:pPr>
        <w:pStyle w:val="FlietextEinzug"/>
        <w:jc w:val="both"/>
      </w:pPr>
    </w:p>
    <w:p w:rsidR="00D42CC9" w:rsidRDefault="009E1999" w:rsidP="00FD4098">
      <w:pPr>
        <w:pStyle w:val="FlietextEinzug"/>
        <w:jc w:val="both"/>
      </w:pPr>
      <w:r w:rsidRPr="00FE76E7">
        <w:rPr>
          <w:b/>
        </w:rPr>
        <w:t>1.</w:t>
      </w:r>
      <w:r w:rsidR="00D42CC9">
        <w:t xml:space="preserve"> </w:t>
      </w:r>
      <w:r>
        <w:t>I</w:t>
      </w:r>
      <w:r w:rsidR="00D42CC9">
        <w:t>mport</w:t>
      </w:r>
      <w:r>
        <w:t xml:space="preserve"> of</w:t>
      </w:r>
      <w:r w:rsidR="00D42CC9">
        <w:t xml:space="preserve"> the .</w:t>
      </w:r>
      <w:proofErr w:type="spellStart"/>
      <w:r w:rsidR="00D42CC9">
        <w:t>xdc</w:t>
      </w:r>
      <w:proofErr w:type="spellEnd"/>
      <w:r w:rsidR="00D42CC9">
        <w:t xml:space="preserve">-file, which </w:t>
      </w:r>
      <w:r w:rsidR="00D564F4">
        <w:t>is</w:t>
      </w:r>
      <w:r w:rsidR="00D42CC9">
        <w:t xml:space="preserve"> created in </w:t>
      </w:r>
      <w:proofErr w:type="gramStart"/>
      <w:r w:rsidR="00D42CC9">
        <w:t>chapter</w:t>
      </w:r>
      <w:proofErr w:type="gramEnd"/>
      <w:r w:rsidR="00D42CC9">
        <w:t xml:space="preserve"> </w:t>
      </w:r>
      <w:r w:rsidR="00D42CC9" w:rsidRPr="00D42CC9">
        <w:rPr>
          <w:i/>
        </w:rPr>
        <w:fldChar w:fldCharType="begin"/>
      </w:r>
      <w:r w:rsidR="00D42CC9" w:rsidRPr="00D42CC9">
        <w:rPr>
          <w:i/>
        </w:rPr>
        <w:instrText xml:space="preserve"> REF _Ref330368601 \r \h </w:instrText>
      </w:r>
      <w:r w:rsidR="00D42CC9">
        <w:rPr>
          <w:i/>
        </w:rPr>
        <w:instrText xml:space="preserve"> \* MERGEFORMAT </w:instrText>
      </w:r>
      <w:r w:rsidR="00D42CC9" w:rsidRPr="00D42CC9">
        <w:rPr>
          <w:i/>
        </w:rPr>
      </w:r>
      <w:r w:rsidR="00D42CC9" w:rsidRPr="00D42CC9">
        <w:rPr>
          <w:i/>
        </w:rPr>
        <w:fldChar w:fldCharType="separate"/>
      </w:r>
      <w:r w:rsidR="00B461E4">
        <w:rPr>
          <w:i/>
        </w:rPr>
        <w:t>5.3.5</w:t>
      </w:r>
      <w:r w:rsidR="00D42CC9" w:rsidRPr="00D42CC9">
        <w:rPr>
          <w:i/>
        </w:rPr>
        <w:fldChar w:fldCharType="end"/>
      </w:r>
      <w:r w:rsidR="00D42CC9" w:rsidRPr="00D42CC9">
        <w:rPr>
          <w:i/>
        </w:rPr>
        <w:t xml:space="preserve"> </w:t>
      </w:r>
      <w:r w:rsidR="00D42CC9" w:rsidRPr="00D42CC9">
        <w:rPr>
          <w:i/>
        </w:rPr>
        <w:fldChar w:fldCharType="begin"/>
      </w:r>
      <w:r w:rsidR="00D42CC9" w:rsidRPr="00D42CC9">
        <w:rPr>
          <w:i/>
        </w:rPr>
        <w:instrText xml:space="preserve"> REF _Ref330368594 \h </w:instrText>
      </w:r>
      <w:r w:rsidR="00D42CC9">
        <w:rPr>
          <w:i/>
        </w:rPr>
        <w:instrText xml:space="preserve"> \* MERGEFORMAT </w:instrText>
      </w:r>
      <w:r w:rsidR="00D42CC9" w:rsidRPr="00D42CC9">
        <w:rPr>
          <w:i/>
        </w:rPr>
      </w:r>
      <w:r w:rsidR="00D42CC9" w:rsidRPr="00D42CC9">
        <w:rPr>
          <w:i/>
        </w:rPr>
        <w:fldChar w:fldCharType="separate"/>
      </w:r>
      <w:ins w:id="121" w:author="Sebastian Muelhausen" w:date="2012-08-31T15:31:00Z">
        <w:r w:rsidR="00B461E4" w:rsidRPr="00B461E4">
          <w:rPr>
            <w:i/>
            <w:rPrChange w:id="122" w:author="Sebastian Muelhausen" w:date="2012-08-31T15:31:00Z">
              <w:rPr/>
            </w:rPrChange>
          </w:rPr>
          <w:t>XDC-File</w:t>
        </w:r>
      </w:ins>
      <w:del w:id="123" w:author="Sebastian Muelhausen" w:date="2012-08-31T15:31:00Z">
        <w:r w:rsidR="00BB7D24" w:rsidRPr="00E72D3F" w:rsidDel="00B461E4">
          <w:rPr>
            <w:i/>
          </w:rPr>
          <w:delText>XDC-File</w:delText>
        </w:r>
      </w:del>
      <w:r w:rsidR="00D42CC9" w:rsidRPr="00D42CC9">
        <w:rPr>
          <w:i/>
        </w:rPr>
        <w:fldChar w:fldCharType="end"/>
      </w:r>
      <w:r w:rsidR="006A519F" w:rsidRPr="006A519F">
        <w:t>:</w:t>
      </w:r>
    </w:p>
    <w:p w:rsidR="006101D0" w:rsidRDefault="006101D0" w:rsidP="006101D0">
      <w:pPr>
        <w:pStyle w:val="FlietextEinzug"/>
        <w:keepNext/>
        <w:jc w:val="both"/>
      </w:pPr>
      <w:r>
        <w:rPr>
          <w:noProof/>
          <w:lang w:eastAsia="en-GB"/>
        </w:rPr>
        <w:drawing>
          <wp:inline distT="0" distB="0" distL="0" distR="0" wp14:anchorId="26B04846" wp14:editId="53D15A7A">
            <wp:extent cx="2910410" cy="2083242"/>
            <wp:effectExtent l="0" t="0" r="4445"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4"/>
                    <a:srcRect l="50128" r="24536" b="54657"/>
                    <a:stretch/>
                  </pic:blipFill>
                  <pic:spPr bwMode="auto">
                    <a:xfrm>
                      <a:off x="0" y="0"/>
                      <a:ext cx="2915276" cy="2086725"/>
                    </a:xfrm>
                    <a:prstGeom prst="rect">
                      <a:avLst/>
                    </a:prstGeom>
                    <a:ln>
                      <a:noFill/>
                    </a:ln>
                    <a:extLst>
                      <a:ext uri="{53640926-AAD7-44D8-BBD7-CCE9431645EC}">
                        <a14:shadowObscured xmlns:a14="http://schemas.microsoft.com/office/drawing/2010/main"/>
                      </a:ext>
                    </a:extLst>
                  </pic:spPr>
                </pic:pic>
              </a:graphicData>
            </a:graphic>
          </wp:inline>
        </w:drawing>
      </w:r>
    </w:p>
    <w:p w:rsidR="00C457E1" w:rsidRDefault="006101D0" w:rsidP="006101D0">
      <w:pPr>
        <w:pStyle w:val="Beschriftung"/>
        <w:jc w:val="both"/>
      </w:pPr>
      <w:bookmarkStart w:id="124" w:name="_Toc334190351"/>
      <w:r>
        <w:t xml:space="preserve">Figure </w:t>
      </w:r>
      <w:r>
        <w:fldChar w:fldCharType="begin"/>
      </w:r>
      <w:r>
        <w:instrText xml:space="preserve"> SEQ Figure \* ARABIC </w:instrText>
      </w:r>
      <w:r>
        <w:fldChar w:fldCharType="separate"/>
      </w:r>
      <w:r w:rsidR="00B461E4">
        <w:rPr>
          <w:noProof/>
        </w:rPr>
        <w:t>28</w:t>
      </w:r>
      <w:r>
        <w:fldChar w:fldCharType="end"/>
      </w:r>
      <w:r>
        <w:t>: Automation Studio; Import Fieldbus Device</w:t>
      </w:r>
      <w:bookmarkEnd w:id="124"/>
    </w:p>
    <w:p w:rsidR="006A519F" w:rsidRDefault="006A519F" w:rsidP="00136A4B">
      <w:pPr>
        <w:pStyle w:val="FlietextEinzug"/>
        <w:jc w:val="both"/>
      </w:pPr>
    </w:p>
    <w:p w:rsidR="00136A4B" w:rsidRDefault="00136A4B" w:rsidP="00136A4B">
      <w:pPr>
        <w:pStyle w:val="FlietextEinzug"/>
        <w:jc w:val="both"/>
      </w:pPr>
    </w:p>
    <w:p w:rsidR="00136A4B" w:rsidRDefault="009E1999" w:rsidP="00136A4B">
      <w:pPr>
        <w:pStyle w:val="FlietextEinzug"/>
        <w:jc w:val="both"/>
      </w:pPr>
      <w:r w:rsidRPr="00FE76E7">
        <w:rPr>
          <w:b/>
        </w:rPr>
        <w:t>2.</w:t>
      </w:r>
      <w:r>
        <w:t xml:space="preserve"> G</w:t>
      </w:r>
      <w:r w:rsidR="00136A4B">
        <w:t>o to the X20-PLC and select “Open POWERLINK” via right click to insert our CN with the Fram</w:t>
      </w:r>
      <w:r w:rsidR="00136A4B">
        <w:t>e</w:t>
      </w:r>
      <w:r w:rsidR="00136A4B">
        <w:t>manipulator with e.g. NodeID 1</w:t>
      </w:r>
      <w:r w:rsidR="00FD61BF">
        <w:t xml:space="preserve"> (</w:t>
      </w:r>
      <w:r w:rsidR="00D564F4">
        <w:t>as well as our</w:t>
      </w:r>
      <w:r w:rsidR="00FD61BF">
        <w:t xml:space="preserve"> DUT)</w:t>
      </w:r>
      <w:r w:rsidR="005665AA">
        <w:t>:</w:t>
      </w:r>
    </w:p>
    <w:p w:rsidR="005665AA" w:rsidRDefault="00136A4B" w:rsidP="005665AA">
      <w:pPr>
        <w:pStyle w:val="FlietextEinzug"/>
        <w:keepNext/>
        <w:jc w:val="both"/>
      </w:pPr>
      <w:r>
        <w:rPr>
          <w:noProof/>
          <w:lang w:eastAsia="en-GB"/>
        </w:rPr>
        <w:drawing>
          <wp:inline distT="0" distB="0" distL="0" distR="0" wp14:anchorId="2188EB3D" wp14:editId="1CB552BD">
            <wp:extent cx="2912591" cy="2234317"/>
            <wp:effectExtent l="0" t="0" r="2540" b="0"/>
            <wp:docPr id="1000448" name="Grafik 1000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913235" cy="2234811"/>
                    </a:xfrm>
                    <a:prstGeom prst="rect">
                      <a:avLst/>
                    </a:prstGeom>
                  </pic:spPr>
                </pic:pic>
              </a:graphicData>
            </a:graphic>
          </wp:inline>
        </w:drawing>
      </w:r>
    </w:p>
    <w:p w:rsidR="00136A4B" w:rsidRDefault="005665AA" w:rsidP="005665AA">
      <w:pPr>
        <w:pStyle w:val="Beschriftung"/>
        <w:jc w:val="both"/>
      </w:pPr>
      <w:bookmarkStart w:id="125" w:name="_Toc334190352"/>
      <w:r>
        <w:t xml:space="preserve">Figure </w:t>
      </w:r>
      <w:r>
        <w:fldChar w:fldCharType="begin"/>
      </w:r>
      <w:r>
        <w:instrText xml:space="preserve"> SEQ Figure \* ARABIC </w:instrText>
      </w:r>
      <w:r>
        <w:fldChar w:fldCharType="separate"/>
      </w:r>
      <w:r w:rsidR="00B461E4">
        <w:rPr>
          <w:noProof/>
        </w:rPr>
        <w:t>29</w:t>
      </w:r>
      <w:r>
        <w:fldChar w:fldCharType="end"/>
      </w:r>
      <w:r>
        <w:t>: Selection of the</w:t>
      </w:r>
      <w:r>
        <w:rPr>
          <w:noProof/>
        </w:rPr>
        <w:t xml:space="preserve"> CN with the Framemanipulator</w:t>
      </w:r>
      <w:bookmarkEnd w:id="125"/>
    </w:p>
    <w:p w:rsidR="006A519F" w:rsidRDefault="006A519F" w:rsidP="00136A4B">
      <w:pPr>
        <w:pStyle w:val="FlietextEinzug"/>
        <w:jc w:val="both"/>
      </w:pPr>
    </w:p>
    <w:p w:rsidR="006A519F" w:rsidRDefault="006A519F" w:rsidP="00136A4B">
      <w:pPr>
        <w:pStyle w:val="FlietextEinzug"/>
        <w:jc w:val="both"/>
      </w:pPr>
    </w:p>
    <w:p w:rsidR="00380C95" w:rsidRDefault="00380C95" w:rsidP="00380C95">
      <w:r>
        <w:br w:type="page"/>
      </w:r>
    </w:p>
    <w:p w:rsidR="00380C95" w:rsidRDefault="009E1999" w:rsidP="00380A44">
      <w:pPr>
        <w:pStyle w:val="FlietextEinzug"/>
        <w:jc w:val="both"/>
      </w:pPr>
      <w:r w:rsidRPr="00FE76E7">
        <w:rPr>
          <w:b/>
        </w:rPr>
        <w:lastRenderedPageBreak/>
        <w:t>3.</w:t>
      </w:r>
      <w:r>
        <w:t xml:space="preserve"> The </w:t>
      </w:r>
      <w:r w:rsidR="00380C95">
        <w:t>changes of the .</w:t>
      </w:r>
      <w:proofErr w:type="spellStart"/>
      <w:r w:rsidR="00380C95">
        <w:t>xdd</w:t>
      </w:r>
      <w:proofErr w:type="spellEnd"/>
      <w:r w:rsidR="00380C95">
        <w:t>-file can be seen in the “</w:t>
      </w:r>
      <w:r w:rsidR="00380C95" w:rsidRPr="00380C95">
        <w:rPr>
          <w:i/>
        </w:rPr>
        <w:t>I/O Configuration</w:t>
      </w:r>
      <w:r w:rsidR="00380C95">
        <w:t>” of the Framemanipulator CN:</w:t>
      </w:r>
    </w:p>
    <w:p w:rsidR="00380C95" w:rsidRDefault="00380C95" w:rsidP="00380A44">
      <w:pPr>
        <w:pStyle w:val="FlietextEinzug"/>
        <w:jc w:val="both"/>
      </w:pPr>
    </w:p>
    <w:p w:rsidR="00380C95" w:rsidRDefault="00380C95" w:rsidP="00380A44">
      <w:pPr>
        <w:pStyle w:val="FlietextEinzug"/>
        <w:keepNext/>
        <w:ind w:left="0"/>
        <w:jc w:val="both"/>
      </w:pPr>
      <w:r>
        <w:rPr>
          <w:noProof/>
          <w:lang w:eastAsia="en-GB"/>
        </w:rPr>
        <w:drawing>
          <wp:inline distT="0" distB="0" distL="0" distR="0" wp14:anchorId="7333CC63" wp14:editId="2534E6DB">
            <wp:extent cx="6114415" cy="3935730"/>
            <wp:effectExtent l="0" t="0" r="635" b="7620"/>
            <wp:docPr id="1000450" name="Grafik 1000450" descr="C:\Users\muelhausens\Desktop\AS_Conf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uelhausens\Desktop\AS_Confi.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14415" cy="3935730"/>
                    </a:xfrm>
                    <a:prstGeom prst="rect">
                      <a:avLst/>
                    </a:prstGeom>
                    <a:noFill/>
                    <a:ln>
                      <a:noFill/>
                    </a:ln>
                  </pic:spPr>
                </pic:pic>
              </a:graphicData>
            </a:graphic>
          </wp:inline>
        </w:drawing>
      </w:r>
    </w:p>
    <w:p w:rsidR="00380C95" w:rsidRDefault="00380C95" w:rsidP="00380A44">
      <w:pPr>
        <w:pStyle w:val="Beschriftung"/>
        <w:jc w:val="both"/>
      </w:pPr>
      <w:bookmarkStart w:id="126" w:name="_Toc334190353"/>
      <w:r>
        <w:t xml:space="preserve">Figure </w:t>
      </w:r>
      <w:r>
        <w:fldChar w:fldCharType="begin"/>
      </w:r>
      <w:r>
        <w:instrText xml:space="preserve"> SEQ Figure \* ARABIC </w:instrText>
      </w:r>
      <w:r>
        <w:fldChar w:fldCharType="separate"/>
      </w:r>
      <w:r w:rsidR="00B461E4">
        <w:rPr>
          <w:noProof/>
        </w:rPr>
        <w:t>30</w:t>
      </w:r>
      <w:r>
        <w:fldChar w:fldCharType="end"/>
      </w:r>
      <w:r>
        <w:t>: Automation Studio: I/O Configuration of the Framemanipulator CN</w:t>
      </w:r>
      <w:bookmarkEnd w:id="126"/>
    </w:p>
    <w:p w:rsidR="00380A44" w:rsidRPr="00380A44" w:rsidRDefault="00380A44" w:rsidP="00380A44">
      <w:pPr>
        <w:pStyle w:val="FlietextEinzug"/>
        <w:jc w:val="both"/>
      </w:pPr>
    </w:p>
    <w:p w:rsidR="00380A44" w:rsidRDefault="00380A44" w:rsidP="00380A44">
      <w:pPr>
        <w:pStyle w:val="FlietextEinzug"/>
        <w:jc w:val="both"/>
      </w:pPr>
      <w:r>
        <w:t>The PDO-</w:t>
      </w:r>
      <w:r w:rsidR="00F05828">
        <w:t>operation</w:t>
      </w:r>
      <w:r>
        <w:t>-object can be mapped in the “I/O Mapping” to another signal or variable.</w:t>
      </w:r>
    </w:p>
    <w:p w:rsidR="00380A44" w:rsidRDefault="00380A44" w:rsidP="00380A44">
      <w:pPr>
        <w:pStyle w:val="FlietextEinzug"/>
        <w:jc w:val="both"/>
      </w:pPr>
    </w:p>
    <w:p w:rsidR="00380A44" w:rsidRDefault="00380A44" w:rsidP="00380A44">
      <w:pPr>
        <w:pStyle w:val="FlietextEinzug"/>
        <w:jc w:val="both"/>
      </w:pPr>
      <w:r>
        <w:t>The objects for the manipulation tasks can be used by filling it with an initial value or using the function “</w:t>
      </w:r>
      <w:proofErr w:type="spellStart"/>
      <w:r w:rsidRPr="00F05828">
        <w:rPr>
          <w:i/>
        </w:rPr>
        <w:t>EplSDOWrite</w:t>
      </w:r>
      <w:proofErr w:type="spellEnd"/>
      <w:r>
        <w:t>” of the “</w:t>
      </w:r>
      <w:proofErr w:type="spellStart"/>
      <w:r w:rsidRPr="00F05828">
        <w:rPr>
          <w:i/>
        </w:rPr>
        <w:t>AsEPL</w:t>
      </w:r>
      <w:proofErr w:type="spellEnd"/>
      <w:r>
        <w:t>” library.</w:t>
      </w:r>
    </w:p>
    <w:p w:rsidR="00F05828" w:rsidRDefault="00F05828" w:rsidP="00380A44">
      <w:pPr>
        <w:pStyle w:val="FlietextEinzug"/>
        <w:jc w:val="both"/>
      </w:pPr>
    </w:p>
    <w:p w:rsidR="00F05828" w:rsidRDefault="00F05828" w:rsidP="00380A44">
      <w:pPr>
        <w:pStyle w:val="FlietextEinzug"/>
        <w:jc w:val="both"/>
      </w:pPr>
    </w:p>
    <w:p w:rsidR="00F05828" w:rsidRPr="00380A44" w:rsidRDefault="00F05828" w:rsidP="00380A44">
      <w:pPr>
        <w:pStyle w:val="FlietextEinzug"/>
        <w:jc w:val="both"/>
      </w:pPr>
    </w:p>
    <w:p w:rsidR="00380C95" w:rsidRDefault="00380C95" w:rsidP="00380A44">
      <w:pPr>
        <w:jc w:val="both"/>
      </w:pPr>
    </w:p>
    <w:p w:rsidR="00380C95" w:rsidRDefault="00380C95" w:rsidP="00380A44">
      <w:pPr>
        <w:jc w:val="both"/>
      </w:pPr>
    </w:p>
    <w:p w:rsidR="00571D3D" w:rsidRDefault="00EE38DF" w:rsidP="00DC4F9A">
      <w:pPr>
        <w:pStyle w:val="berschrift1"/>
      </w:pPr>
      <w:r>
        <w:br w:type="page"/>
      </w:r>
      <w:bookmarkStart w:id="127" w:name="_Toc334109032"/>
      <w:r w:rsidR="000C7F39">
        <w:lastRenderedPageBreak/>
        <w:t xml:space="preserve">Framemanipulator </w:t>
      </w:r>
      <w:r w:rsidR="00571D3D">
        <w:t>Control</w:t>
      </w:r>
      <w:bookmarkEnd w:id="127"/>
    </w:p>
    <w:p w:rsidR="00571D3D" w:rsidRDefault="00571D3D" w:rsidP="00DC4F9A">
      <w:pPr>
        <w:pStyle w:val="FlietextEinzug"/>
      </w:pPr>
    </w:p>
    <w:p w:rsidR="00426527" w:rsidRDefault="00034BA4" w:rsidP="00426527">
      <w:pPr>
        <w:pStyle w:val="FlietextEinzug"/>
        <w:jc w:val="both"/>
      </w:pPr>
      <w:r>
        <w:t xml:space="preserve">The </w:t>
      </w:r>
      <w:r w:rsidR="000C7F39">
        <w:t xml:space="preserve">Framemanipulator control </w:t>
      </w:r>
      <w:r w:rsidR="00426527">
        <w:t>is the interface to the openConformance software. It is connected to object 3000</w:t>
      </w:r>
      <w:r w:rsidR="00426527" w:rsidRPr="008E28EE">
        <w:rPr>
          <w:sz w:val="14"/>
        </w:rPr>
        <w:t>h</w:t>
      </w:r>
      <w:r w:rsidR="00426527">
        <w:t xml:space="preserve"> and transfers the data via PDO.</w:t>
      </w:r>
    </w:p>
    <w:p w:rsidR="00426527" w:rsidRDefault="00426527">
      <w:pPr>
        <w:pStyle w:val="FlietextEinzug"/>
        <w:jc w:val="both"/>
      </w:pPr>
      <w:r>
        <w:t>The controlling is done via different operations of subindex 1. The resulting states and errors are collected in 3000</w:t>
      </w:r>
      <w:r w:rsidRPr="008E28EE">
        <w:rPr>
          <w:sz w:val="14"/>
        </w:rPr>
        <w:t>h</w:t>
      </w:r>
      <w:r>
        <w:t xml:space="preserve"> subindex 2.</w:t>
      </w:r>
    </w:p>
    <w:p w:rsidR="000C7F39" w:rsidRPr="00571D3D" w:rsidRDefault="000C7F39" w:rsidP="00DC4F9A">
      <w:pPr>
        <w:pStyle w:val="FlietextEinzug"/>
        <w:ind w:left="0"/>
        <w:jc w:val="both"/>
      </w:pPr>
    </w:p>
    <w:p w:rsidR="008F2276" w:rsidRDefault="008F2276" w:rsidP="00DC4F9A">
      <w:pPr>
        <w:pStyle w:val="berschrift2"/>
      </w:pPr>
      <w:bookmarkStart w:id="128" w:name="_Toc333470492"/>
      <w:bookmarkStart w:id="129" w:name="_Toc334109033"/>
      <w:bookmarkStart w:id="130" w:name="_Ref330207377"/>
      <w:bookmarkStart w:id="131" w:name="_Ref330207521"/>
      <w:bookmarkEnd w:id="128"/>
      <w:r w:rsidRPr="006C5533">
        <w:t>Operations</w:t>
      </w:r>
      <w:bookmarkEnd w:id="129"/>
    </w:p>
    <w:p w:rsidR="00615926" w:rsidRPr="00615926" w:rsidRDefault="00615926" w:rsidP="00615926">
      <w:pPr>
        <w:pStyle w:val="FlietextEinzug"/>
      </w:pPr>
    </w:p>
    <w:p w:rsidR="00615926" w:rsidRDefault="00615926" w:rsidP="00615926">
      <w:pPr>
        <w:pStyle w:val="FlietextEinzug"/>
      </w:pPr>
      <w:r>
        <w:t xml:space="preserve">The different operations of the Framemanipulator are sent via </w:t>
      </w:r>
      <w:r w:rsidR="000C7F39">
        <w:t xml:space="preserve">PReq </w:t>
      </w:r>
      <w:r>
        <w:t xml:space="preserve">to object </w:t>
      </w:r>
      <w:r w:rsidR="00E42D5A">
        <w:t>3000</w:t>
      </w:r>
      <w:r w:rsidR="00E42D5A" w:rsidRPr="00615926">
        <w:rPr>
          <w:sz w:val="14"/>
        </w:rPr>
        <w:t>h</w:t>
      </w:r>
      <w:r>
        <w:t>/1.</w:t>
      </w:r>
    </w:p>
    <w:p w:rsidR="00615926" w:rsidRDefault="00615926" w:rsidP="00615926">
      <w:pPr>
        <w:pStyle w:val="FlietextEinzug"/>
      </w:pPr>
    </w:p>
    <w:p w:rsidR="003E211D" w:rsidRDefault="00615926" w:rsidP="00615926">
      <w:pPr>
        <w:pStyle w:val="FlietextEinzug"/>
      </w:pPr>
      <w:r>
        <w:t>The following ones are currently available:</w:t>
      </w:r>
    </w:p>
    <w:p w:rsidR="00B347AB" w:rsidRDefault="00B347AB" w:rsidP="00615926">
      <w:pPr>
        <w:pStyle w:val="FlietextEinzug"/>
      </w:pPr>
    </w:p>
    <w:p w:rsidR="003E211D" w:rsidRDefault="003E211D" w:rsidP="004638EE">
      <w:pPr>
        <w:pStyle w:val="FlietextEinzug"/>
        <w:keepNext/>
      </w:pPr>
      <w:r>
        <w:rPr>
          <w:noProof/>
          <w:lang w:eastAsia="en-GB"/>
        </w:rPr>
        <w:drawing>
          <wp:inline distT="0" distB="0" distL="0" distR="0" wp14:anchorId="798920D1" wp14:editId="1CBCFA26">
            <wp:extent cx="3514477" cy="691351"/>
            <wp:effectExtent l="0" t="0" r="0" b="0"/>
            <wp:docPr id="1000471" name="Grafik 1000471" descr="C:\Users\muelhausens\Desktop\Opera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uelhausens\Desktop\Operations.png"/>
                    <pic:cNvPicPr>
                      <a:picLocks noChangeAspect="1" noChangeArrowheads="1"/>
                    </pic:cNvPicPr>
                  </pic:nvPicPr>
                  <pic:blipFill rotWithShape="1">
                    <a:blip r:embed="rId37">
                      <a:extLst>
                        <a:ext uri="{28A0092B-C50C-407E-A947-70E740481C1C}">
                          <a14:useLocalDpi xmlns:a14="http://schemas.microsoft.com/office/drawing/2010/main" val="0"/>
                        </a:ext>
                      </a:extLst>
                    </a:blip>
                    <a:srcRect l="3494"/>
                    <a:stretch/>
                  </pic:blipFill>
                  <pic:spPr bwMode="auto">
                    <a:xfrm>
                      <a:off x="0" y="0"/>
                      <a:ext cx="3516618" cy="691772"/>
                    </a:xfrm>
                    <a:prstGeom prst="rect">
                      <a:avLst/>
                    </a:prstGeom>
                    <a:noFill/>
                    <a:ln>
                      <a:noFill/>
                    </a:ln>
                    <a:extLst>
                      <a:ext uri="{53640926-AAD7-44D8-BBD7-CCE9431645EC}">
                        <a14:shadowObscured xmlns:a14="http://schemas.microsoft.com/office/drawing/2010/main"/>
                      </a:ext>
                    </a:extLst>
                  </pic:spPr>
                </pic:pic>
              </a:graphicData>
            </a:graphic>
          </wp:inline>
        </w:drawing>
      </w:r>
    </w:p>
    <w:p w:rsidR="00615926" w:rsidRDefault="003E211D" w:rsidP="004638EE">
      <w:pPr>
        <w:pStyle w:val="Beschriftung"/>
      </w:pPr>
      <w:bookmarkStart w:id="132" w:name="_Toc334190354"/>
      <w:r>
        <w:t xml:space="preserve">Figure </w:t>
      </w:r>
      <w:r>
        <w:fldChar w:fldCharType="begin"/>
      </w:r>
      <w:r>
        <w:instrText xml:space="preserve"> SEQ Figure \* ARABIC </w:instrText>
      </w:r>
      <w:r>
        <w:fldChar w:fldCharType="separate"/>
      </w:r>
      <w:r w:rsidR="00B461E4">
        <w:rPr>
          <w:noProof/>
        </w:rPr>
        <w:t>31</w:t>
      </w:r>
      <w:r>
        <w:fldChar w:fldCharType="end"/>
      </w:r>
      <w:r>
        <w:t xml:space="preserve">: </w:t>
      </w:r>
      <w:r w:rsidRPr="000F3B69">
        <w:t>FM Operation Register</w:t>
      </w:r>
      <w:bookmarkEnd w:id="132"/>
    </w:p>
    <w:p w:rsidR="00DA355A" w:rsidRDefault="00DA355A" w:rsidP="00615926">
      <w:pPr>
        <w:pStyle w:val="FlietextEinzug"/>
      </w:pPr>
    </w:p>
    <w:p w:rsidR="00DA355A" w:rsidRDefault="00DA355A" w:rsidP="00615926">
      <w:pPr>
        <w:pStyle w:val="FlietextEinzug"/>
      </w:pPr>
    </w:p>
    <w:p w:rsidR="00DA355A" w:rsidRPr="00836D32" w:rsidRDefault="00836D32" w:rsidP="00615926">
      <w:pPr>
        <w:pStyle w:val="FlietextEinzug"/>
        <w:rPr>
          <w:b/>
        </w:rPr>
      </w:pPr>
      <w:r>
        <w:rPr>
          <w:b/>
        </w:rPr>
        <w:t>Start manipulations</w:t>
      </w:r>
      <w:r w:rsidR="003E211D">
        <w:rPr>
          <w:b/>
        </w:rPr>
        <w:t xml:space="preserve"> (0x01)</w:t>
      </w:r>
      <w:r w:rsidR="001A58DE" w:rsidRPr="00836D32">
        <w:rPr>
          <w:b/>
        </w:rPr>
        <w:t>:</w:t>
      </w:r>
    </w:p>
    <w:p w:rsidR="001A58DE" w:rsidRDefault="001A58DE" w:rsidP="00615926">
      <w:pPr>
        <w:pStyle w:val="FlietextEinzug"/>
      </w:pPr>
    </w:p>
    <w:p w:rsidR="00051F36" w:rsidRDefault="00836D32">
      <w:pPr>
        <w:pStyle w:val="FlietextEinzug"/>
        <w:numPr>
          <w:ilvl w:val="0"/>
          <w:numId w:val="9"/>
        </w:numPr>
      </w:pPr>
      <w:r>
        <w:t>Starts a new series of test</w:t>
      </w:r>
      <w:r w:rsidR="00051F36">
        <w:t xml:space="preserve"> (as long as </w:t>
      </w:r>
      <w:r w:rsidR="003E211D">
        <w:t>the error register is empty</w:t>
      </w:r>
      <w:r w:rsidR="00051F36">
        <w:t>)</w:t>
      </w:r>
    </w:p>
    <w:p w:rsidR="008A10E8" w:rsidRDefault="008A10E8" w:rsidP="00DC4F9A">
      <w:pPr>
        <w:pStyle w:val="FlietextEinzug"/>
        <w:ind w:left="0"/>
      </w:pPr>
    </w:p>
    <w:p w:rsidR="00E76196" w:rsidRDefault="00E76196" w:rsidP="005E4CD3">
      <w:pPr>
        <w:pStyle w:val="FlietextEinzug"/>
        <w:numPr>
          <w:ilvl w:val="0"/>
          <w:numId w:val="9"/>
        </w:numPr>
      </w:pPr>
      <w:r>
        <w:t>Restarts if the current test hasn’t finished</w:t>
      </w:r>
    </w:p>
    <w:p w:rsidR="00836D32" w:rsidRDefault="00836D32" w:rsidP="00836D32">
      <w:pPr>
        <w:pStyle w:val="FlietextEinzug"/>
        <w:ind w:left="1004"/>
      </w:pPr>
    </w:p>
    <w:p w:rsidR="00E76196" w:rsidRDefault="00836D32" w:rsidP="005E4CD3">
      <w:pPr>
        <w:pStyle w:val="FlietextEinzug"/>
        <w:numPr>
          <w:ilvl w:val="0"/>
          <w:numId w:val="9"/>
        </w:numPr>
      </w:pPr>
      <w:r>
        <w:t xml:space="preserve">The </w:t>
      </w:r>
      <w:r w:rsidR="002543C2">
        <w:t>following</w:t>
      </w:r>
      <w:r>
        <w:t xml:space="preserve"> </w:t>
      </w:r>
      <w:r w:rsidR="002543C2">
        <w:t>f</w:t>
      </w:r>
      <w:r>
        <w:t>rames are manipulated by the rules of the different tasks</w:t>
      </w:r>
    </w:p>
    <w:p w:rsidR="002378C7" w:rsidRDefault="002378C7" w:rsidP="00E76196">
      <w:pPr>
        <w:pStyle w:val="FlietextEinzug"/>
        <w:ind w:left="0"/>
      </w:pPr>
    </w:p>
    <w:p w:rsidR="002378C7" w:rsidRDefault="002378C7" w:rsidP="00E76196">
      <w:pPr>
        <w:pStyle w:val="FlietextEinzug"/>
        <w:ind w:left="0"/>
      </w:pPr>
    </w:p>
    <w:p w:rsidR="002378C7" w:rsidRDefault="002378C7" w:rsidP="002378C7">
      <w:pPr>
        <w:ind w:firstLine="284"/>
        <w:rPr>
          <w:b/>
        </w:rPr>
      </w:pPr>
      <w:r w:rsidRPr="002378C7">
        <w:rPr>
          <w:b/>
        </w:rPr>
        <w:t>Stop manipulations</w:t>
      </w:r>
      <w:r w:rsidR="003E211D">
        <w:rPr>
          <w:b/>
        </w:rPr>
        <w:t xml:space="preserve"> (0x02)</w:t>
      </w:r>
      <w:r w:rsidRPr="002378C7">
        <w:rPr>
          <w:b/>
        </w:rPr>
        <w:t>:</w:t>
      </w:r>
    </w:p>
    <w:p w:rsidR="002378C7" w:rsidRPr="002378C7" w:rsidRDefault="002378C7" w:rsidP="002378C7">
      <w:pPr>
        <w:ind w:firstLine="284"/>
      </w:pPr>
    </w:p>
    <w:p w:rsidR="002378C7" w:rsidRPr="002378C7" w:rsidRDefault="002378C7" w:rsidP="005E4CD3">
      <w:pPr>
        <w:pStyle w:val="Listenabsatz"/>
        <w:numPr>
          <w:ilvl w:val="0"/>
          <w:numId w:val="11"/>
        </w:numPr>
      </w:pPr>
      <w:r w:rsidRPr="002378C7">
        <w:t>De</w:t>
      </w:r>
      <w:r>
        <w:t>activates the current test</w:t>
      </w:r>
    </w:p>
    <w:p w:rsidR="002378C7" w:rsidRDefault="002378C7" w:rsidP="002378C7">
      <w:pPr>
        <w:ind w:firstLine="284"/>
      </w:pPr>
    </w:p>
    <w:p w:rsidR="002378C7" w:rsidRDefault="002378C7" w:rsidP="00DC4F9A">
      <w:pPr>
        <w:pStyle w:val="FlietextEinzug"/>
        <w:ind w:left="0"/>
      </w:pPr>
      <w:r>
        <w:tab/>
      </w:r>
      <w:r>
        <w:tab/>
      </w:r>
    </w:p>
    <w:p w:rsidR="00836D32" w:rsidRPr="00836D32" w:rsidRDefault="00836D32" w:rsidP="00836D32">
      <w:pPr>
        <w:pStyle w:val="FlietextEinzug"/>
        <w:rPr>
          <w:b/>
        </w:rPr>
      </w:pPr>
      <w:r w:rsidRPr="00836D32">
        <w:rPr>
          <w:b/>
        </w:rPr>
        <w:t>Delete all tasks</w:t>
      </w:r>
      <w:r w:rsidR="003E211D">
        <w:rPr>
          <w:b/>
        </w:rPr>
        <w:t xml:space="preserve"> (0x04)</w:t>
      </w:r>
      <w:r w:rsidRPr="00836D32">
        <w:rPr>
          <w:b/>
        </w:rPr>
        <w:t>:</w:t>
      </w:r>
    </w:p>
    <w:p w:rsidR="00836D32" w:rsidRDefault="00836D32" w:rsidP="00836D32">
      <w:pPr>
        <w:pStyle w:val="FlietextEinzug"/>
      </w:pPr>
    </w:p>
    <w:p w:rsidR="00836D32" w:rsidRDefault="00836D32" w:rsidP="005E4CD3">
      <w:pPr>
        <w:pStyle w:val="FlietextEinzug"/>
        <w:numPr>
          <w:ilvl w:val="0"/>
          <w:numId w:val="10"/>
        </w:numPr>
      </w:pPr>
      <w:r>
        <w:t>Sets all task objects to zero</w:t>
      </w:r>
    </w:p>
    <w:p w:rsidR="00836D32" w:rsidRDefault="00836D32" w:rsidP="00836D32">
      <w:pPr>
        <w:pStyle w:val="FlietextEinzug"/>
        <w:ind w:left="1004"/>
      </w:pPr>
    </w:p>
    <w:p w:rsidR="002378C7" w:rsidRDefault="00836D32" w:rsidP="005E4CD3">
      <w:pPr>
        <w:pStyle w:val="FlietextEinzug"/>
        <w:numPr>
          <w:ilvl w:val="0"/>
          <w:numId w:val="10"/>
        </w:numPr>
      </w:pPr>
      <w:r>
        <w:t>Deactivates</w:t>
      </w:r>
      <w:r w:rsidR="002378C7">
        <w:t xml:space="preserve"> the </w:t>
      </w:r>
      <w:r>
        <w:t>currently running test</w:t>
      </w:r>
    </w:p>
    <w:p w:rsidR="00CF0386" w:rsidRDefault="00CF0386" w:rsidP="002378C7">
      <w:pPr>
        <w:pStyle w:val="FlietextEinzug"/>
      </w:pPr>
    </w:p>
    <w:p w:rsidR="00CF0386" w:rsidRDefault="00CF0386" w:rsidP="002378C7">
      <w:pPr>
        <w:pStyle w:val="FlietextEinzug"/>
      </w:pPr>
    </w:p>
    <w:p w:rsidR="00CF0386" w:rsidRPr="004638EE" w:rsidRDefault="00CF0386" w:rsidP="002378C7">
      <w:pPr>
        <w:pStyle w:val="FlietextEinzug"/>
        <w:rPr>
          <w:b/>
        </w:rPr>
      </w:pPr>
      <w:r w:rsidRPr="004638EE">
        <w:rPr>
          <w:b/>
        </w:rPr>
        <w:t xml:space="preserve">Clear all </w:t>
      </w:r>
      <w:r w:rsidR="00A25102">
        <w:rPr>
          <w:b/>
        </w:rPr>
        <w:t>e</w:t>
      </w:r>
      <w:r w:rsidRPr="004638EE">
        <w:rPr>
          <w:b/>
        </w:rPr>
        <w:t>rror</w:t>
      </w:r>
      <w:r w:rsidR="00A25102">
        <w:rPr>
          <w:b/>
        </w:rPr>
        <w:t>s of the error register</w:t>
      </w:r>
      <w:r w:rsidRPr="004638EE">
        <w:rPr>
          <w:b/>
        </w:rPr>
        <w:t xml:space="preserve"> </w:t>
      </w:r>
      <w:r w:rsidR="003E211D">
        <w:rPr>
          <w:b/>
        </w:rPr>
        <w:t>(0x08)</w:t>
      </w:r>
      <w:r w:rsidRPr="004638EE">
        <w:rPr>
          <w:b/>
        </w:rPr>
        <w:t>:</w:t>
      </w:r>
    </w:p>
    <w:p w:rsidR="00CF0386" w:rsidRDefault="00CF0386" w:rsidP="002378C7">
      <w:pPr>
        <w:pStyle w:val="FlietextEinzug"/>
      </w:pPr>
    </w:p>
    <w:p w:rsidR="0023011D" w:rsidRDefault="004F6638" w:rsidP="004638EE">
      <w:pPr>
        <w:pStyle w:val="FlietextEinzug"/>
        <w:numPr>
          <w:ilvl w:val="0"/>
          <w:numId w:val="28"/>
        </w:numPr>
      </w:pPr>
      <w:r>
        <w:t xml:space="preserve">Set of all error </w:t>
      </w:r>
      <w:r w:rsidR="00A25102">
        <w:t xml:space="preserve">bits (of chapter </w:t>
      </w:r>
      <w:r w:rsidR="00A25102">
        <w:fldChar w:fldCharType="begin"/>
      </w:r>
      <w:r w:rsidR="00A25102">
        <w:instrText xml:space="preserve"> REF _Ref332207139 \r \h </w:instrText>
      </w:r>
      <w:r w:rsidR="00A25102">
        <w:fldChar w:fldCharType="separate"/>
      </w:r>
      <w:r w:rsidR="00B461E4">
        <w:t>7.2</w:t>
      </w:r>
      <w:r w:rsidR="00A25102">
        <w:fldChar w:fldCharType="end"/>
      </w:r>
      <w:r w:rsidR="00A25102">
        <w:t>)</w:t>
      </w:r>
      <w:r>
        <w:t xml:space="preserve"> to zero</w:t>
      </w:r>
    </w:p>
    <w:p w:rsidR="003E211D" w:rsidRDefault="003E211D">
      <w:pPr>
        <w:pStyle w:val="FlietextEinzug"/>
      </w:pPr>
    </w:p>
    <w:p w:rsidR="003E211D" w:rsidRDefault="003E211D">
      <w:pPr>
        <w:pStyle w:val="FlietextEinzug"/>
      </w:pPr>
    </w:p>
    <w:p w:rsidR="003E211D" w:rsidRDefault="003E211D">
      <w:pPr>
        <w:pStyle w:val="FlietextEinzug"/>
      </w:pPr>
    </w:p>
    <w:p w:rsidR="00E66AA1" w:rsidRDefault="003E211D" w:rsidP="00DC4F9A">
      <w:pPr>
        <w:pStyle w:val="FlietextEinzug"/>
        <w:jc w:val="both"/>
      </w:pPr>
      <w:r>
        <w:t>The different operation bits can also be sent in combination with each other.</w:t>
      </w:r>
      <w:r w:rsidR="00403CB8">
        <w:t xml:space="preserve"> All operations are activated by the positive edge of this signal. </w:t>
      </w:r>
      <w:r w:rsidR="0023011D">
        <w:br w:type="page"/>
      </w:r>
    </w:p>
    <w:p w:rsidR="00E66AA1" w:rsidRDefault="00D20C62" w:rsidP="00DC4F9A">
      <w:pPr>
        <w:pStyle w:val="berschrift2"/>
      </w:pPr>
      <w:bookmarkStart w:id="133" w:name="_Ref332207139"/>
      <w:bookmarkStart w:id="134" w:name="_Toc334109034"/>
      <w:r>
        <w:lastRenderedPageBreak/>
        <w:t xml:space="preserve">Status </w:t>
      </w:r>
      <w:r w:rsidR="00266023">
        <w:t>Flags</w:t>
      </w:r>
      <w:bookmarkEnd w:id="133"/>
      <w:bookmarkEnd w:id="134"/>
    </w:p>
    <w:p w:rsidR="00E66AA1" w:rsidRDefault="00E66AA1">
      <w:pPr>
        <w:pStyle w:val="FlietextEinzug"/>
      </w:pPr>
    </w:p>
    <w:p w:rsidR="00E66AA1" w:rsidRDefault="00E42D5A" w:rsidP="00E66AA1">
      <w:pPr>
        <w:pStyle w:val="FlietextEinzug"/>
      </w:pPr>
      <w:r>
        <w:t>The status and errors</w:t>
      </w:r>
      <w:r w:rsidR="00E66AA1">
        <w:t xml:space="preserve"> </w:t>
      </w:r>
      <w:r w:rsidR="00266023">
        <w:t xml:space="preserve">flags </w:t>
      </w:r>
      <w:r>
        <w:t>of</w:t>
      </w:r>
      <w:r w:rsidR="00E66AA1">
        <w:t xml:space="preserve"> the Framemanipulator</w:t>
      </w:r>
      <w:r>
        <w:t xml:space="preserve"> are stored in </w:t>
      </w:r>
      <w:r w:rsidR="00266023">
        <w:t>the following</w:t>
      </w:r>
      <w:r>
        <w:t xml:space="preserve"> register</w:t>
      </w:r>
      <w:r w:rsidR="000626AE">
        <w:t xml:space="preserve">. </w:t>
      </w:r>
      <w:r w:rsidR="00266023">
        <w:t xml:space="preserve">These </w:t>
      </w:r>
      <w:r w:rsidR="000626AE">
        <w:t xml:space="preserve">are sent </w:t>
      </w:r>
      <w:r w:rsidR="00266023">
        <w:t xml:space="preserve">by </w:t>
      </w:r>
      <w:r w:rsidR="00007AAD">
        <w:t>the</w:t>
      </w:r>
      <w:r w:rsidR="000626AE">
        <w:t xml:space="preserve"> PRes to the MN via</w:t>
      </w:r>
      <w:r w:rsidR="00E66AA1">
        <w:t xml:space="preserve"> object </w:t>
      </w:r>
      <w:r>
        <w:t>3000</w:t>
      </w:r>
      <w:r w:rsidRPr="00615926">
        <w:rPr>
          <w:sz w:val="14"/>
        </w:rPr>
        <w:t>h</w:t>
      </w:r>
      <w:r w:rsidR="00E66AA1">
        <w:t>/</w:t>
      </w:r>
      <w:r>
        <w:t>2</w:t>
      </w:r>
      <w:r w:rsidR="00E66AA1">
        <w:t>.</w:t>
      </w:r>
    </w:p>
    <w:p w:rsidR="00E66AA1" w:rsidRDefault="00E66AA1" w:rsidP="00E66AA1">
      <w:pPr>
        <w:pStyle w:val="FlietextEinzug"/>
      </w:pPr>
    </w:p>
    <w:p w:rsidR="00C66E90" w:rsidRDefault="00E66AA1">
      <w:pPr>
        <w:pStyle w:val="FlietextEinzug"/>
      </w:pPr>
      <w:r>
        <w:t>The following ones are currently available:</w:t>
      </w:r>
    </w:p>
    <w:p w:rsidR="00114AFA" w:rsidRDefault="00114AFA" w:rsidP="004638EE">
      <w:pPr>
        <w:pStyle w:val="FlietextEinzug"/>
        <w:keepNext/>
      </w:pPr>
      <w:r>
        <w:rPr>
          <w:noProof/>
          <w:lang w:eastAsia="en-GB"/>
        </w:rPr>
        <w:drawing>
          <wp:inline distT="0" distB="0" distL="0" distR="0" wp14:anchorId="18D53FD3" wp14:editId="47FE4816">
            <wp:extent cx="3987460" cy="644056"/>
            <wp:effectExtent l="0" t="0" r="0" b="3810"/>
            <wp:docPr id="1000472" name="Grafik 1000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uelhausens\Desktop\FM_DOKU\tasks\reg_Error.png"/>
                    <pic:cNvPicPr>
                      <a:picLocks noChangeAspect="1" noChangeArrowheads="1"/>
                    </pic:cNvPicPr>
                  </pic:nvPicPr>
                  <pic:blipFill rotWithShape="1">
                    <a:blip r:embed="rId38">
                      <a:extLst>
                        <a:ext uri="{28A0092B-C50C-407E-A947-70E740481C1C}">
                          <a14:useLocalDpi xmlns:a14="http://schemas.microsoft.com/office/drawing/2010/main" val="0"/>
                        </a:ext>
                      </a:extLst>
                    </a:blip>
                    <a:srcRect l="1405" r="-1" b="11527"/>
                    <a:stretch/>
                  </pic:blipFill>
                  <pic:spPr bwMode="auto">
                    <a:xfrm>
                      <a:off x="0" y="0"/>
                      <a:ext cx="3987460" cy="644056"/>
                    </a:xfrm>
                    <a:prstGeom prst="rect">
                      <a:avLst/>
                    </a:prstGeom>
                    <a:noFill/>
                    <a:ln>
                      <a:noFill/>
                    </a:ln>
                    <a:extLst>
                      <a:ext uri="{53640926-AAD7-44D8-BBD7-CCE9431645EC}">
                        <a14:shadowObscured xmlns:a14="http://schemas.microsoft.com/office/drawing/2010/main"/>
                      </a:ext>
                    </a:extLst>
                  </pic:spPr>
                </pic:pic>
              </a:graphicData>
            </a:graphic>
          </wp:inline>
        </w:drawing>
      </w:r>
    </w:p>
    <w:p w:rsidR="00114AFA" w:rsidRDefault="00114AFA" w:rsidP="004638EE">
      <w:pPr>
        <w:pStyle w:val="Beschriftung"/>
      </w:pPr>
      <w:bookmarkStart w:id="135" w:name="_Toc334190355"/>
      <w:r>
        <w:t xml:space="preserve">Figure </w:t>
      </w:r>
      <w:r>
        <w:fldChar w:fldCharType="begin"/>
      </w:r>
      <w:r>
        <w:instrText xml:space="preserve"> SEQ Figure \* ARABIC </w:instrText>
      </w:r>
      <w:r>
        <w:fldChar w:fldCharType="separate"/>
      </w:r>
      <w:r w:rsidR="00B461E4">
        <w:rPr>
          <w:noProof/>
        </w:rPr>
        <w:t>32</w:t>
      </w:r>
      <w:r>
        <w:fldChar w:fldCharType="end"/>
      </w:r>
      <w:r>
        <w:t xml:space="preserve">: FM </w:t>
      </w:r>
      <w:r w:rsidR="00A4789C">
        <w:t xml:space="preserve">Status </w:t>
      </w:r>
      <w:r>
        <w:t>Register</w:t>
      </w:r>
      <w:bookmarkEnd w:id="135"/>
    </w:p>
    <w:p w:rsidR="00C66E90" w:rsidRPr="00617D9B" w:rsidRDefault="00C66E90" w:rsidP="00DC4F9A">
      <w:pPr>
        <w:pStyle w:val="FlietextEinzug"/>
      </w:pPr>
    </w:p>
    <w:p w:rsidR="00F97545" w:rsidRDefault="00F97545" w:rsidP="00DC4F9A">
      <w:pPr>
        <w:pStyle w:val="FlietextEinzug"/>
        <w:ind w:left="0"/>
      </w:pPr>
    </w:p>
    <w:p w:rsidR="0060548B" w:rsidRDefault="0060548B" w:rsidP="00E66AA1">
      <w:pPr>
        <w:pStyle w:val="FlietextEinzug"/>
        <w:rPr>
          <w:b/>
        </w:rPr>
      </w:pPr>
      <w:r w:rsidRPr="00DC4F9A">
        <w:rPr>
          <w:b/>
        </w:rPr>
        <w:t xml:space="preserve">Operation </w:t>
      </w:r>
      <w:r w:rsidR="00DD4CD8">
        <w:rPr>
          <w:b/>
        </w:rPr>
        <w:t>Status</w:t>
      </w:r>
      <w:r w:rsidRPr="00DC4F9A">
        <w:rPr>
          <w:b/>
        </w:rPr>
        <w:t xml:space="preserve"> (0x01-0x0F):</w:t>
      </w:r>
    </w:p>
    <w:p w:rsidR="0060548B" w:rsidRPr="00DC4F9A" w:rsidRDefault="0060548B" w:rsidP="00E66AA1">
      <w:pPr>
        <w:pStyle w:val="FlietextEinzug"/>
        <w:rPr>
          <w:b/>
        </w:rPr>
      </w:pPr>
    </w:p>
    <w:p w:rsidR="0060548B" w:rsidRDefault="0060548B" w:rsidP="00DC4F9A">
      <w:pPr>
        <w:pStyle w:val="FlietextEinzug"/>
        <w:numPr>
          <w:ilvl w:val="0"/>
          <w:numId w:val="28"/>
        </w:numPr>
      </w:pPr>
      <w:r>
        <w:t>The</w:t>
      </w:r>
      <w:r w:rsidR="00866C12">
        <w:t xml:space="preserve"> tagged </w:t>
      </w:r>
      <w:r w:rsidR="0001028D">
        <w:t xml:space="preserve">operation </w:t>
      </w:r>
      <w:r w:rsidR="0038480B">
        <w:t xml:space="preserve">bit </w:t>
      </w:r>
      <w:r w:rsidR="0001028D">
        <w:t xml:space="preserve">is </w:t>
      </w:r>
      <w:r w:rsidR="000D63B9">
        <w:t xml:space="preserve">currently </w:t>
      </w:r>
      <w:r w:rsidR="0001028D">
        <w:t>processed</w:t>
      </w:r>
    </w:p>
    <w:p w:rsidR="0060548B" w:rsidRDefault="0060548B" w:rsidP="00FE76E7">
      <w:pPr>
        <w:pStyle w:val="FlietextEinzug"/>
        <w:ind w:left="0"/>
      </w:pPr>
    </w:p>
    <w:p w:rsidR="00FC43D9" w:rsidRPr="00836D32" w:rsidRDefault="00FC43D9" w:rsidP="00FC43D9">
      <w:pPr>
        <w:pStyle w:val="FlietextEinzug"/>
        <w:rPr>
          <w:b/>
        </w:rPr>
      </w:pPr>
      <w:r>
        <w:rPr>
          <w:b/>
        </w:rPr>
        <w:t>Overflow of Address-Buffer</w:t>
      </w:r>
      <w:r w:rsidR="00114AFA">
        <w:rPr>
          <w:b/>
        </w:rPr>
        <w:t xml:space="preserve"> (0x</w:t>
      </w:r>
      <w:r w:rsidR="0060548B">
        <w:rPr>
          <w:b/>
        </w:rPr>
        <w:t>10</w:t>
      </w:r>
      <w:r w:rsidR="00114AFA">
        <w:rPr>
          <w:b/>
        </w:rPr>
        <w:t>)</w:t>
      </w:r>
      <w:r w:rsidRPr="00836D32">
        <w:rPr>
          <w:b/>
        </w:rPr>
        <w:t>:</w:t>
      </w:r>
    </w:p>
    <w:p w:rsidR="00FC43D9" w:rsidRDefault="00FC43D9" w:rsidP="00FC43D9">
      <w:pPr>
        <w:pStyle w:val="FlietextEinzug"/>
      </w:pPr>
    </w:p>
    <w:p w:rsidR="00FC43D9" w:rsidRDefault="00FC43D9" w:rsidP="00FC43D9">
      <w:pPr>
        <w:pStyle w:val="FlietextEinzug"/>
        <w:numPr>
          <w:ilvl w:val="0"/>
          <w:numId w:val="9"/>
        </w:numPr>
      </w:pPr>
      <w:r>
        <w:t>Too many frames were stored during a delay task</w:t>
      </w:r>
    </w:p>
    <w:p w:rsidR="00FC43D9" w:rsidRDefault="00FC43D9" w:rsidP="00FC43D9">
      <w:pPr>
        <w:pStyle w:val="FlietextEinzug"/>
        <w:ind w:left="1004"/>
      </w:pPr>
    </w:p>
    <w:p w:rsidR="00FC43D9" w:rsidRDefault="00FC43D9" w:rsidP="00FC43D9">
      <w:pPr>
        <w:pStyle w:val="FlietextEinzug"/>
        <w:numPr>
          <w:ilvl w:val="0"/>
          <w:numId w:val="9"/>
        </w:numPr>
      </w:pPr>
      <w:r>
        <w:t>The defau</w:t>
      </w:r>
      <w:r w:rsidR="006F422C">
        <w:t>lt settings allow a storage of 64</w:t>
      </w:r>
      <w:r>
        <w:t xml:space="preserve"> different frames</w:t>
      </w:r>
    </w:p>
    <w:p w:rsidR="00FC43D9" w:rsidRDefault="00FC43D9" w:rsidP="00FC43D9">
      <w:pPr>
        <w:pStyle w:val="FlietextEinzug"/>
        <w:ind w:left="0"/>
      </w:pPr>
    </w:p>
    <w:p w:rsidR="00FC43D9" w:rsidRPr="00836D32" w:rsidRDefault="00FC43D9" w:rsidP="00FC43D9">
      <w:pPr>
        <w:pStyle w:val="FlietextEinzug"/>
        <w:rPr>
          <w:b/>
        </w:rPr>
      </w:pPr>
      <w:r>
        <w:rPr>
          <w:b/>
        </w:rPr>
        <w:t>Overflow of Frame-Data-Buffer</w:t>
      </w:r>
      <w:r w:rsidR="00114AFA">
        <w:rPr>
          <w:b/>
        </w:rPr>
        <w:t xml:space="preserve"> (0x2</w:t>
      </w:r>
      <w:r w:rsidR="0060548B">
        <w:rPr>
          <w:b/>
        </w:rPr>
        <w:t>0</w:t>
      </w:r>
      <w:r w:rsidR="00114AFA">
        <w:rPr>
          <w:b/>
        </w:rPr>
        <w:t>)</w:t>
      </w:r>
      <w:r w:rsidRPr="00836D32">
        <w:rPr>
          <w:b/>
        </w:rPr>
        <w:t>:</w:t>
      </w:r>
    </w:p>
    <w:p w:rsidR="00FC43D9" w:rsidRDefault="00FC43D9" w:rsidP="00FC43D9">
      <w:pPr>
        <w:pStyle w:val="FlietextEinzug"/>
      </w:pPr>
    </w:p>
    <w:p w:rsidR="00FC43D9" w:rsidRDefault="00FC43D9" w:rsidP="00FC43D9">
      <w:pPr>
        <w:pStyle w:val="FlietextEinzug"/>
        <w:numPr>
          <w:ilvl w:val="0"/>
          <w:numId w:val="9"/>
        </w:numPr>
      </w:pPr>
      <w:r>
        <w:t>Too many frames or too big frames were stored during a delay task</w:t>
      </w:r>
    </w:p>
    <w:p w:rsidR="00FC43D9" w:rsidRDefault="00FC43D9" w:rsidP="00FC43D9">
      <w:pPr>
        <w:pStyle w:val="FlietextEinzug"/>
        <w:ind w:left="1004"/>
      </w:pPr>
    </w:p>
    <w:p w:rsidR="00FC43D9" w:rsidRDefault="00E14ACE" w:rsidP="00FC43D9">
      <w:pPr>
        <w:pStyle w:val="FlietextEinzug"/>
        <w:numPr>
          <w:ilvl w:val="0"/>
          <w:numId w:val="9"/>
        </w:numPr>
      </w:pPr>
      <w:r>
        <w:t>The default setting</w:t>
      </w:r>
      <w:r w:rsidR="00FC43D9">
        <w:t xml:space="preserve"> allow</w:t>
      </w:r>
      <w:r>
        <w:t>s</w:t>
      </w:r>
      <w:r w:rsidR="00FC43D9">
        <w:t xml:space="preserve"> a storage of 2048 Bytes of data</w:t>
      </w:r>
    </w:p>
    <w:p w:rsidR="00980C4A" w:rsidRDefault="00980C4A" w:rsidP="00FC43D9">
      <w:pPr>
        <w:pStyle w:val="FlietextEinzug"/>
        <w:ind w:left="1004"/>
      </w:pPr>
    </w:p>
    <w:p w:rsidR="00C530DC" w:rsidRDefault="00C530DC" w:rsidP="00C530DC">
      <w:pPr>
        <w:pStyle w:val="FlietextEinzug"/>
      </w:pPr>
    </w:p>
    <w:p w:rsidR="00C530DC" w:rsidRPr="00A02C01" w:rsidRDefault="00C530DC" w:rsidP="00C530DC">
      <w:pPr>
        <w:pStyle w:val="FlietextEinzug"/>
        <w:rPr>
          <w:b/>
        </w:rPr>
      </w:pPr>
      <w:r w:rsidRPr="00A02C01">
        <w:rPr>
          <w:i/>
        </w:rPr>
        <w:t>Solution</w:t>
      </w:r>
      <w:r w:rsidR="00C71DCC">
        <w:rPr>
          <w:i/>
        </w:rPr>
        <w:t>s</w:t>
      </w:r>
      <w:r w:rsidRPr="00A02C01">
        <w:rPr>
          <w:b/>
        </w:rPr>
        <w:t>:</w:t>
      </w:r>
    </w:p>
    <w:p w:rsidR="00C530DC" w:rsidRDefault="00C530DC" w:rsidP="00C530DC">
      <w:pPr>
        <w:pStyle w:val="FlietextEinzug"/>
      </w:pPr>
    </w:p>
    <w:p w:rsidR="00C530DC" w:rsidRDefault="00C530DC" w:rsidP="00C530DC">
      <w:pPr>
        <w:pStyle w:val="FlietextEinzug"/>
        <w:numPr>
          <w:ilvl w:val="0"/>
          <w:numId w:val="9"/>
        </w:numPr>
      </w:pPr>
      <w:r>
        <w:t xml:space="preserve">Increasing of the </w:t>
      </w:r>
      <w:r w:rsidR="00E62F5F">
        <w:t>f</w:t>
      </w:r>
      <w:r>
        <w:t>rame-</w:t>
      </w:r>
      <w:r w:rsidR="00E62F5F">
        <w:t>b</w:t>
      </w:r>
      <w:r>
        <w:t xml:space="preserve">uffer </w:t>
      </w:r>
      <w:r w:rsidRPr="00D33EE0">
        <w:t>size (</w:t>
      </w:r>
      <w:proofErr w:type="spellStart"/>
      <w:r w:rsidRPr="003F4891">
        <w:rPr>
          <w:i/>
        </w:rPr>
        <w:t>gSizeFrameBuffer</w:t>
      </w:r>
      <w:proofErr w:type="spellEnd"/>
      <w:r w:rsidRPr="00D33EE0">
        <w:t xml:space="preserve">) </w:t>
      </w:r>
      <w:r>
        <w:t>of the Framemanipulator</w:t>
      </w:r>
    </w:p>
    <w:p w:rsidR="00C530DC" w:rsidRDefault="00C530DC" w:rsidP="00C530DC">
      <w:pPr>
        <w:pStyle w:val="FlietextEinzug"/>
        <w:ind w:left="1004"/>
      </w:pPr>
    </w:p>
    <w:p w:rsidR="00C530DC" w:rsidRDefault="00C530DC" w:rsidP="00C530DC">
      <w:pPr>
        <w:pStyle w:val="FlietextEinzug"/>
        <w:numPr>
          <w:ilvl w:val="0"/>
          <w:numId w:val="9"/>
        </w:numPr>
      </w:pPr>
      <w:r>
        <w:t xml:space="preserve">Reducing the number of stored </w:t>
      </w:r>
      <w:r w:rsidR="00E62F5F">
        <w:t>f</w:t>
      </w:r>
      <w:r>
        <w:t>rames</w:t>
      </w:r>
    </w:p>
    <w:p w:rsidR="00C530DC" w:rsidRDefault="00C530DC" w:rsidP="00C530DC">
      <w:pPr>
        <w:pStyle w:val="Listenabsatz"/>
        <w:numPr>
          <w:ilvl w:val="1"/>
          <w:numId w:val="9"/>
        </w:numPr>
      </w:pPr>
      <w:r>
        <w:t>Reduction the delay-time</w:t>
      </w:r>
    </w:p>
    <w:p w:rsidR="00C530DC" w:rsidRDefault="00C530DC" w:rsidP="00C530DC">
      <w:pPr>
        <w:pStyle w:val="Listenabsatz"/>
        <w:numPr>
          <w:ilvl w:val="1"/>
          <w:numId w:val="9"/>
        </w:numPr>
      </w:pPr>
      <w:r>
        <w:t>Changing the delay-type to e.g. 0x04 (</w:t>
      </w:r>
      <w:r w:rsidRPr="00A02C01">
        <w:rPr>
          <w:i/>
        </w:rPr>
        <w:t>store only SoCs</w:t>
      </w:r>
      <w:r>
        <w:t>)</w:t>
      </w:r>
    </w:p>
    <w:p w:rsidR="00E62F5F" w:rsidRDefault="00E62F5F" w:rsidP="00C530DC">
      <w:pPr>
        <w:pStyle w:val="FlietextEinzug"/>
        <w:ind w:left="1004"/>
      </w:pPr>
    </w:p>
    <w:p w:rsidR="00E62F5F" w:rsidRDefault="00E62F5F" w:rsidP="00C530DC">
      <w:pPr>
        <w:pStyle w:val="FlietextEinzug"/>
        <w:ind w:left="1004"/>
      </w:pPr>
    </w:p>
    <w:p w:rsidR="00E62F5F" w:rsidRPr="004638EE" w:rsidRDefault="00E62F5F" w:rsidP="00E62F5F">
      <w:pPr>
        <w:pStyle w:val="FlietextEinzug"/>
        <w:jc w:val="both"/>
        <w:rPr>
          <w:i/>
        </w:rPr>
      </w:pPr>
      <w:r>
        <w:rPr>
          <w:i/>
        </w:rPr>
        <w:t>How to calculate the buffer sizes</w:t>
      </w:r>
      <w:r w:rsidRPr="004638EE">
        <w:rPr>
          <w:i/>
        </w:rPr>
        <w:t>:</w:t>
      </w:r>
    </w:p>
    <w:p w:rsidR="00E62F5F" w:rsidRDefault="00E62F5F" w:rsidP="00E62F5F">
      <w:pPr>
        <w:pStyle w:val="FlietextEinzug"/>
        <w:jc w:val="both"/>
      </w:pPr>
    </w:p>
    <w:p w:rsidR="00E62F5F" w:rsidRDefault="00E62F5F" w:rsidP="00E62F5F">
      <w:pPr>
        <w:pStyle w:val="FlietextEinzug"/>
        <w:jc w:val="both"/>
      </w:pPr>
      <w:r>
        <w:t>The dependences of the two buffers are described with the following example:</w:t>
      </w:r>
    </w:p>
    <w:p w:rsidR="00E62F5F" w:rsidRDefault="00E62F5F" w:rsidP="00E62F5F">
      <w:pPr>
        <w:pStyle w:val="FlietextEinzug"/>
        <w:jc w:val="both"/>
      </w:pPr>
    </w:p>
    <w:p w:rsidR="00E62F5F" w:rsidRDefault="00E62F5F" w:rsidP="00E62F5F">
      <w:pPr>
        <w:pStyle w:val="FlietextEinzug"/>
        <w:numPr>
          <w:ilvl w:val="0"/>
          <w:numId w:val="30"/>
        </w:numPr>
        <w:jc w:val="both"/>
      </w:pPr>
      <w:r>
        <w:t xml:space="preserve">The SOPC generic </w:t>
      </w:r>
      <w:proofErr w:type="spellStart"/>
      <w:r w:rsidRPr="003F4891">
        <w:rPr>
          <w:i/>
        </w:rPr>
        <w:t>gSizeFrameBuffer</w:t>
      </w:r>
      <w:proofErr w:type="spellEnd"/>
      <w:r>
        <w:t xml:space="preserve"> is defined by a value 1600 (like in chapter </w:t>
      </w:r>
      <w:r>
        <w:fldChar w:fldCharType="begin"/>
      </w:r>
      <w:r>
        <w:instrText xml:space="preserve"> REF _Ref332199861 \r \h </w:instrText>
      </w:r>
      <w:r>
        <w:fldChar w:fldCharType="separate"/>
      </w:r>
      <w:r w:rsidR="00B461E4">
        <w:t>5.1</w:t>
      </w:r>
      <w:r>
        <w:fldChar w:fldCharType="end"/>
      </w:r>
      <w:r>
        <w:t>).</w:t>
      </w:r>
    </w:p>
    <w:p w:rsidR="00E62F5F" w:rsidRDefault="00E62F5F" w:rsidP="00E62F5F">
      <w:pPr>
        <w:pStyle w:val="FlietextEinzug"/>
        <w:ind w:left="1004"/>
        <w:jc w:val="both"/>
      </w:pPr>
    </w:p>
    <w:p w:rsidR="00E62F5F" w:rsidRDefault="00E62F5F" w:rsidP="00E62F5F">
      <w:pPr>
        <w:pStyle w:val="FlietextEinzug"/>
        <w:numPr>
          <w:ilvl w:val="0"/>
          <w:numId w:val="30"/>
        </w:numPr>
        <w:jc w:val="both"/>
      </w:pPr>
      <w:r>
        <w:t>Consequently, the data-buffer obtains a size of 2048 Byte (next value of the two’s complement)</w:t>
      </w:r>
    </w:p>
    <w:p w:rsidR="00E62F5F" w:rsidRDefault="00E62F5F" w:rsidP="00E62F5F">
      <w:pPr>
        <w:pStyle w:val="Listenabsatz"/>
      </w:pPr>
    </w:p>
    <w:p w:rsidR="00E62F5F" w:rsidRDefault="00E62F5F" w:rsidP="00E62F5F">
      <w:pPr>
        <w:pStyle w:val="FlietextEinzug"/>
        <w:numPr>
          <w:ilvl w:val="0"/>
          <w:numId w:val="30"/>
        </w:numPr>
        <w:jc w:val="both"/>
      </w:pPr>
      <w:r>
        <w:t>A data buffer filled with frames of the minimum size of 60Bytes contains up to 34 different frames (2048/60=34</w:t>
      </w:r>
      <w:proofErr w:type="gramStart"/>
      <w:r>
        <w:t>,...</w:t>
      </w:r>
      <w:proofErr w:type="gramEnd"/>
      <w:r>
        <w:t>)</w:t>
      </w:r>
    </w:p>
    <w:p w:rsidR="00E62F5F" w:rsidRDefault="00E62F5F" w:rsidP="00E62F5F"/>
    <w:p w:rsidR="00E62F5F" w:rsidRDefault="00E62F5F" w:rsidP="00E62F5F">
      <w:pPr>
        <w:pStyle w:val="FlietextEinzug"/>
        <w:numPr>
          <w:ilvl w:val="0"/>
          <w:numId w:val="30"/>
        </w:numPr>
        <w:jc w:val="both"/>
      </w:pPr>
      <w:r>
        <w:t>Hence, the size of the Address-Buffer is specified to fit in the 34 frames =&gt; size for 64 frames</w:t>
      </w:r>
    </w:p>
    <w:p w:rsidR="00E62F5F" w:rsidRDefault="00E62F5F" w:rsidP="00C530DC">
      <w:pPr>
        <w:pStyle w:val="FlietextEinzug"/>
        <w:ind w:left="1004"/>
      </w:pPr>
    </w:p>
    <w:p w:rsidR="00571D3D" w:rsidRDefault="00325C3B" w:rsidP="00DC4F9A">
      <w:pPr>
        <w:pStyle w:val="FlietextEinzug"/>
      </w:pPr>
      <w:r>
        <w:t xml:space="preserve">Occurred errors abort the current test of series and </w:t>
      </w:r>
      <w:r w:rsidR="00980C4A">
        <w:t>prevent the start of new ones. Their</w:t>
      </w:r>
      <w:r w:rsidR="00C530DC">
        <w:t xml:space="preserve"> Error-Flags can be reset by writing the </w:t>
      </w:r>
      <w:r w:rsidR="00C530DC" w:rsidRPr="004638EE">
        <w:rPr>
          <w:i/>
        </w:rPr>
        <w:t>Clear all Error Flags</w:t>
      </w:r>
      <w:r w:rsidR="00C530DC">
        <w:rPr>
          <w:i/>
        </w:rPr>
        <w:t xml:space="preserve"> </w:t>
      </w:r>
      <w:r w:rsidR="00C530DC" w:rsidRPr="004638EE">
        <w:t>operation</w:t>
      </w:r>
      <w:r w:rsidR="00C530DC">
        <w:t xml:space="preserve"> (0x08).</w:t>
      </w:r>
      <w:r w:rsidR="00571D3D">
        <w:br w:type="page"/>
      </w:r>
    </w:p>
    <w:p w:rsidR="00C530DC" w:rsidRDefault="00426527" w:rsidP="00DC4F9A">
      <w:pPr>
        <w:pStyle w:val="berschrift2"/>
      </w:pPr>
      <w:bookmarkStart w:id="136" w:name="_Toc334109035"/>
      <w:r>
        <w:lastRenderedPageBreak/>
        <w:t xml:space="preserve">Control </w:t>
      </w:r>
      <w:r w:rsidR="00571D3D">
        <w:t>Examples</w:t>
      </w:r>
      <w:bookmarkEnd w:id="136"/>
    </w:p>
    <w:p w:rsidR="00C530DC" w:rsidRDefault="00C530DC" w:rsidP="00DC4F9A">
      <w:pPr>
        <w:pStyle w:val="FlietextEinzug"/>
        <w:jc w:val="both"/>
      </w:pPr>
    </w:p>
    <w:p w:rsidR="00CC7F97" w:rsidRDefault="00CD2588" w:rsidP="00DC4F9A">
      <w:pPr>
        <w:pStyle w:val="FlietextEinzug"/>
        <w:jc w:val="both"/>
      </w:pPr>
      <w:r>
        <w:t>The following examples are made for a better understanding of the behaviour of the Framemanipulator and the usage of the different operations.</w:t>
      </w:r>
    </w:p>
    <w:p w:rsidR="00571D3D" w:rsidRDefault="00571D3D" w:rsidP="00DC4F9A">
      <w:pPr>
        <w:pStyle w:val="FlietextEinzug"/>
        <w:jc w:val="both"/>
      </w:pPr>
    </w:p>
    <w:p w:rsidR="00CD2588" w:rsidRDefault="00CD2588" w:rsidP="00DC4F9A">
      <w:pPr>
        <w:pStyle w:val="FlietextEinzug"/>
        <w:jc w:val="both"/>
      </w:pPr>
    </w:p>
    <w:p w:rsidR="00571D3D" w:rsidRPr="008E28EE" w:rsidRDefault="00571D3D" w:rsidP="00DC4F9A">
      <w:pPr>
        <w:pStyle w:val="FlietextEinzug"/>
        <w:jc w:val="both"/>
        <w:rPr>
          <w:i/>
        </w:rPr>
      </w:pPr>
      <w:r w:rsidRPr="008E28EE">
        <w:rPr>
          <w:i/>
        </w:rPr>
        <w:t>Example 1</w:t>
      </w:r>
      <w:r w:rsidR="00BB4EA3">
        <w:rPr>
          <w:i/>
        </w:rPr>
        <w:t>:</w:t>
      </w:r>
      <w:r w:rsidR="00CD2588">
        <w:rPr>
          <w:i/>
        </w:rPr>
        <w:t xml:space="preserve"> Clear </w:t>
      </w:r>
      <w:r w:rsidR="00321C5C">
        <w:rPr>
          <w:i/>
        </w:rPr>
        <w:t>E</w:t>
      </w:r>
      <w:r w:rsidR="00CD2588">
        <w:rPr>
          <w:i/>
        </w:rPr>
        <w:t>rror</w:t>
      </w:r>
      <w:r w:rsidRPr="008E28EE">
        <w:rPr>
          <w:i/>
        </w:rPr>
        <w:t>:</w:t>
      </w:r>
    </w:p>
    <w:p w:rsidR="00571D3D" w:rsidRDefault="00571D3D" w:rsidP="00DC4F9A">
      <w:pPr>
        <w:pStyle w:val="FlietextEinzug"/>
        <w:jc w:val="both"/>
      </w:pPr>
    </w:p>
    <w:p w:rsidR="00561857" w:rsidRDefault="00A44DC7" w:rsidP="00DC4F9A">
      <w:pPr>
        <w:pStyle w:val="FlietextEinzug"/>
        <w:jc w:val="both"/>
      </w:pPr>
      <w:r>
        <w:t>An overflow of the frame-data-buffer occurred (PRes has a value of 0x20</w:t>
      </w:r>
      <w:r w:rsidR="00561857">
        <w:t xml:space="preserve">) as shown in </w:t>
      </w:r>
      <w:r w:rsidR="00321C5C" w:rsidRPr="00DC4F9A">
        <w:rPr>
          <w:i/>
        </w:rPr>
        <w:fldChar w:fldCharType="begin"/>
      </w:r>
      <w:r w:rsidR="00321C5C" w:rsidRPr="00DC4F9A">
        <w:rPr>
          <w:i/>
        </w:rPr>
        <w:instrText xml:space="preserve"> REF _Ref333413276 \h </w:instrText>
      </w:r>
      <w:r w:rsidR="00321C5C">
        <w:rPr>
          <w:i/>
        </w:rPr>
        <w:instrText xml:space="preserve"> \* MERGEFORMAT </w:instrText>
      </w:r>
      <w:r w:rsidR="00321C5C" w:rsidRPr="00DC4F9A">
        <w:rPr>
          <w:i/>
        </w:rPr>
      </w:r>
      <w:r w:rsidR="00321C5C" w:rsidRPr="00DC4F9A">
        <w:rPr>
          <w:i/>
        </w:rPr>
        <w:fldChar w:fldCharType="separate"/>
      </w:r>
      <w:ins w:id="137" w:author="Sebastian Muelhausen" w:date="2012-08-31T15:31:00Z">
        <w:r w:rsidR="00B461E4" w:rsidRPr="00B461E4">
          <w:rPr>
            <w:i/>
            <w:rPrChange w:id="138" w:author="Sebastian Muelhausen" w:date="2012-08-31T15:31:00Z">
              <w:rPr/>
            </w:rPrChange>
          </w:rPr>
          <w:t xml:space="preserve">Figure </w:t>
        </w:r>
        <w:r w:rsidR="00B461E4" w:rsidRPr="00B461E4">
          <w:rPr>
            <w:i/>
            <w:noProof/>
            <w:rPrChange w:id="139" w:author="Sebastian Muelhausen" w:date="2012-08-31T15:31:00Z">
              <w:rPr>
                <w:noProof/>
              </w:rPr>
            </w:rPrChange>
          </w:rPr>
          <w:t>33</w:t>
        </w:r>
      </w:ins>
      <w:del w:id="140" w:author="Sebastian Muelhausen" w:date="2012-08-31T15:31:00Z">
        <w:r w:rsidR="00BB7D24" w:rsidRPr="00E72D3F" w:rsidDel="00B461E4">
          <w:rPr>
            <w:i/>
          </w:rPr>
          <w:delText xml:space="preserve">Figure </w:delText>
        </w:r>
        <w:r w:rsidR="00BB7D24" w:rsidRPr="00E72D3F" w:rsidDel="00B461E4">
          <w:rPr>
            <w:i/>
            <w:noProof/>
          </w:rPr>
          <w:delText>33</w:delText>
        </w:r>
      </w:del>
      <w:r w:rsidR="00321C5C" w:rsidRPr="00DC4F9A">
        <w:rPr>
          <w:i/>
        </w:rPr>
        <w:fldChar w:fldCharType="end"/>
      </w:r>
      <w:r w:rsidR="00561857" w:rsidRPr="00DC4F9A">
        <w:rPr>
          <w:i/>
        </w:rPr>
        <w:t>.</w:t>
      </w:r>
    </w:p>
    <w:p w:rsidR="00561857" w:rsidRDefault="00561857" w:rsidP="00DC4F9A">
      <w:pPr>
        <w:pStyle w:val="FlietextEinzug"/>
        <w:jc w:val="both"/>
      </w:pPr>
    </w:p>
    <w:p w:rsidR="00321C5C" w:rsidRDefault="00321C5C" w:rsidP="00DC4F9A">
      <w:pPr>
        <w:pStyle w:val="FlietextEinzug"/>
        <w:keepNext/>
        <w:jc w:val="both"/>
      </w:pPr>
      <w:r>
        <w:rPr>
          <w:noProof/>
          <w:lang w:eastAsia="en-GB"/>
        </w:rPr>
        <w:drawing>
          <wp:inline distT="0" distB="0" distL="0" distR="0" wp14:anchorId="012043F2" wp14:editId="4DDB471F">
            <wp:extent cx="3419061" cy="1138046"/>
            <wp:effectExtent l="0" t="0" r="0" b="5080"/>
            <wp:docPr id="8" name="Grafik 8" descr="C:\Users\muelhausens\Desktop\FM_DOKU\tasks\timing_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uelhausens\Desktop\FM_DOKU\tasks\timing_del.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418995" cy="1138024"/>
                    </a:xfrm>
                    <a:prstGeom prst="rect">
                      <a:avLst/>
                    </a:prstGeom>
                    <a:noFill/>
                    <a:ln>
                      <a:noFill/>
                    </a:ln>
                  </pic:spPr>
                </pic:pic>
              </a:graphicData>
            </a:graphic>
          </wp:inline>
        </w:drawing>
      </w:r>
    </w:p>
    <w:p w:rsidR="00561857" w:rsidRDefault="00321C5C" w:rsidP="00DC4F9A">
      <w:pPr>
        <w:pStyle w:val="Beschriftung"/>
        <w:jc w:val="both"/>
      </w:pPr>
      <w:bookmarkStart w:id="141" w:name="_Ref333413276"/>
      <w:bookmarkStart w:id="142" w:name="_Toc334190356"/>
      <w:r>
        <w:t xml:space="preserve">Figure </w:t>
      </w:r>
      <w:r>
        <w:fldChar w:fldCharType="begin"/>
      </w:r>
      <w:r>
        <w:instrText xml:space="preserve"> SEQ Figure \* ARABIC </w:instrText>
      </w:r>
      <w:r>
        <w:fldChar w:fldCharType="separate"/>
      </w:r>
      <w:r w:rsidR="00B461E4">
        <w:rPr>
          <w:noProof/>
        </w:rPr>
        <w:t>33</w:t>
      </w:r>
      <w:r>
        <w:fldChar w:fldCharType="end"/>
      </w:r>
      <w:bookmarkEnd w:id="141"/>
      <w:r>
        <w:t>: Clear Error Operation</w:t>
      </w:r>
      <w:bookmarkEnd w:id="142"/>
    </w:p>
    <w:p w:rsidR="00321C5C" w:rsidRDefault="00321C5C" w:rsidP="00DC4F9A">
      <w:pPr>
        <w:pStyle w:val="FlietextEinzug"/>
        <w:jc w:val="both"/>
      </w:pPr>
    </w:p>
    <w:p w:rsidR="00617D9B" w:rsidRDefault="00561857">
      <w:pPr>
        <w:pStyle w:val="FlietextEinzug"/>
        <w:jc w:val="both"/>
      </w:pPr>
      <w:r>
        <w:t xml:space="preserve">We start a </w:t>
      </w:r>
      <w:r w:rsidRPr="004638EE">
        <w:rPr>
          <w:i/>
        </w:rPr>
        <w:t>Clear all Error Flags</w:t>
      </w:r>
      <w:r>
        <w:rPr>
          <w:i/>
        </w:rPr>
        <w:t xml:space="preserve"> </w:t>
      </w:r>
      <w:r w:rsidRPr="004638EE">
        <w:t>operation</w:t>
      </w:r>
      <w:r>
        <w:t xml:space="preserve"> </w:t>
      </w:r>
      <w:r w:rsidR="00617D9B">
        <w:t xml:space="preserve">with a </w:t>
      </w:r>
      <w:r>
        <w:t>0x08</w:t>
      </w:r>
      <w:r w:rsidR="00617D9B">
        <w:t xml:space="preserve"> of the PReq Payload. This value stays for the fo</w:t>
      </w:r>
      <w:r w:rsidR="00617D9B">
        <w:t>l</w:t>
      </w:r>
      <w:r w:rsidR="00617D9B">
        <w:t xml:space="preserve">lowing </w:t>
      </w:r>
      <w:proofErr w:type="spellStart"/>
      <w:r w:rsidR="00617D9B">
        <w:t>PReqs</w:t>
      </w:r>
      <w:proofErr w:type="spellEnd"/>
      <w:r w:rsidR="00617D9B">
        <w:t>, but it doesn’t need to be constant</w:t>
      </w:r>
      <w:r w:rsidR="009B31C4">
        <w:t>.</w:t>
      </w:r>
    </w:p>
    <w:p w:rsidR="009B31C4" w:rsidRDefault="009B31C4">
      <w:pPr>
        <w:pStyle w:val="FlietextEinzug"/>
        <w:jc w:val="both"/>
      </w:pPr>
      <w:r>
        <w:t>The receiving of the flags positive edge is acknowledged by the Framemanipulator in the following PO</w:t>
      </w:r>
      <w:r>
        <w:t>W</w:t>
      </w:r>
      <w:r>
        <w:t>ERLINK-cycle. The processing of the operation is tagged with the set of the corresponding status bit (e</w:t>
      </w:r>
      <w:r>
        <w:t>r</w:t>
      </w:r>
      <w:r>
        <w:t xml:space="preserve">ror &amp; 0x08). </w:t>
      </w:r>
    </w:p>
    <w:p w:rsidR="009B31C4" w:rsidRDefault="009B31C4">
      <w:pPr>
        <w:pStyle w:val="FlietextEinzug"/>
        <w:jc w:val="both"/>
      </w:pPr>
    </w:p>
    <w:p w:rsidR="00C970A1" w:rsidRDefault="00C970A1">
      <w:pPr>
        <w:pStyle w:val="FlietextEinzug"/>
        <w:jc w:val="both"/>
      </w:pPr>
      <w:r>
        <w:t>After the reset, the payload of the PRes is set to 0x00 again.</w:t>
      </w:r>
    </w:p>
    <w:p w:rsidR="00571D3D" w:rsidRDefault="00571D3D" w:rsidP="00DC4F9A">
      <w:pPr>
        <w:pStyle w:val="FlietextEinzug"/>
        <w:jc w:val="both"/>
      </w:pPr>
    </w:p>
    <w:p w:rsidR="00C970A1" w:rsidRDefault="00C970A1" w:rsidP="00DC4F9A">
      <w:pPr>
        <w:pStyle w:val="FlietextEinzug"/>
        <w:jc w:val="both"/>
      </w:pPr>
    </w:p>
    <w:p w:rsidR="00C970A1" w:rsidRDefault="00C970A1" w:rsidP="00DC4F9A">
      <w:pPr>
        <w:pStyle w:val="FlietextEinzug"/>
        <w:jc w:val="both"/>
      </w:pPr>
    </w:p>
    <w:p w:rsidR="00571D3D" w:rsidRDefault="00571D3D" w:rsidP="00DC4F9A">
      <w:pPr>
        <w:pStyle w:val="FlietextEinzug"/>
        <w:jc w:val="both"/>
      </w:pPr>
      <w:r w:rsidRPr="008E28EE">
        <w:rPr>
          <w:i/>
        </w:rPr>
        <w:t>Example 2</w:t>
      </w:r>
      <w:r w:rsidR="00BB4EA3">
        <w:rPr>
          <w:i/>
        </w:rPr>
        <w:t>:</w:t>
      </w:r>
      <w:r w:rsidR="005D0C94">
        <w:rPr>
          <w:i/>
        </w:rPr>
        <w:t xml:space="preserve"> </w:t>
      </w:r>
      <w:r w:rsidR="00BB4EA3">
        <w:rPr>
          <w:i/>
        </w:rPr>
        <w:t>B</w:t>
      </w:r>
      <w:r w:rsidR="005D0C94">
        <w:rPr>
          <w:i/>
        </w:rPr>
        <w:t>ehaviour of</w:t>
      </w:r>
      <w:r w:rsidR="00CD2588">
        <w:rPr>
          <w:i/>
        </w:rPr>
        <w:t xml:space="preserve"> series of test</w:t>
      </w:r>
      <w:r w:rsidR="005D0C94">
        <w:rPr>
          <w:i/>
        </w:rPr>
        <w:t>s</w:t>
      </w:r>
      <w:r>
        <w:t xml:space="preserve">: </w:t>
      </w:r>
    </w:p>
    <w:p w:rsidR="00571D3D" w:rsidRDefault="00571D3D" w:rsidP="00DC4F9A">
      <w:pPr>
        <w:pStyle w:val="FlietextEinzug"/>
        <w:jc w:val="both"/>
      </w:pPr>
    </w:p>
    <w:p w:rsidR="000B1B64" w:rsidRDefault="000B1B64" w:rsidP="00DC4F9A">
      <w:pPr>
        <w:pStyle w:val="FlietextEinzug"/>
        <w:jc w:val="both"/>
      </w:pPr>
      <w:r>
        <w:t>A task with the drop of the SoC of the fifth cycle has to be started</w:t>
      </w:r>
      <w:r w:rsidR="00B35FCF">
        <w:t>:</w:t>
      </w:r>
    </w:p>
    <w:p w:rsidR="00B35FCF" w:rsidRDefault="00B35FCF" w:rsidP="00DC4F9A">
      <w:pPr>
        <w:pStyle w:val="FlietextEinzug"/>
        <w:keepNext/>
        <w:jc w:val="both"/>
      </w:pPr>
      <w:r>
        <w:rPr>
          <w:noProof/>
          <w:lang w:eastAsia="en-GB"/>
        </w:rPr>
        <w:drawing>
          <wp:inline distT="0" distB="0" distL="0" distR="0" wp14:anchorId="7044508B" wp14:editId="07D2D977">
            <wp:extent cx="6469522" cy="1078254"/>
            <wp:effectExtent l="0" t="0" r="7620" b="7620"/>
            <wp:docPr id="1000474" name="Grafik 1000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uelhausens\Desktop\FM_DOKU\tasks\timing_task.png"/>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6469522" cy="1078254"/>
                    </a:xfrm>
                    <a:prstGeom prst="rect">
                      <a:avLst/>
                    </a:prstGeom>
                    <a:noFill/>
                    <a:ln>
                      <a:noFill/>
                    </a:ln>
                  </pic:spPr>
                </pic:pic>
              </a:graphicData>
            </a:graphic>
          </wp:inline>
        </w:drawing>
      </w:r>
    </w:p>
    <w:p w:rsidR="00E37041" w:rsidRDefault="00B35FCF" w:rsidP="00DC4F9A">
      <w:pPr>
        <w:pStyle w:val="Beschriftung"/>
        <w:jc w:val="both"/>
      </w:pPr>
      <w:bookmarkStart w:id="143" w:name="_Toc334190357"/>
      <w:r>
        <w:t xml:space="preserve">Figure </w:t>
      </w:r>
      <w:r>
        <w:fldChar w:fldCharType="begin"/>
      </w:r>
      <w:r>
        <w:instrText xml:space="preserve"> SEQ Figure \* ARABIC </w:instrText>
      </w:r>
      <w:r>
        <w:fldChar w:fldCharType="separate"/>
      </w:r>
      <w:r w:rsidR="00B461E4">
        <w:rPr>
          <w:noProof/>
        </w:rPr>
        <w:t>34</w:t>
      </w:r>
      <w:r>
        <w:fldChar w:fldCharType="end"/>
      </w:r>
      <w:r>
        <w:t>: Start Task Operati</w:t>
      </w:r>
      <w:r w:rsidR="00422610">
        <w:t>on with</w:t>
      </w:r>
      <w:r>
        <w:t xml:space="preserve"> dropping the fifth SoC</w:t>
      </w:r>
      <w:bookmarkEnd w:id="143"/>
    </w:p>
    <w:p w:rsidR="00E37041" w:rsidRDefault="00E37041" w:rsidP="00DC4F9A">
      <w:pPr>
        <w:pStyle w:val="FlietextEinzug"/>
        <w:jc w:val="both"/>
      </w:pPr>
    </w:p>
    <w:p w:rsidR="00BB4EA3" w:rsidRDefault="00B347AB" w:rsidP="00DC4F9A">
      <w:pPr>
        <w:pStyle w:val="FlietextEinzug"/>
        <w:jc w:val="both"/>
      </w:pPr>
      <w:r>
        <w:t>After receiving the positive edge of the start flag, the Framemanipulator starts a series of test and r</w:t>
      </w:r>
      <w:r>
        <w:t>e</w:t>
      </w:r>
      <w:r>
        <w:t>sponses with setting the corresponding bit.</w:t>
      </w:r>
    </w:p>
    <w:p w:rsidR="001577A1" w:rsidRDefault="001577A1" w:rsidP="00DC4F9A">
      <w:pPr>
        <w:pStyle w:val="FlietextEinzug"/>
        <w:jc w:val="both"/>
      </w:pPr>
    </w:p>
    <w:p w:rsidR="001577A1" w:rsidRDefault="001577A1" w:rsidP="00DC4F9A">
      <w:pPr>
        <w:pStyle w:val="FlietextEinzug"/>
        <w:jc w:val="both"/>
      </w:pPr>
      <w:r>
        <w:t xml:space="preserve">The dropping of the SoC is processed in the fifth cycle. Thus it is the only configured task, the series of test ends </w:t>
      </w:r>
      <w:r w:rsidR="003B0856">
        <w:t>with reaching the</w:t>
      </w:r>
      <w:r>
        <w:t xml:space="preserve"> sixth cycle and resets the status bit in the </w:t>
      </w:r>
      <w:r w:rsidR="00AD07F0">
        <w:t>following</w:t>
      </w:r>
      <w:r>
        <w:t xml:space="preserve"> one.</w:t>
      </w:r>
    </w:p>
    <w:p w:rsidR="0023011D" w:rsidRDefault="00E66AA1" w:rsidP="00DC4F9A">
      <w:pPr>
        <w:pStyle w:val="FlietextEinzug"/>
        <w:jc w:val="both"/>
      </w:pPr>
      <w:r>
        <w:br w:type="page"/>
      </w:r>
    </w:p>
    <w:p w:rsidR="003C58CC" w:rsidRPr="003C58CC" w:rsidRDefault="00A70C5A" w:rsidP="00DC4F9A">
      <w:pPr>
        <w:pStyle w:val="berschrift1"/>
      </w:pPr>
      <w:bookmarkStart w:id="144" w:name="_Toc334109036"/>
      <w:r>
        <w:lastRenderedPageBreak/>
        <w:t xml:space="preserve">Manipulation </w:t>
      </w:r>
      <w:r w:rsidR="00235E85" w:rsidRPr="0058722F">
        <w:t>Task</w:t>
      </w:r>
      <w:bookmarkEnd w:id="130"/>
      <w:bookmarkEnd w:id="131"/>
      <w:r w:rsidR="00DF7E1D">
        <w:t>s</w:t>
      </w:r>
      <w:bookmarkEnd w:id="144"/>
    </w:p>
    <w:p w:rsidR="003C58CC" w:rsidRDefault="009A777A" w:rsidP="003C58CC">
      <w:pPr>
        <w:pStyle w:val="FlietextEinzug"/>
        <w:keepNext/>
      </w:pPr>
      <w:r>
        <w:rPr>
          <w:noProof/>
          <w:lang w:eastAsia="en-GB"/>
        </w:rPr>
        <w:drawing>
          <wp:inline distT="0" distB="0" distL="0" distR="0" wp14:anchorId="17359AC8" wp14:editId="7E7FA83E">
            <wp:extent cx="3252084" cy="1459800"/>
            <wp:effectExtent l="0" t="0" r="5715" b="7620"/>
            <wp:docPr id="1000451" name="Grafik 1000451" descr="C:\Users\muelhausens\Desktop\FM_DOKU\Task_resgist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uelhausens\Desktop\FM_DOKU\Task_resgisters.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252385" cy="1459935"/>
                    </a:xfrm>
                    <a:prstGeom prst="rect">
                      <a:avLst/>
                    </a:prstGeom>
                    <a:noFill/>
                    <a:ln>
                      <a:noFill/>
                    </a:ln>
                  </pic:spPr>
                </pic:pic>
              </a:graphicData>
            </a:graphic>
          </wp:inline>
        </w:drawing>
      </w:r>
    </w:p>
    <w:p w:rsidR="007C2CFE" w:rsidRDefault="003C58CC" w:rsidP="003C58CC">
      <w:pPr>
        <w:pStyle w:val="Beschriftung"/>
      </w:pPr>
      <w:bookmarkStart w:id="145" w:name="_Ref330381846"/>
      <w:bookmarkStart w:id="146" w:name="_Ref330381806"/>
      <w:bookmarkStart w:id="147" w:name="_Toc334190358"/>
      <w:r>
        <w:t xml:space="preserve">Figure </w:t>
      </w:r>
      <w:r>
        <w:fldChar w:fldCharType="begin"/>
      </w:r>
      <w:r>
        <w:instrText xml:space="preserve"> SEQ Figure \* ARABIC </w:instrText>
      </w:r>
      <w:r>
        <w:fldChar w:fldCharType="separate"/>
      </w:r>
      <w:r w:rsidR="00B461E4">
        <w:rPr>
          <w:noProof/>
        </w:rPr>
        <w:t>35</w:t>
      </w:r>
      <w:r>
        <w:fldChar w:fldCharType="end"/>
      </w:r>
      <w:bookmarkEnd w:id="145"/>
      <w:r>
        <w:t>: Objects of the Manipulation Tasks</w:t>
      </w:r>
      <w:bookmarkEnd w:id="146"/>
      <w:bookmarkEnd w:id="147"/>
    </w:p>
    <w:p w:rsidR="009A777A" w:rsidRDefault="009A777A" w:rsidP="007C2CFE">
      <w:pPr>
        <w:pStyle w:val="FlietextEinzug"/>
      </w:pPr>
    </w:p>
    <w:p w:rsidR="009A777A" w:rsidRDefault="009A777A" w:rsidP="007C2CFE">
      <w:pPr>
        <w:pStyle w:val="FlietextEinzug"/>
      </w:pPr>
    </w:p>
    <w:p w:rsidR="00662945" w:rsidRDefault="003C58CC" w:rsidP="003C58CC">
      <w:pPr>
        <w:pStyle w:val="FlietextEinzug"/>
        <w:jc w:val="both"/>
      </w:pPr>
      <w:r>
        <w:t xml:space="preserve">The different manipulation tasks are configured by the </w:t>
      </w:r>
      <w:proofErr w:type="spellStart"/>
      <w:r w:rsidR="009C55FF">
        <w:t>subindices</w:t>
      </w:r>
      <w:proofErr w:type="spellEnd"/>
      <w:r w:rsidR="00662945">
        <w:t xml:space="preserve"> </w:t>
      </w:r>
      <w:r>
        <w:t>of the objects 3001</w:t>
      </w:r>
      <w:r w:rsidRPr="003C58CC">
        <w:rPr>
          <w:sz w:val="14"/>
        </w:rPr>
        <w:t>h</w:t>
      </w:r>
      <w:r>
        <w:t xml:space="preserve"> – 3004</w:t>
      </w:r>
      <w:r w:rsidRPr="003C58CC">
        <w:rPr>
          <w:sz w:val="14"/>
        </w:rPr>
        <w:t>h</w:t>
      </w:r>
      <w:r>
        <w:t>.</w:t>
      </w:r>
      <w:r w:rsidR="00662945">
        <w:t xml:space="preserve"> Their data content is </w:t>
      </w:r>
      <w:r w:rsidR="00D81EA3">
        <w:t xml:space="preserve">shown </w:t>
      </w:r>
      <w:r w:rsidR="00662945">
        <w:t xml:space="preserve">in </w:t>
      </w:r>
      <w:r w:rsidR="00662945" w:rsidRPr="00662945">
        <w:rPr>
          <w:i/>
        </w:rPr>
        <w:fldChar w:fldCharType="begin"/>
      </w:r>
      <w:r w:rsidR="00662945" w:rsidRPr="00662945">
        <w:rPr>
          <w:i/>
        </w:rPr>
        <w:instrText xml:space="preserve"> REF _Ref330381846 \h </w:instrText>
      </w:r>
      <w:r w:rsidR="00662945">
        <w:rPr>
          <w:i/>
        </w:rPr>
        <w:instrText xml:space="preserve"> \* MERGEFORMAT </w:instrText>
      </w:r>
      <w:r w:rsidR="00662945" w:rsidRPr="00662945">
        <w:rPr>
          <w:i/>
        </w:rPr>
      </w:r>
      <w:r w:rsidR="00662945" w:rsidRPr="00662945">
        <w:rPr>
          <w:i/>
        </w:rPr>
        <w:fldChar w:fldCharType="separate"/>
      </w:r>
      <w:ins w:id="148" w:author="Sebastian Muelhausen" w:date="2012-08-31T15:31:00Z">
        <w:r w:rsidR="00B461E4" w:rsidRPr="00B461E4">
          <w:rPr>
            <w:i/>
            <w:rPrChange w:id="149" w:author="Sebastian Muelhausen" w:date="2012-08-31T15:31:00Z">
              <w:rPr/>
            </w:rPrChange>
          </w:rPr>
          <w:t xml:space="preserve">Figure </w:t>
        </w:r>
        <w:r w:rsidR="00B461E4" w:rsidRPr="00B461E4">
          <w:rPr>
            <w:i/>
            <w:noProof/>
            <w:rPrChange w:id="150" w:author="Sebastian Muelhausen" w:date="2012-08-31T15:31:00Z">
              <w:rPr>
                <w:noProof/>
              </w:rPr>
            </w:rPrChange>
          </w:rPr>
          <w:t>35</w:t>
        </w:r>
      </w:ins>
      <w:del w:id="151" w:author="Sebastian Muelhausen" w:date="2012-08-31T15:31:00Z">
        <w:r w:rsidR="00BB7D24" w:rsidRPr="00E72D3F" w:rsidDel="00B461E4">
          <w:rPr>
            <w:i/>
          </w:rPr>
          <w:delText xml:space="preserve">Figure </w:delText>
        </w:r>
        <w:r w:rsidR="00BB7D24" w:rsidRPr="00E72D3F" w:rsidDel="00B461E4">
          <w:rPr>
            <w:i/>
            <w:noProof/>
          </w:rPr>
          <w:delText>35</w:delText>
        </w:r>
      </w:del>
      <w:r w:rsidR="00662945" w:rsidRPr="00662945">
        <w:rPr>
          <w:i/>
        </w:rPr>
        <w:fldChar w:fldCharType="end"/>
      </w:r>
      <w:r w:rsidR="00662945">
        <w:t>.</w:t>
      </w:r>
    </w:p>
    <w:p w:rsidR="00662945" w:rsidRDefault="00662945" w:rsidP="003C58CC">
      <w:pPr>
        <w:pStyle w:val="FlietextEinzug"/>
        <w:jc w:val="both"/>
      </w:pPr>
    </w:p>
    <w:p w:rsidR="00662945" w:rsidRDefault="00662945" w:rsidP="002774FD">
      <w:pPr>
        <w:pStyle w:val="FlietextEinzug"/>
        <w:ind w:left="0"/>
        <w:jc w:val="both"/>
      </w:pPr>
    </w:p>
    <w:p w:rsidR="002774FD" w:rsidRDefault="009C55FF" w:rsidP="002774FD">
      <w:pPr>
        <w:pStyle w:val="FlietextEinzug"/>
        <w:jc w:val="both"/>
      </w:pPr>
      <w:r>
        <w:t>Subindex</w:t>
      </w:r>
      <w:r w:rsidR="00325234">
        <w:t xml:space="preserve"> 0 contains </w:t>
      </w:r>
      <w:r w:rsidR="00D81EA3">
        <w:t xml:space="preserve">the </w:t>
      </w:r>
      <w:r w:rsidR="00325234">
        <w:t xml:space="preserve">number of following </w:t>
      </w:r>
      <w:proofErr w:type="spellStart"/>
      <w:r>
        <w:t>subindices</w:t>
      </w:r>
      <w:proofErr w:type="spellEnd"/>
      <w:r w:rsidR="00C96D27">
        <w:t xml:space="preserve">. </w:t>
      </w:r>
      <w:r w:rsidR="00D81EA3">
        <w:t>These</w:t>
      </w:r>
      <w:r w:rsidR="002774FD">
        <w:t xml:space="preserve"> are </w:t>
      </w:r>
      <w:r w:rsidR="00D81EA3">
        <w:t>written via</w:t>
      </w:r>
      <w:r w:rsidR="002774FD">
        <w:t xml:space="preserve"> SDO and contain eight byte of data</w:t>
      </w:r>
      <w:r w:rsidR="00D81EA3">
        <w:t xml:space="preserve"> each</w:t>
      </w:r>
      <w:r w:rsidR="002774FD">
        <w:t xml:space="preserve">. </w:t>
      </w:r>
      <w:r w:rsidR="00D81EA3">
        <w:t>The configuration of a specific task consists of 4 corresponding subindexes in the o</w:t>
      </w:r>
      <w:r w:rsidR="00D81EA3">
        <w:t>b</w:t>
      </w:r>
      <w:r w:rsidR="00D81EA3">
        <w:t xml:space="preserve">jects </w:t>
      </w:r>
      <w:r w:rsidR="00D74A37">
        <w:t>3001</w:t>
      </w:r>
      <w:r w:rsidR="00D74A37" w:rsidRPr="004638EE">
        <w:rPr>
          <w:sz w:val="14"/>
        </w:rPr>
        <w:t>h</w:t>
      </w:r>
      <w:r w:rsidR="00D74A37">
        <w:t>-3004</w:t>
      </w:r>
      <w:r w:rsidR="00D74A37" w:rsidRPr="004638EE">
        <w:rPr>
          <w:sz w:val="14"/>
        </w:rPr>
        <w:t>h</w:t>
      </w:r>
      <w:r w:rsidR="002774FD">
        <w:t xml:space="preserve">. </w:t>
      </w:r>
    </w:p>
    <w:p w:rsidR="00325234" w:rsidRDefault="002774FD" w:rsidP="002774FD">
      <w:pPr>
        <w:pStyle w:val="FlietextEinzug"/>
        <w:jc w:val="both"/>
      </w:pPr>
      <w:r>
        <w:t>E.g. the first task has its settings in 3001</w:t>
      </w:r>
      <w:r w:rsidR="004948C6" w:rsidRPr="004948C6">
        <w:rPr>
          <w:sz w:val="14"/>
        </w:rPr>
        <w:t>h</w:t>
      </w:r>
      <w:r>
        <w:t>/1 and 3002</w:t>
      </w:r>
      <w:r w:rsidR="004948C6" w:rsidRPr="004948C6">
        <w:rPr>
          <w:sz w:val="14"/>
        </w:rPr>
        <w:t>h</w:t>
      </w:r>
      <w:r w:rsidR="00794902">
        <w:t xml:space="preserve">/1. </w:t>
      </w:r>
      <w:r w:rsidR="005C6295">
        <w:t>The configuration of its</w:t>
      </w:r>
      <w:r w:rsidR="004948C6">
        <w:t xml:space="preserve"> f</w:t>
      </w:r>
      <w:r>
        <w:t>rame</w:t>
      </w:r>
      <w:r w:rsidR="005C6295">
        <w:t>-filter</w:t>
      </w:r>
      <w:r>
        <w:t xml:space="preserve"> </w:t>
      </w:r>
      <w:r w:rsidR="00794902">
        <w:t>is contained in</w:t>
      </w:r>
      <w:r w:rsidR="004948C6">
        <w:t xml:space="preserve"> </w:t>
      </w:r>
      <w:r>
        <w:t>3003</w:t>
      </w:r>
      <w:r w:rsidR="004948C6" w:rsidRPr="004948C6">
        <w:rPr>
          <w:sz w:val="14"/>
        </w:rPr>
        <w:t>h</w:t>
      </w:r>
      <w:r>
        <w:t>/1</w:t>
      </w:r>
      <w:r w:rsidR="004948C6">
        <w:t xml:space="preserve"> and its corresponding mask </w:t>
      </w:r>
      <w:r w:rsidR="00794902">
        <w:t xml:space="preserve">in </w:t>
      </w:r>
      <w:r w:rsidR="004948C6">
        <w:t>3004</w:t>
      </w:r>
      <w:r w:rsidR="004948C6" w:rsidRPr="004948C6">
        <w:rPr>
          <w:sz w:val="14"/>
        </w:rPr>
        <w:t>h</w:t>
      </w:r>
      <w:r w:rsidR="004948C6">
        <w:t xml:space="preserve">/1. </w:t>
      </w:r>
    </w:p>
    <w:p w:rsidR="00980C7F" w:rsidRDefault="00980C7F" w:rsidP="002774FD">
      <w:pPr>
        <w:pStyle w:val="FlietextEinzug"/>
        <w:jc w:val="both"/>
      </w:pPr>
    </w:p>
    <w:p w:rsidR="00BD1ACE" w:rsidRDefault="00110ACC" w:rsidP="002774FD">
      <w:pPr>
        <w:pStyle w:val="FlietextEinzug"/>
        <w:jc w:val="both"/>
      </w:pPr>
      <w:r>
        <w:t xml:space="preserve">The sequence of different </w:t>
      </w:r>
      <w:r w:rsidR="005C6295">
        <w:t xml:space="preserve">tasks </w:t>
      </w:r>
      <w:r w:rsidR="00E175C8">
        <w:t xml:space="preserve">is </w:t>
      </w:r>
      <w:r>
        <w:t>negligible</w:t>
      </w:r>
      <w:r w:rsidR="005C6295">
        <w:t xml:space="preserve"> (meaning: a task which should run in POWERLINK-Cycle 5 can be configured before one that runs in cycle 3)</w:t>
      </w:r>
      <w:r>
        <w:t xml:space="preserve">. </w:t>
      </w:r>
      <w:r w:rsidR="00E175C8">
        <w:t xml:space="preserve">However, it </w:t>
      </w:r>
      <w:r w:rsidR="002F005D">
        <w:t>should</w:t>
      </w:r>
      <w:r w:rsidR="00E175C8">
        <w:t xml:space="preserve"> be </w:t>
      </w:r>
      <w:r w:rsidR="002F005D">
        <w:t>avoided to create gaps between different tasks</w:t>
      </w:r>
      <w:r w:rsidR="00BD1ACE">
        <w:t>.</w:t>
      </w:r>
    </w:p>
    <w:p w:rsidR="00BD1ACE" w:rsidRDefault="00BD1ACE" w:rsidP="002774FD">
      <w:pPr>
        <w:pStyle w:val="FlietextEinzug"/>
        <w:jc w:val="both"/>
      </w:pPr>
    </w:p>
    <w:p w:rsidR="00BD1ACE" w:rsidRDefault="00BD1ACE" w:rsidP="002774FD">
      <w:pPr>
        <w:pStyle w:val="FlietextEinzug"/>
        <w:jc w:val="both"/>
      </w:pPr>
      <w:r>
        <w:t xml:space="preserve">The Framemanipulator compares the received frame with </w:t>
      </w:r>
      <w:r w:rsidR="008B18B7">
        <w:t xml:space="preserve">all configured </w:t>
      </w:r>
      <w:r>
        <w:t>tasks</w:t>
      </w:r>
      <w:r w:rsidR="008B18B7">
        <w:t xml:space="preserve"> to find a matching frame-filter,</w:t>
      </w:r>
      <w:r>
        <w:t xml:space="preserve"> until </w:t>
      </w:r>
      <w:r w:rsidR="008B18B7">
        <w:t>it</w:t>
      </w:r>
      <w:r>
        <w:t xml:space="preserve"> reaches the last </w:t>
      </w:r>
      <w:r w:rsidR="00DF4A36">
        <w:t>entry</w:t>
      </w:r>
      <w:r>
        <w:t xml:space="preserve"> or an empty </w:t>
      </w:r>
      <w:r w:rsidR="00DF4A36">
        <w:t>task</w:t>
      </w:r>
      <w:r w:rsidR="008B18B7">
        <w:t xml:space="preserve"> (gap)</w:t>
      </w:r>
      <w:r w:rsidR="00DF4A36">
        <w:t>.</w:t>
      </w:r>
      <w:r w:rsidR="008B18B7">
        <w:t xml:space="preserve"> This behaviour was chosen in order to achieve a constant and deterministic time-delay for frame-processing.</w:t>
      </w:r>
    </w:p>
    <w:p w:rsidR="00BD1ACE" w:rsidRDefault="00BD1ACE" w:rsidP="002774FD">
      <w:pPr>
        <w:pStyle w:val="FlietextEinzug"/>
        <w:jc w:val="both"/>
      </w:pPr>
    </w:p>
    <w:p w:rsidR="009B4BAD" w:rsidRDefault="00BD1ACE" w:rsidP="002774FD">
      <w:pPr>
        <w:pStyle w:val="FlietextEinzug"/>
        <w:jc w:val="both"/>
      </w:pPr>
      <w:r>
        <w:t>For example: A</w:t>
      </w:r>
      <w:r w:rsidR="00E40EEF">
        <w:t xml:space="preserve"> configur</w:t>
      </w:r>
      <w:r>
        <w:t xml:space="preserve">ation of ten tasks on </w:t>
      </w:r>
      <w:proofErr w:type="spellStart"/>
      <w:r w:rsidR="009C55FF">
        <w:t>subindices</w:t>
      </w:r>
      <w:proofErr w:type="spellEnd"/>
      <w:r>
        <w:t xml:space="preserve"> 1 to 11 without using subindex number 8 will only </w:t>
      </w:r>
      <w:r w:rsidR="00794902">
        <w:t>process the tasks</w:t>
      </w:r>
      <w:r>
        <w:t xml:space="preserve"> of subindex 1 to 7.</w:t>
      </w:r>
    </w:p>
    <w:p w:rsidR="009B4BAD" w:rsidRDefault="009B4BAD" w:rsidP="002774FD">
      <w:pPr>
        <w:pStyle w:val="FlietextEinzug"/>
        <w:jc w:val="both"/>
      </w:pPr>
    </w:p>
    <w:p w:rsidR="009B4BAD" w:rsidRDefault="009B4BAD" w:rsidP="009B4BAD">
      <w:pPr>
        <w:pStyle w:val="FlietextEinzug"/>
        <w:keepNext/>
        <w:jc w:val="both"/>
      </w:pPr>
      <w:r>
        <w:rPr>
          <w:noProof/>
          <w:lang w:eastAsia="en-GB"/>
        </w:rPr>
        <w:drawing>
          <wp:inline distT="0" distB="0" distL="0" distR="0" wp14:anchorId="1C290A25" wp14:editId="6D76E75C">
            <wp:extent cx="3251429" cy="2321520"/>
            <wp:effectExtent l="0" t="0" r="6350" b="3175"/>
            <wp:docPr id="1000452" name="Grafik 1000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uelhausens\Desktop\FM_DOKU\tasks\gap_example.png"/>
                    <pic:cNvPicPr>
                      <a:picLocks noChangeAspect="1" noChangeArrowheads="1"/>
                    </pic:cNvPicPr>
                  </pic:nvPicPr>
                  <pic:blipFill>
                    <a:blip r:embed="rId42">
                      <a:extLst>
                        <a:ext uri="{28A0092B-C50C-407E-A947-70E740481C1C}">
                          <a14:useLocalDpi xmlns:a14="http://schemas.microsoft.com/office/drawing/2010/main" val="0"/>
                        </a:ext>
                      </a:extLst>
                    </a:blip>
                    <a:stretch>
                      <a:fillRect/>
                    </a:stretch>
                  </pic:blipFill>
                  <pic:spPr bwMode="auto">
                    <a:xfrm>
                      <a:off x="0" y="0"/>
                      <a:ext cx="3251429" cy="2321520"/>
                    </a:xfrm>
                    <a:prstGeom prst="rect">
                      <a:avLst/>
                    </a:prstGeom>
                    <a:noFill/>
                    <a:ln>
                      <a:noFill/>
                    </a:ln>
                  </pic:spPr>
                </pic:pic>
              </a:graphicData>
            </a:graphic>
          </wp:inline>
        </w:drawing>
      </w:r>
    </w:p>
    <w:p w:rsidR="00980C7F" w:rsidRDefault="009B4BAD" w:rsidP="009B4BAD">
      <w:pPr>
        <w:pStyle w:val="Beschriftung"/>
        <w:jc w:val="both"/>
      </w:pPr>
      <w:bookmarkStart w:id="152" w:name="_Toc334190359"/>
      <w:r>
        <w:t xml:space="preserve">Figure </w:t>
      </w:r>
      <w:r>
        <w:fldChar w:fldCharType="begin"/>
      </w:r>
      <w:r>
        <w:instrText xml:space="preserve"> SEQ Figure \* ARABIC </w:instrText>
      </w:r>
      <w:r>
        <w:fldChar w:fldCharType="separate"/>
      </w:r>
      <w:r w:rsidR="00B461E4">
        <w:rPr>
          <w:noProof/>
        </w:rPr>
        <w:t>36</w:t>
      </w:r>
      <w:r>
        <w:fldChar w:fldCharType="end"/>
      </w:r>
      <w:r>
        <w:t>: Example</w:t>
      </w:r>
      <w:r>
        <w:rPr>
          <w:noProof/>
        </w:rPr>
        <w:t xml:space="preserve"> of the used Task Objects</w:t>
      </w:r>
      <w:bookmarkEnd w:id="152"/>
    </w:p>
    <w:p w:rsidR="00F9435F" w:rsidRDefault="00F9435F" w:rsidP="002774FD">
      <w:pPr>
        <w:pStyle w:val="FlietextEinzug"/>
        <w:jc w:val="both"/>
      </w:pPr>
    </w:p>
    <w:p w:rsidR="009B4BAD" w:rsidRDefault="00D73938" w:rsidP="00DC4F9A">
      <w:pPr>
        <w:pStyle w:val="FlietextEinzug"/>
        <w:jc w:val="both"/>
      </w:pPr>
      <w:r>
        <w:t xml:space="preserve">Unused tasks can be deactivated </w:t>
      </w:r>
      <w:r w:rsidR="00E63F0F">
        <w:t>by writing</w:t>
      </w:r>
      <w:r>
        <w:t xml:space="preserve"> a cycle</w:t>
      </w:r>
      <w:r w:rsidR="00E63F0F">
        <w:t>-</w:t>
      </w:r>
      <w:r>
        <w:t xml:space="preserve">number of 0 </w:t>
      </w:r>
      <w:r w:rsidR="00E63F0F">
        <w:t xml:space="preserve">to </w:t>
      </w:r>
      <w:r>
        <w:t xml:space="preserve">the </w:t>
      </w:r>
      <w:r w:rsidR="00E63F0F">
        <w:t xml:space="preserve">corresponding subobject of </w:t>
      </w:r>
      <w:r>
        <w:t>object 3001</w:t>
      </w:r>
      <w:r w:rsidRPr="00D73938">
        <w:rPr>
          <w:sz w:val="14"/>
        </w:rPr>
        <w:t>h</w:t>
      </w:r>
      <w:r>
        <w:t>.</w:t>
      </w:r>
      <w:r w:rsidR="009B4BAD">
        <w:br w:type="page"/>
      </w:r>
    </w:p>
    <w:p w:rsidR="003C58CC" w:rsidRDefault="009B4BAD" w:rsidP="009B4BAD">
      <w:pPr>
        <w:pStyle w:val="berschrift2"/>
        <w:rPr>
          <w:lang w:val="de-DE"/>
        </w:rPr>
      </w:pPr>
      <w:bookmarkStart w:id="153" w:name="_Toc334109037"/>
      <w:r>
        <w:rPr>
          <w:lang w:val="de-DE"/>
        </w:rPr>
        <w:lastRenderedPageBreak/>
        <w:t>T</w:t>
      </w:r>
      <w:r w:rsidR="003C58CC">
        <w:rPr>
          <w:lang w:val="de-DE"/>
        </w:rPr>
        <w:t>ask Settings</w:t>
      </w:r>
      <w:bookmarkEnd w:id="153"/>
    </w:p>
    <w:p w:rsidR="004D5C03" w:rsidRPr="004D5C03" w:rsidRDefault="004D5C03" w:rsidP="004D5C03">
      <w:pPr>
        <w:pStyle w:val="FlietextEinzug"/>
        <w:rPr>
          <w:lang w:val="de-DE"/>
        </w:rPr>
      </w:pPr>
    </w:p>
    <w:p w:rsidR="00BD5BE9" w:rsidRDefault="00BD5BE9" w:rsidP="00BD5BE9">
      <w:pPr>
        <w:pStyle w:val="FlietextEinzug"/>
        <w:keepNext/>
      </w:pPr>
      <w:r>
        <w:rPr>
          <w:noProof/>
          <w:lang w:eastAsia="en-GB"/>
        </w:rPr>
        <w:drawing>
          <wp:inline distT="0" distB="0" distL="0" distR="0" wp14:anchorId="05969DED" wp14:editId="7E3536FB">
            <wp:extent cx="4661022" cy="485029"/>
            <wp:effectExtent l="0" t="0" r="0" b="0"/>
            <wp:docPr id="1000455" name="Grafik 1000455" descr="C:\Users\muelhausens\Desktop\FM_DOKU\tasks\Buffer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uelhausens\Desktop\FM_DOKU\tasks\Buffer0.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662238" cy="485156"/>
                    </a:xfrm>
                    <a:prstGeom prst="rect">
                      <a:avLst/>
                    </a:prstGeom>
                    <a:noFill/>
                    <a:ln>
                      <a:noFill/>
                    </a:ln>
                  </pic:spPr>
                </pic:pic>
              </a:graphicData>
            </a:graphic>
          </wp:inline>
        </w:drawing>
      </w:r>
    </w:p>
    <w:p w:rsidR="000404E2" w:rsidRDefault="00BD5BE9" w:rsidP="00BD5BE9">
      <w:pPr>
        <w:pStyle w:val="Beschriftung"/>
        <w:rPr>
          <w:noProof/>
        </w:rPr>
      </w:pPr>
      <w:bookmarkStart w:id="154" w:name="_Ref330388860"/>
      <w:bookmarkStart w:id="155" w:name="_Toc334190360"/>
      <w:r>
        <w:t xml:space="preserve">Figure </w:t>
      </w:r>
      <w:r>
        <w:fldChar w:fldCharType="begin"/>
      </w:r>
      <w:r>
        <w:instrText xml:space="preserve"> SEQ Figure \* ARABIC </w:instrText>
      </w:r>
      <w:r>
        <w:fldChar w:fldCharType="separate"/>
      </w:r>
      <w:r w:rsidR="00B461E4">
        <w:rPr>
          <w:noProof/>
        </w:rPr>
        <w:t>37</w:t>
      </w:r>
      <w:r>
        <w:fldChar w:fldCharType="end"/>
      </w:r>
      <w:bookmarkEnd w:id="154"/>
      <w:r>
        <w:t>: Basic Structure of the Task Setting</w:t>
      </w:r>
      <w:r>
        <w:rPr>
          <w:noProof/>
        </w:rPr>
        <w:t xml:space="preserve"> Objects</w:t>
      </w:r>
      <w:bookmarkEnd w:id="155"/>
    </w:p>
    <w:p w:rsidR="00BD5BE9" w:rsidRDefault="00BD5BE9" w:rsidP="00BD5BE9">
      <w:pPr>
        <w:pStyle w:val="FlietextEinzug"/>
      </w:pPr>
    </w:p>
    <w:p w:rsidR="004E5789" w:rsidRPr="00BD5BE9" w:rsidRDefault="004E5789" w:rsidP="00BD5BE9">
      <w:pPr>
        <w:pStyle w:val="FlietextEinzug"/>
      </w:pPr>
    </w:p>
    <w:p w:rsidR="0058522E" w:rsidRDefault="00BD5BE9" w:rsidP="009941DE">
      <w:pPr>
        <w:pStyle w:val="FlietextEinzug"/>
        <w:jc w:val="both"/>
      </w:pPr>
      <w:r w:rsidRPr="00BD5BE9">
        <w:t>The basic structure of the setting objects 3001</w:t>
      </w:r>
      <w:r w:rsidRPr="00BD5BE9">
        <w:rPr>
          <w:sz w:val="14"/>
        </w:rPr>
        <w:t>h</w:t>
      </w:r>
      <w:r w:rsidRPr="00BD5BE9">
        <w:t xml:space="preserve"> and 3002</w:t>
      </w:r>
      <w:r w:rsidRPr="00BD5BE9">
        <w:rPr>
          <w:sz w:val="14"/>
        </w:rPr>
        <w:t>h</w:t>
      </w:r>
      <w:r>
        <w:t xml:space="preserve"> </w:t>
      </w:r>
      <w:r w:rsidR="00F542CB">
        <w:t>is shown</w:t>
      </w:r>
      <w:r>
        <w:t xml:space="preserve"> in </w:t>
      </w:r>
      <w:r w:rsidRPr="00BD5BE9">
        <w:rPr>
          <w:i/>
        </w:rPr>
        <w:fldChar w:fldCharType="begin"/>
      </w:r>
      <w:r w:rsidRPr="00BD5BE9">
        <w:rPr>
          <w:i/>
        </w:rPr>
        <w:instrText xml:space="preserve"> REF _Ref330388860 \h </w:instrText>
      </w:r>
      <w:r>
        <w:rPr>
          <w:i/>
        </w:rPr>
        <w:instrText xml:space="preserve"> \* MERGEFORMAT </w:instrText>
      </w:r>
      <w:r w:rsidRPr="00BD5BE9">
        <w:rPr>
          <w:i/>
        </w:rPr>
      </w:r>
      <w:r w:rsidRPr="00BD5BE9">
        <w:rPr>
          <w:i/>
        </w:rPr>
        <w:fldChar w:fldCharType="separate"/>
      </w:r>
      <w:ins w:id="156" w:author="Sebastian Muelhausen" w:date="2012-08-31T15:31:00Z">
        <w:r w:rsidR="00B461E4" w:rsidRPr="00B461E4">
          <w:rPr>
            <w:i/>
            <w:rPrChange w:id="157" w:author="Sebastian Muelhausen" w:date="2012-08-31T15:31:00Z">
              <w:rPr/>
            </w:rPrChange>
          </w:rPr>
          <w:t xml:space="preserve">Figure </w:t>
        </w:r>
        <w:r w:rsidR="00B461E4" w:rsidRPr="00B461E4">
          <w:rPr>
            <w:i/>
            <w:noProof/>
            <w:rPrChange w:id="158" w:author="Sebastian Muelhausen" w:date="2012-08-31T15:31:00Z">
              <w:rPr>
                <w:noProof/>
              </w:rPr>
            </w:rPrChange>
          </w:rPr>
          <w:t>37</w:t>
        </w:r>
      </w:ins>
      <w:del w:id="159" w:author="Sebastian Muelhausen" w:date="2012-08-31T15:31:00Z">
        <w:r w:rsidR="00BB7D24" w:rsidRPr="00E72D3F" w:rsidDel="00B461E4">
          <w:rPr>
            <w:i/>
          </w:rPr>
          <w:delText xml:space="preserve">Figure </w:delText>
        </w:r>
        <w:r w:rsidR="00BB7D24" w:rsidRPr="00E72D3F" w:rsidDel="00B461E4">
          <w:rPr>
            <w:i/>
            <w:noProof/>
          </w:rPr>
          <w:delText>37</w:delText>
        </w:r>
      </w:del>
      <w:r w:rsidRPr="00BD5BE9">
        <w:rPr>
          <w:i/>
        </w:rPr>
        <w:fldChar w:fldCharType="end"/>
      </w:r>
      <w:r>
        <w:t>. T</w:t>
      </w:r>
      <w:r w:rsidRPr="00BD5BE9">
        <w:t xml:space="preserve">he first </w:t>
      </w:r>
      <w:r w:rsidR="00F542CB">
        <w:t>b</w:t>
      </w:r>
      <w:r w:rsidRPr="00BD5BE9">
        <w:t>yte of object 3001</w:t>
      </w:r>
      <w:r w:rsidRPr="00BD5BE9">
        <w:rPr>
          <w:sz w:val="14"/>
        </w:rPr>
        <w:t>h</w:t>
      </w:r>
      <w:r w:rsidRPr="00BD5BE9">
        <w:t xml:space="preserve"> contains the </w:t>
      </w:r>
      <w:r>
        <w:t>active cycle for this task.</w:t>
      </w:r>
    </w:p>
    <w:p w:rsidR="0058522E" w:rsidRDefault="0058522E" w:rsidP="009941DE">
      <w:pPr>
        <w:pStyle w:val="FlietextEinzug"/>
        <w:jc w:val="both"/>
      </w:pPr>
    </w:p>
    <w:p w:rsidR="0058522E" w:rsidRPr="0058522E" w:rsidRDefault="0058522E" w:rsidP="009941DE">
      <w:pPr>
        <w:pStyle w:val="FlietextEinzug"/>
        <w:jc w:val="both"/>
        <w:rPr>
          <w:b/>
        </w:rPr>
      </w:pPr>
      <w:r w:rsidRPr="0058522E">
        <w:rPr>
          <w:b/>
        </w:rPr>
        <w:t>Byte 1: Cycle:</w:t>
      </w:r>
    </w:p>
    <w:p w:rsidR="004D5C03" w:rsidRDefault="004D5C03" w:rsidP="009941DE">
      <w:pPr>
        <w:pStyle w:val="FlietextEinzug"/>
        <w:ind w:left="0"/>
        <w:jc w:val="both"/>
      </w:pPr>
    </w:p>
    <w:p w:rsidR="009941DE" w:rsidRDefault="004D5C03" w:rsidP="005E4CD3">
      <w:pPr>
        <w:pStyle w:val="FlietextEinzug"/>
        <w:numPr>
          <w:ilvl w:val="0"/>
          <w:numId w:val="12"/>
        </w:numPr>
        <w:jc w:val="both"/>
      </w:pPr>
      <w:r w:rsidRPr="009941DE">
        <w:rPr>
          <w:b/>
        </w:rPr>
        <w:t>0</w:t>
      </w:r>
      <w:r w:rsidR="009941DE">
        <w:t>: Task is</w:t>
      </w:r>
      <w:r>
        <w:t xml:space="preserve"> inactive</w:t>
      </w:r>
    </w:p>
    <w:p w:rsidR="009941DE" w:rsidRDefault="009941DE" w:rsidP="005E4CD3">
      <w:pPr>
        <w:pStyle w:val="FlietextEinzug"/>
        <w:numPr>
          <w:ilvl w:val="1"/>
          <w:numId w:val="12"/>
        </w:numPr>
        <w:jc w:val="both"/>
      </w:pPr>
      <w:r>
        <w:t>U</w:t>
      </w:r>
      <w:r w:rsidR="004D5C03">
        <w:t>seful for small reconfigurations</w:t>
      </w:r>
    </w:p>
    <w:p w:rsidR="004D5C03" w:rsidRDefault="00DF4A36" w:rsidP="00DF4A36">
      <w:pPr>
        <w:pStyle w:val="FlietextEinzug"/>
        <w:numPr>
          <w:ilvl w:val="1"/>
          <w:numId w:val="12"/>
        </w:numPr>
        <w:jc w:val="both"/>
      </w:pPr>
      <w:r>
        <w:t>Deactivated tasks</w:t>
      </w:r>
      <w:r w:rsidR="004D5C03">
        <w:t xml:space="preserve"> are not interpreted as</w:t>
      </w:r>
      <w:r w:rsidR="009941DE">
        <w:t xml:space="preserve"> </w:t>
      </w:r>
      <w:r>
        <w:t xml:space="preserve">a </w:t>
      </w:r>
      <w:r w:rsidR="009941DE">
        <w:t xml:space="preserve">gaps </w:t>
      </w:r>
    </w:p>
    <w:p w:rsidR="00BD5BE9" w:rsidRDefault="00BD5BE9" w:rsidP="009941DE">
      <w:pPr>
        <w:pStyle w:val="FlietextEinzug"/>
        <w:jc w:val="both"/>
      </w:pPr>
    </w:p>
    <w:p w:rsidR="009941DE" w:rsidRDefault="009941DE" w:rsidP="005E4CD3">
      <w:pPr>
        <w:pStyle w:val="FlietextEinzug"/>
        <w:numPr>
          <w:ilvl w:val="0"/>
          <w:numId w:val="12"/>
        </w:numPr>
        <w:jc w:val="both"/>
      </w:pPr>
      <w:r w:rsidRPr="009941DE">
        <w:rPr>
          <w:b/>
        </w:rPr>
        <w:t>1 – 254</w:t>
      </w:r>
      <w:r>
        <w:t xml:space="preserve">: Task is active in </w:t>
      </w:r>
      <w:r w:rsidR="00D5764B">
        <w:t xml:space="preserve">the </w:t>
      </w:r>
      <w:r>
        <w:t xml:space="preserve">cycle </w:t>
      </w:r>
      <w:r w:rsidR="00D5764B">
        <w:t>of</w:t>
      </w:r>
      <w:r>
        <w:t xml:space="preserve"> this number</w:t>
      </w:r>
    </w:p>
    <w:p w:rsidR="009941DE" w:rsidRDefault="009941DE" w:rsidP="005E4CD3">
      <w:pPr>
        <w:pStyle w:val="FlietextEinzug"/>
        <w:numPr>
          <w:ilvl w:val="1"/>
          <w:numId w:val="12"/>
        </w:numPr>
        <w:jc w:val="both"/>
      </w:pPr>
      <w:r>
        <w:t>The Framemanipulator starts counting incoming SoCs after receiving the start signal</w:t>
      </w:r>
    </w:p>
    <w:p w:rsidR="009941DE" w:rsidRDefault="009941DE" w:rsidP="009941DE">
      <w:pPr>
        <w:pStyle w:val="FlietextEinzug"/>
        <w:jc w:val="both"/>
      </w:pPr>
    </w:p>
    <w:p w:rsidR="00BD5BE9" w:rsidRDefault="009941DE" w:rsidP="005E4CD3">
      <w:pPr>
        <w:pStyle w:val="FlietextEinzug"/>
        <w:numPr>
          <w:ilvl w:val="0"/>
          <w:numId w:val="13"/>
        </w:numPr>
        <w:jc w:val="both"/>
      </w:pPr>
      <w:r w:rsidRPr="009941DE">
        <w:rPr>
          <w:b/>
        </w:rPr>
        <w:t>255</w:t>
      </w:r>
      <w:r>
        <w:t xml:space="preserve">: Task is active </w:t>
      </w:r>
      <w:r w:rsidR="00F542CB">
        <w:t>in all cycles until test is finished</w:t>
      </w:r>
    </w:p>
    <w:p w:rsidR="009941DE" w:rsidRDefault="009941DE" w:rsidP="005E4CD3">
      <w:pPr>
        <w:pStyle w:val="FlietextEinzug"/>
        <w:numPr>
          <w:ilvl w:val="1"/>
          <w:numId w:val="13"/>
        </w:numPr>
        <w:jc w:val="both"/>
      </w:pPr>
      <w:r w:rsidRPr="009941DE">
        <w:t>Useful</w:t>
      </w:r>
      <w:r>
        <w:t xml:space="preserve"> for manipulating infrequent events, whose cycle number is </w:t>
      </w:r>
      <w:proofErr w:type="gramStart"/>
      <w:r>
        <w:t>unknown.</w:t>
      </w:r>
      <w:proofErr w:type="gramEnd"/>
    </w:p>
    <w:p w:rsidR="003D21FA" w:rsidRDefault="009941DE" w:rsidP="009941DE">
      <w:pPr>
        <w:pStyle w:val="FlietextEinzug"/>
        <w:jc w:val="both"/>
      </w:pPr>
      <w:r>
        <w:t xml:space="preserve"> </w:t>
      </w:r>
    </w:p>
    <w:p w:rsidR="00DF4A36" w:rsidRDefault="00DF4A36" w:rsidP="009941DE">
      <w:pPr>
        <w:pStyle w:val="FlietextEinzug"/>
        <w:jc w:val="both"/>
      </w:pPr>
    </w:p>
    <w:p w:rsidR="00347E00" w:rsidRDefault="00347E00" w:rsidP="009941DE">
      <w:pPr>
        <w:pStyle w:val="FlietextEinzug"/>
        <w:jc w:val="both"/>
      </w:pPr>
      <w:r>
        <w:t xml:space="preserve">The </w:t>
      </w:r>
      <w:r w:rsidR="00133835">
        <w:t xml:space="preserve">second </w:t>
      </w:r>
      <w:r w:rsidR="00F542CB">
        <w:t>b</w:t>
      </w:r>
      <w:r w:rsidR="00133835">
        <w:t xml:space="preserve">yte </w:t>
      </w:r>
      <w:r w:rsidR="00F542CB">
        <w:t xml:space="preserve">contains </w:t>
      </w:r>
      <w:r w:rsidR="00133835">
        <w:t xml:space="preserve">the </w:t>
      </w:r>
      <w:r w:rsidR="00F542CB">
        <w:t>task-type:</w:t>
      </w:r>
    </w:p>
    <w:p w:rsidR="00133835" w:rsidRDefault="00133835" w:rsidP="009941DE">
      <w:pPr>
        <w:pStyle w:val="FlietextEinzug"/>
        <w:jc w:val="both"/>
      </w:pPr>
    </w:p>
    <w:p w:rsidR="00133835" w:rsidRPr="00133835" w:rsidRDefault="00133835" w:rsidP="009941DE">
      <w:pPr>
        <w:pStyle w:val="FlietextEinzug"/>
        <w:jc w:val="both"/>
        <w:rPr>
          <w:b/>
        </w:rPr>
      </w:pPr>
      <w:r w:rsidRPr="00133835">
        <w:rPr>
          <w:b/>
        </w:rPr>
        <w:t>Byte 2: Task:</w:t>
      </w:r>
    </w:p>
    <w:p w:rsidR="00133835" w:rsidRDefault="00133835" w:rsidP="009941DE">
      <w:pPr>
        <w:pStyle w:val="FlietextEinzug"/>
        <w:jc w:val="both"/>
      </w:pPr>
    </w:p>
    <w:p w:rsidR="00133835" w:rsidRDefault="00133835" w:rsidP="005E4CD3">
      <w:pPr>
        <w:pStyle w:val="FlietextEinzug"/>
        <w:numPr>
          <w:ilvl w:val="0"/>
          <w:numId w:val="13"/>
        </w:numPr>
        <w:jc w:val="both"/>
      </w:pPr>
      <w:r w:rsidRPr="00133835">
        <w:rPr>
          <w:b/>
        </w:rPr>
        <w:t>0x01</w:t>
      </w:r>
      <w:r>
        <w:t xml:space="preserve">: </w:t>
      </w:r>
      <w:r w:rsidR="00F542CB">
        <w:t>Drop f</w:t>
      </w:r>
      <w:r>
        <w:t>rames</w:t>
      </w:r>
    </w:p>
    <w:p w:rsidR="00133835" w:rsidRDefault="00133835" w:rsidP="00133835">
      <w:pPr>
        <w:pStyle w:val="FlietextEinzug"/>
        <w:jc w:val="both"/>
      </w:pPr>
    </w:p>
    <w:p w:rsidR="00133835" w:rsidRDefault="00133835" w:rsidP="005E4CD3">
      <w:pPr>
        <w:pStyle w:val="FlietextEinzug"/>
        <w:numPr>
          <w:ilvl w:val="0"/>
          <w:numId w:val="13"/>
        </w:numPr>
        <w:jc w:val="both"/>
      </w:pPr>
      <w:r w:rsidRPr="00133835">
        <w:rPr>
          <w:b/>
        </w:rPr>
        <w:t>0x02</w:t>
      </w:r>
      <w:r>
        <w:t xml:space="preserve">: Delay </w:t>
      </w:r>
      <w:r w:rsidR="00F542CB">
        <w:t>f</w:t>
      </w:r>
      <w:r>
        <w:t>rames</w:t>
      </w:r>
    </w:p>
    <w:p w:rsidR="00133835" w:rsidRDefault="00133835" w:rsidP="00133835">
      <w:pPr>
        <w:pStyle w:val="Listenabsatz"/>
      </w:pPr>
    </w:p>
    <w:p w:rsidR="00133835" w:rsidRDefault="00133835" w:rsidP="005E4CD3">
      <w:pPr>
        <w:pStyle w:val="FlietextEinzug"/>
        <w:numPr>
          <w:ilvl w:val="0"/>
          <w:numId w:val="13"/>
        </w:numPr>
        <w:jc w:val="both"/>
      </w:pPr>
      <w:r w:rsidRPr="00133835">
        <w:rPr>
          <w:b/>
        </w:rPr>
        <w:t>0x04</w:t>
      </w:r>
      <w:r>
        <w:t>: Manipulat</w:t>
      </w:r>
      <w:r w:rsidR="00F542CB">
        <w:t>e</w:t>
      </w:r>
      <w:r>
        <w:t xml:space="preserve"> the </w:t>
      </w:r>
      <w:r w:rsidR="00F542CB">
        <w:t>frame-header fields</w:t>
      </w:r>
    </w:p>
    <w:p w:rsidR="00133835" w:rsidRDefault="00133835" w:rsidP="00133835">
      <w:pPr>
        <w:pStyle w:val="Listenabsatz"/>
      </w:pPr>
    </w:p>
    <w:p w:rsidR="00133835" w:rsidRDefault="00133835" w:rsidP="005E4CD3">
      <w:pPr>
        <w:pStyle w:val="FlietextEinzug"/>
        <w:numPr>
          <w:ilvl w:val="0"/>
          <w:numId w:val="13"/>
        </w:numPr>
        <w:jc w:val="both"/>
      </w:pPr>
      <w:r w:rsidRPr="00133835">
        <w:rPr>
          <w:b/>
        </w:rPr>
        <w:t>0x08</w:t>
      </w:r>
      <w:r>
        <w:t>: Distort CRC</w:t>
      </w:r>
    </w:p>
    <w:p w:rsidR="00133835" w:rsidRDefault="00133835" w:rsidP="00133835">
      <w:pPr>
        <w:pStyle w:val="Listenabsatz"/>
      </w:pPr>
    </w:p>
    <w:p w:rsidR="00133835" w:rsidRDefault="00133835" w:rsidP="005E4CD3">
      <w:pPr>
        <w:pStyle w:val="FlietextEinzug"/>
        <w:numPr>
          <w:ilvl w:val="0"/>
          <w:numId w:val="13"/>
        </w:numPr>
        <w:jc w:val="both"/>
      </w:pPr>
      <w:r w:rsidRPr="00133835">
        <w:rPr>
          <w:b/>
        </w:rPr>
        <w:t>0x10</w:t>
      </w:r>
      <w:r>
        <w:t>: Truncat</w:t>
      </w:r>
      <w:r w:rsidR="00F542CB">
        <w:t>e</w:t>
      </w:r>
      <w:r>
        <w:t xml:space="preserve"> </w:t>
      </w:r>
      <w:r w:rsidR="00F542CB">
        <w:t>f</w:t>
      </w:r>
      <w:r>
        <w:t>rames</w:t>
      </w:r>
    </w:p>
    <w:p w:rsidR="009941DE" w:rsidRPr="00BD5BE9" w:rsidRDefault="009941DE" w:rsidP="009941DE">
      <w:pPr>
        <w:pStyle w:val="FlietextEinzug"/>
        <w:ind w:left="1724"/>
        <w:jc w:val="both"/>
      </w:pPr>
    </w:p>
    <w:p w:rsidR="004E5789" w:rsidRPr="00BD5BE9" w:rsidRDefault="004E5789" w:rsidP="009941DE">
      <w:pPr>
        <w:pStyle w:val="FlietextEinzug"/>
        <w:jc w:val="both"/>
      </w:pPr>
    </w:p>
    <w:p w:rsidR="009B4BAD" w:rsidRDefault="004E5789" w:rsidP="009941DE">
      <w:pPr>
        <w:pStyle w:val="FlietextEinzug"/>
        <w:jc w:val="both"/>
      </w:pPr>
      <w:r>
        <w:t xml:space="preserve">The </w:t>
      </w:r>
      <w:r w:rsidR="00F542CB">
        <w:t xml:space="preserve">meaning of the remaining </w:t>
      </w:r>
      <w:r>
        <w:t xml:space="preserve">14 </w:t>
      </w:r>
      <w:r w:rsidR="00F542CB">
        <w:t>b</w:t>
      </w:r>
      <w:r>
        <w:t>ytes</w:t>
      </w:r>
      <w:r w:rsidR="000404E2">
        <w:t xml:space="preserve"> depend</w:t>
      </w:r>
      <w:r w:rsidR="00F542CB">
        <w:t>s</w:t>
      </w:r>
      <w:r w:rsidR="000404E2">
        <w:t xml:space="preserve"> on the </w:t>
      </w:r>
      <w:r>
        <w:t>selected</w:t>
      </w:r>
      <w:r w:rsidR="000404E2">
        <w:t xml:space="preserve"> </w:t>
      </w:r>
      <w:r w:rsidR="00F542CB">
        <w:t>task-type</w:t>
      </w:r>
      <w:r w:rsidR="000404E2">
        <w:t>. The different possibilities</w:t>
      </w:r>
      <w:r w:rsidR="00F37638">
        <w:t xml:space="preserve"> </w:t>
      </w:r>
      <w:r w:rsidR="000404E2">
        <w:t xml:space="preserve">are </w:t>
      </w:r>
      <w:r w:rsidR="00F542CB">
        <w:t xml:space="preserve">shown </w:t>
      </w:r>
      <w:r w:rsidR="000404E2">
        <w:t>below</w:t>
      </w:r>
      <w:r>
        <w:t xml:space="preserve"> and explained in detail in the following chapters</w:t>
      </w:r>
      <w:r w:rsidR="000404E2">
        <w:t>:</w:t>
      </w:r>
    </w:p>
    <w:p w:rsidR="004E5789" w:rsidRDefault="000404E2" w:rsidP="004E5789">
      <w:pPr>
        <w:pStyle w:val="FlietextEinzug"/>
        <w:keepNext/>
        <w:jc w:val="both"/>
      </w:pPr>
      <w:r>
        <w:rPr>
          <w:noProof/>
          <w:lang w:eastAsia="en-GB"/>
        </w:rPr>
        <w:drawing>
          <wp:inline distT="0" distB="0" distL="0" distR="0" wp14:anchorId="33643EAC" wp14:editId="27C519E3">
            <wp:extent cx="4757356" cy="1470992"/>
            <wp:effectExtent l="0" t="0" r="5715" b="0"/>
            <wp:docPr id="1000453" name="Grafik 1000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uelhausens\Desktop\FM_DOKU\tasks\Buffer1.png"/>
                    <pic:cNvPicPr>
                      <a:picLocks noChangeAspect="1" noChangeArrowheads="1"/>
                    </pic:cNvPicPr>
                  </pic:nvPicPr>
                  <pic:blipFill>
                    <a:blip r:embed="rId44">
                      <a:extLst>
                        <a:ext uri="{28A0092B-C50C-407E-A947-70E740481C1C}">
                          <a14:useLocalDpi xmlns:a14="http://schemas.microsoft.com/office/drawing/2010/main" val="0"/>
                        </a:ext>
                      </a:extLst>
                    </a:blip>
                    <a:stretch>
                      <a:fillRect/>
                    </a:stretch>
                  </pic:blipFill>
                  <pic:spPr bwMode="auto">
                    <a:xfrm>
                      <a:off x="0" y="0"/>
                      <a:ext cx="4756017" cy="1470578"/>
                    </a:xfrm>
                    <a:prstGeom prst="rect">
                      <a:avLst/>
                    </a:prstGeom>
                    <a:noFill/>
                    <a:ln>
                      <a:noFill/>
                    </a:ln>
                  </pic:spPr>
                </pic:pic>
              </a:graphicData>
            </a:graphic>
          </wp:inline>
        </w:drawing>
      </w:r>
    </w:p>
    <w:p w:rsidR="004E5789" w:rsidRDefault="004E5789" w:rsidP="004E5789">
      <w:pPr>
        <w:pStyle w:val="Beschriftung"/>
        <w:jc w:val="both"/>
      </w:pPr>
      <w:bookmarkStart w:id="160" w:name="_Toc334190361"/>
      <w:r>
        <w:t xml:space="preserve">Figure </w:t>
      </w:r>
      <w:r>
        <w:fldChar w:fldCharType="begin"/>
      </w:r>
      <w:r>
        <w:instrText xml:space="preserve"> SEQ Figure \* ARABIC </w:instrText>
      </w:r>
      <w:r>
        <w:fldChar w:fldCharType="separate"/>
      </w:r>
      <w:r w:rsidR="00B461E4">
        <w:rPr>
          <w:noProof/>
        </w:rPr>
        <w:t>38</w:t>
      </w:r>
      <w:r>
        <w:fldChar w:fldCharType="end"/>
      </w:r>
      <w:r>
        <w:t>: Whole Structure of the Task Setting</w:t>
      </w:r>
      <w:r>
        <w:rPr>
          <w:noProof/>
        </w:rPr>
        <w:t xml:space="preserve"> Objects</w:t>
      </w:r>
      <w:bookmarkEnd w:id="160"/>
      <w:r>
        <w:br w:type="page"/>
      </w:r>
    </w:p>
    <w:p w:rsidR="00235E85" w:rsidRDefault="00235E85" w:rsidP="003C58CC">
      <w:pPr>
        <w:pStyle w:val="berschrift3"/>
        <w:jc w:val="both"/>
      </w:pPr>
      <w:bookmarkStart w:id="161" w:name="_Toc334109038"/>
      <w:r w:rsidRPr="0058722F">
        <w:lastRenderedPageBreak/>
        <w:t>Dro</w:t>
      </w:r>
      <w:r w:rsidR="00A70C5A">
        <w:t>pping Frames</w:t>
      </w:r>
      <w:bookmarkEnd w:id="161"/>
    </w:p>
    <w:p w:rsidR="00C52249" w:rsidRDefault="00C52249" w:rsidP="00C52249">
      <w:pPr>
        <w:pStyle w:val="FlietextEinzug"/>
      </w:pPr>
    </w:p>
    <w:p w:rsidR="00C52249" w:rsidRDefault="00C52249" w:rsidP="00C52249">
      <w:pPr>
        <w:pStyle w:val="FlietextEinzug"/>
        <w:keepNext/>
      </w:pPr>
      <w:r>
        <w:rPr>
          <w:noProof/>
          <w:lang w:eastAsia="en-GB"/>
        </w:rPr>
        <w:drawing>
          <wp:inline distT="0" distB="0" distL="0" distR="0" wp14:anchorId="4F7EE54B" wp14:editId="522F4131">
            <wp:extent cx="2576223" cy="873846"/>
            <wp:effectExtent l="0" t="0" r="0" b="2540"/>
            <wp:docPr id="1000456" name="Grafik 1000456" descr="C:\Users\muelhausens\Desktop\FM_DOKU\tasks\task1_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uelhausens\Desktop\FM_DOKU\tasks\task1_delete.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576381" cy="873900"/>
                    </a:xfrm>
                    <a:prstGeom prst="rect">
                      <a:avLst/>
                    </a:prstGeom>
                    <a:noFill/>
                    <a:ln>
                      <a:noFill/>
                    </a:ln>
                  </pic:spPr>
                </pic:pic>
              </a:graphicData>
            </a:graphic>
          </wp:inline>
        </w:drawing>
      </w:r>
    </w:p>
    <w:p w:rsidR="00C52249" w:rsidRDefault="00C52249" w:rsidP="00C52249">
      <w:pPr>
        <w:pStyle w:val="Beschriftung"/>
      </w:pPr>
      <w:bookmarkStart w:id="162" w:name="_Toc334190362"/>
      <w:r>
        <w:t xml:space="preserve">Figure </w:t>
      </w:r>
      <w:r>
        <w:fldChar w:fldCharType="begin"/>
      </w:r>
      <w:r>
        <w:instrText xml:space="preserve"> SEQ Figure \* ARABIC </w:instrText>
      </w:r>
      <w:r>
        <w:fldChar w:fldCharType="separate"/>
      </w:r>
      <w:r w:rsidR="00B461E4">
        <w:rPr>
          <w:noProof/>
        </w:rPr>
        <w:t>39</w:t>
      </w:r>
      <w:r>
        <w:fldChar w:fldCharType="end"/>
      </w:r>
      <w:r>
        <w:t>: Task: Dropping Frames</w:t>
      </w:r>
      <w:bookmarkEnd w:id="162"/>
    </w:p>
    <w:p w:rsidR="00C52249" w:rsidRDefault="00C52249" w:rsidP="00C52249">
      <w:pPr>
        <w:pStyle w:val="FlietextEinzug"/>
      </w:pPr>
    </w:p>
    <w:p w:rsidR="00F329A2" w:rsidRDefault="00F329A2" w:rsidP="00F329A2">
      <w:pPr>
        <w:pStyle w:val="FlietextEinzug"/>
        <w:keepNext/>
        <w:ind w:left="0"/>
      </w:pPr>
      <w:r>
        <w:rPr>
          <w:noProof/>
          <w:lang w:eastAsia="en-GB"/>
        </w:rPr>
        <w:drawing>
          <wp:inline distT="0" distB="0" distL="0" distR="0" wp14:anchorId="79E4D18F" wp14:editId="5A485634">
            <wp:extent cx="5177779" cy="485030"/>
            <wp:effectExtent l="0" t="0" r="4445" b="0"/>
            <wp:docPr id="1000457" name="Grafik 1000457" descr="C:\Users\muelhausens\Desktop\FM_DOKU\tasks\obj_task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uelhausens\Desktop\FM_DOKU\tasks\obj_task1.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180275" cy="485264"/>
                    </a:xfrm>
                    <a:prstGeom prst="rect">
                      <a:avLst/>
                    </a:prstGeom>
                    <a:noFill/>
                    <a:ln>
                      <a:noFill/>
                    </a:ln>
                  </pic:spPr>
                </pic:pic>
              </a:graphicData>
            </a:graphic>
          </wp:inline>
        </w:drawing>
      </w:r>
    </w:p>
    <w:p w:rsidR="001F224D" w:rsidRDefault="00F329A2" w:rsidP="00F329A2">
      <w:pPr>
        <w:pStyle w:val="Beschriftung"/>
      </w:pPr>
      <w:bookmarkStart w:id="163" w:name="_Toc334190363"/>
      <w:r>
        <w:t xml:space="preserve">Figure </w:t>
      </w:r>
      <w:r>
        <w:fldChar w:fldCharType="begin"/>
      </w:r>
      <w:r>
        <w:instrText xml:space="preserve"> SEQ Figure \* ARABIC </w:instrText>
      </w:r>
      <w:r>
        <w:fldChar w:fldCharType="separate"/>
      </w:r>
      <w:r w:rsidR="00B461E4">
        <w:rPr>
          <w:noProof/>
        </w:rPr>
        <w:t>40</w:t>
      </w:r>
      <w:r>
        <w:fldChar w:fldCharType="end"/>
      </w:r>
      <w:r>
        <w:t>: Task Setting of Dropping Frames</w:t>
      </w:r>
      <w:bookmarkEnd w:id="163"/>
    </w:p>
    <w:p w:rsidR="00C52249" w:rsidRDefault="00C52249" w:rsidP="00C52249">
      <w:pPr>
        <w:pStyle w:val="FlietextEinzug"/>
      </w:pPr>
    </w:p>
    <w:p w:rsidR="00F329A2" w:rsidRDefault="00F329A2" w:rsidP="000D102C">
      <w:pPr>
        <w:pStyle w:val="FlietextEinzug"/>
        <w:jc w:val="both"/>
      </w:pPr>
    </w:p>
    <w:p w:rsidR="0083295F" w:rsidRDefault="000D102C" w:rsidP="000D102C">
      <w:pPr>
        <w:pStyle w:val="FlietextEinzug"/>
        <w:jc w:val="both"/>
      </w:pPr>
      <w:r>
        <w:t>The task for dropping selected frames doesn’t require further settings. Deleted frames can be used for e</w:t>
      </w:r>
      <w:r>
        <w:t>r</w:t>
      </w:r>
      <w:r>
        <w:t>ror detection, like “Loss of SoC”</w:t>
      </w:r>
    </w:p>
    <w:p w:rsidR="00F329A2" w:rsidRDefault="00F329A2" w:rsidP="000D102C">
      <w:pPr>
        <w:pStyle w:val="FlietextEinzug"/>
        <w:jc w:val="both"/>
      </w:pPr>
    </w:p>
    <w:p w:rsidR="001020C1" w:rsidRPr="00C52249" w:rsidRDefault="001020C1" w:rsidP="000D102C">
      <w:pPr>
        <w:pStyle w:val="FlietextEinzug"/>
        <w:jc w:val="both"/>
      </w:pPr>
    </w:p>
    <w:p w:rsidR="00235E85" w:rsidRDefault="00235E85" w:rsidP="003C58CC">
      <w:pPr>
        <w:pStyle w:val="berschrift3"/>
        <w:jc w:val="both"/>
      </w:pPr>
      <w:bookmarkStart w:id="164" w:name="_Toc334109039"/>
      <w:r w:rsidRPr="006C5533">
        <w:t>Delay</w:t>
      </w:r>
      <w:r w:rsidR="00A70C5A">
        <w:t>ing Frames</w:t>
      </w:r>
      <w:bookmarkEnd w:id="164"/>
    </w:p>
    <w:p w:rsidR="001020C1" w:rsidRPr="001020C1" w:rsidRDefault="001020C1" w:rsidP="001020C1">
      <w:pPr>
        <w:pStyle w:val="FlietextEinzug"/>
      </w:pPr>
    </w:p>
    <w:p w:rsidR="001020C1" w:rsidRDefault="001020C1" w:rsidP="001020C1">
      <w:pPr>
        <w:pStyle w:val="FlietextEinzug"/>
        <w:keepNext/>
      </w:pPr>
      <w:r>
        <w:rPr>
          <w:noProof/>
          <w:lang w:eastAsia="en-GB"/>
        </w:rPr>
        <w:drawing>
          <wp:inline distT="0" distB="0" distL="0" distR="0" wp14:anchorId="24200174" wp14:editId="7AE47C94">
            <wp:extent cx="2552956" cy="858741"/>
            <wp:effectExtent l="0" t="0" r="0" b="0"/>
            <wp:docPr id="1000458" name="Grafik 1000458" descr="C:\Users\muelhausens\Desktop\FM_DOKU\tasks\task2_del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uelhausens\Desktop\FM_DOKU\tasks\task2_delay.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553075" cy="858781"/>
                    </a:xfrm>
                    <a:prstGeom prst="rect">
                      <a:avLst/>
                    </a:prstGeom>
                    <a:noFill/>
                    <a:ln>
                      <a:noFill/>
                    </a:ln>
                  </pic:spPr>
                </pic:pic>
              </a:graphicData>
            </a:graphic>
          </wp:inline>
        </w:drawing>
      </w:r>
    </w:p>
    <w:p w:rsidR="000D102C" w:rsidRDefault="001020C1" w:rsidP="001020C1">
      <w:pPr>
        <w:pStyle w:val="Beschriftung"/>
      </w:pPr>
      <w:bookmarkStart w:id="165" w:name="_Toc334190364"/>
      <w:r>
        <w:t xml:space="preserve">Figure </w:t>
      </w:r>
      <w:r>
        <w:fldChar w:fldCharType="begin"/>
      </w:r>
      <w:r>
        <w:instrText xml:space="preserve"> SEQ Figure \* ARABIC </w:instrText>
      </w:r>
      <w:r>
        <w:fldChar w:fldCharType="separate"/>
      </w:r>
      <w:r w:rsidR="00B461E4">
        <w:rPr>
          <w:noProof/>
        </w:rPr>
        <w:t>41</w:t>
      </w:r>
      <w:r>
        <w:fldChar w:fldCharType="end"/>
      </w:r>
      <w:r w:rsidRPr="00A71D7A">
        <w:t xml:space="preserve">: Task: </w:t>
      </w:r>
      <w:r>
        <w:t>Delaying</w:t>
      </w:r>
      <w:r w:rsidRPr="00A71D7A">
        <w:t xml:space="preserve"> Frames</w:t>
      </w:r>
      <w:bookmarkEnd w:id="165"/>
    </w:p>
    <w:p w:rsidR="001020C1" w:rsidRPr="001020C1" w:rsidRDefault="001020C1" w:rsidP="001020C1">
      <w:pPr>
        <w:pStyle w:val="FlietextEinzug"/>
      </w:pPr>
    </w:p>
    <w:p w:rsidR="001020C1" w:rsidRDefault="001020C1" w:rsidP="001020C1">
      <w:pPr>
        <w:pStyle w:val="FlietextEinzug"/>
        <w:keepNext/>
      </w:pPr>
      <w:r>
        <w:rPr>
          <w:noProof/>
          <w:lang w:eastAsia="en-GB"/>
        </w:rPr>
        <w:drawing>
          <wp:inline distT="0" distB="0" distL="0" distR="0" wp14:anchorId="2A8C37DF" wp14:editId="60483476">
            <wp:extent cx="5001371" cy="507461"/>
            <wp:effectExtent l="0" t="0" r="0" b="6985"/>
            <wp:docPr id="1000459" name="Grafik 1000459" descr="C:\Users\muelhausens\Desktop\FM_DOKU\tasks\obj_task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uelhausens\Desktop\FM_DOKU\tasks\obj_task2.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002927" cy="507619"/>
                    </a:xfrm>
                    <a:prstGeom prst="rect">
                      <a:avLst/>
                    </a:prstGeom>
                    <a:noFill/>
                    <a:ln>
                      <a:noFill/>
                    </a:ln>
                  </pic:spPr>
                </pic:pic>
              </a:graphicData>
            </a:graphic>
          </wp:inline>
        </w:drawing>
      </w:r>
    </w:p>
    <w:p w:rsidR="000D102C" w:rsidRDefault="001020C1" w:rsidP="001020C1">
      <w:pPr>
        <w:pStyle w:val="Beschriftung"/>
      </w:pPr>
      <w:bookmarkStart w:id="166" w:name="_Toc334190365"/>
      <w:r>
        <w:t xml:space="preserve">Figure </w:t>
      </w:r>
      <w:r>
        <w:fldChar w:fldCharType="begin"/>
      </w:r>
      <w:r>
        <w:instrText xml:space="preserve"> SEQ Figure \* ARABIC </w:instrText>
      </w:r>
      <w:r>
        <w:fldChar w:fldCharType="separate"/>
      </w:r>
      <w:r w:rsidR="00B461E4">
        <w:rPr>
          <w:noProof/>
        </w:rPr>
        <w:t>42</w:t>
      </w:r>
      <w:r>
        <w:fldChar w:fldCharType="end"/>
      </w:r>
      <w:r w:rsidRPr="00614621">
        <w:t xml:space="preserve">: Task Setting of </w:t>
      </w:r>
      <w:r>
        <w:t>Delaying</w:t>
      </w:r>
      <w:r w:rsidRPr="00614621">
        <w:t xml:space="preserve"> Frames</w:t>
      </w:r>
      <w:bookmarkEnd w:id="166"/>
    </w:p>
    <w:p w:rsidR="001020C1" w:rsidRDefault="001020C1" w:rsidP="007C6118">
      <w:pPr>
        <w:pStyle w:val="FlietextEinzug"/>
        <w:jc w:val="both"/>
      </w:pPr>
    </w:p>
    <w:p w:rsidR="001020C1" w:rsidRDefault="001020C1" w:rsidP="007C6118">
      <w:pPr>
        <w:pStyle w:val="FlietextEinzug"/>
        <w:jc w:val="both"/>
      </w:pPr>
    </w:p>
    <w:p w:rsidR="006636C2" w:rsidRDefault="006636C2" w:rsidP="007C6118">
      <w:pPr>
        <w:pStyle w:val="FlietextEinzug"/>
        <w:jc w:val="both"/>
      </w:pPr>
      <w:r>
        <w:t xml:space="preserve">The setting for delaying frames also contains a </w:t>
      </w:r>
      <w:r w:rsidRPr="006636C2">
        <w:rPr>
          <w:b/>
        </w:rPr>
        <w:t>delay-type</w:t>
      </w:r>
      <w:r>
        <w:t xml:space="preserve"> Byte, as well as the desired </w:t>
      </w:r>
      <w:r w:rsidRPr="006636C2">
        <w:rPr>
          <w:b/>
        </w:rPr>
        <w:t>delay-time</w:t>
      </w:r>
      <w:r w:rsidR="00B67CE7">
        <w:t xml:space="preserve"> in </w:t>
      </w:r>
      <w:r w:rsidR="009D5946">
        <w:t>1</w:t>
      </w:r>
      <w:r w:rsidR="00B67CE7">
        <w:t>0ns steps:</w:t>
      </w:r>
    </w:p>
    <w:p w:rsidR="00B67CE7" w:rsidRDefault="00B67CE7" w:rsidP="007C6118">
      <w:pPr>
        <w:pStyle w:val="FlietextEinzug"/>
        <w:jc w:val="both"/>
      </w:pPr>
    </w:p>
    <w:p w:rsidR="00B67CE7" w:rsidRDefault="00B67CE7" w:rsidP="007C6118">
      <w:pPr>
        <w:pStyle w:val="FlietextEinzug"/>
        <w:jc w:val="both"/>
      </w:pPr>
    </w:p>
    <w:p w:rsidR="00B67CE7" w:rsidRDefault="00B67CE7" w:rsidP="007C6118">
      <w:pPr>
        <w:pStyle w:val="FlietextEinzug"/>
        <w:jc w:val="both"/>
        <w:rPr>
          <w:b/>
        </w:rPr>
      </w:pPr>
      <w:r w:rsidRPr="00B67CE7">
        <w:rPr>
          <w:b/>
        </w:rPr>
        <w:t>Byte 4 to 8: delay-time</w:t>
      </w:r>
      <w:r>
        <w:rPr>
          <w:b/>
        </w:rPr>
        <w:t>:</w:t>
      </w:r>
    </w:p>
    <w:p w:rsidR="00B67CE7" w:rsidRDefault="00B67CE7" w:rsidP="007C6118">
      <w:pPr>
        <w:pStyle w:val="FlietextEinzug"/>
        <w:jc w:val="both"/>
      </w:pPr>
    </w:p>
    <w:p w:rsidR="00B67CE7" w:rsidRDefault="00B67CE7" w:rsidP="005E4CD3">
      <w:pPr>
        <w:pStyle w:val="FlietextEinzug"/>
        <w:numPr>
          <w:ilvl w:val="0"/>
          <w:numId w:val="15"/>
        </w:numPr>
        <w:jc w:val="both"/>
      </w:pPr>
      <w:r>
        <w:t xml:space="preserve">Adds an additional delay </w:t>
      </w:r>
      <w:proofErr w:type="gramStart"/>
      <w:r>
        <w:t>of</w:t>
      </w:r>
      <w:r w:rsidR="00E74075">
        <w:t xml:space="preserve"> </w:t>
      </w:r>
      <w:r>
        <w:t xml:space="preserve"> </w:t>
      </w:r>
      <w:proofErr w:type="gramEnd"/>
      <m:oMath>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del.mani.</m:t>
            </m:r>
          </m:sub>
        </m:sSub>
        <m:r>
          <w:rPr>
            <w:rFonts w:ascii="Cambria Math" w:hAnsi="Cambria Math"/>
          </w:rPr>
          <m:t xml:space="preserve">= </m:t>
        </m:r>
        <m:sSub>
          <m:sSubPr>
            <m:ctrlPr>
              <w:rPr>
                <w:rFonts w:ascii="Cambria Math" w:hAnsi="Cambria Math"/>
                <w:i/>
              </w:rPr>
            </m:ctrlPr>
          </m:sSubPr>
          <m:e>
            <m:r>
              <w:rPr>
                <w:rFonts w:ascii="Cambria Math" w:hAnsi="Cambria Math"/>
              </w:rPr>
              <m:t>n</m:t>
            </m:r>
          </m:e>
          <m:sub>
            <m:r>
              <w:rPr>
                <w:rFonts w:ascii="Cambria Math" w:hAnsi="Cambria Math"/>
              </w:rPr>
              <m:t>delay</m:t>
            </m:r>
          </m:sub>
        </m:sSub>
        <m:r>
          <w:rPr>
            <w:rFonts w:ascii="Cambria Math" w:hAnsi="Cambria Math"/>
          </w:rPr>
          <m:t>*10ns</m:t>
        </m:r>
      </m:oMath>
      <w:r>
        <w:t>.</w:t>
      </w:r>
    </w:p>
    <w:p w:rsidR="00B67CE7" w:rsidRPr="009D5946" w:rsidRDefault="00B67CE7">
      <w:pPr>
        <w:pStyle w:val="FlietextEinzug"/>
        <w:numPr>
          <w:ilvl w:val="1"/>
          <w:numId w:val="15"/>
        </w:numPr>
        <w:jc w:val="both"/>
      </w:pPr>
      <w:r>
        <w:t xml:space="preserve">Delays up to </w:t>
      </w:r>
      <m:oMath>
        <m:sSup>
          <m:sSupPr>
            <m:ctrlPr>
              <w:rPr>
                <w:rFonts w:ascii="Cambria Math" w:hAnsi="Cambria Math"/>
                <w:i/>
              </w:rPr>
            </m:ctrlPr>
          </m:sSupPr>
          <m:e>
            <m:r>
              <w:rPr>
                <w:rFonts w:ascii="Cambria Math" w:hAnsi="Cambria Math"/>
              </w:rPr>
              <m:t>2</m:t>
            </m:r>
          </m:e>
          <m:sup>
            <m:r>
              <w:rPr>
                <w:rFonts w:ascii="Cambria Math" w:hAnsi="Cambria Math"/>
              </w:rPr>
              <m:t>40</m:t>
            </m:r>
          </m:sup>
        </m:sSup>
        <m:r>
          <w:rPr>
            <w:rFonts w:ascii="Cambria Math" w:hAnsi="Cambria Math"/>
          </w:rPr>
          <m:t>*10</m:t>
        </m:r>
      </m:oMath>
      <w:r>
        <w:t xml:space="preserve"> </w:t>
      </w:r>
      <w:r w:rsidR="009D5946">
        <w:t xml:space="preserve">ns </w:t>
      </w:r>
      <w:r>
        <w:t xml:space="preserve">=&gt; </w:t>
      </w:r>
      <w:r w:rsidR="009D5946">
        <w:rPr>
          <w:rFonts w:cs="Arial"/>
        </w:rPr>
        <w:t xml:space="preserve">≈ </w:t>
      </w:r>
      <w:r w:rsidR="009D5946">
        <w:t>3</w:t>
      </w:r>
      <w:r>
        <w:t xml:space="preserve"> hours</w:t>
      </w:r>
    </w:p>
    <w:p w:rsidR="00B67CE7" w:rsidRDefault="00B67CE7" w:rsidP="00EF3695">
      <w:pPr>
        <w:pStyle w:val="FlietextEinzug"/>
        <w:jc w:val="both"/>
      </w:pPr>
    </w:p>
    <w:p w:rsidR="00B67CE7" w:rsidRDefault="00B67CE7" w:rsidP="005E4CD3">
      <w:pPr>
        <w:pStyle w:val="FlietextEinzug"/>
        <w:numPr>
          <w:ilvl w:val="0"/>
          <w:numId w:val="12"/>
        </w:numPr>
        <w:jc w:val="both"/>
      </w:pPr>
      <w:r>
        <w:t>The delay of the Framemanipulator design</w:t>
      </w:r>
      <w:r w:rsidR="002C19C0">
        <w:t xml:space="preserve"> (about 2,8µs)</w:t>
      </w:r>
      <w:r>
        <w:t xml:space="preserve"> is </w:t>
      </w:r>
      <w:r w:rsidRPr="00B67CE7">
        <w:t>negligible</w:t>
      </w:r>
      <w:r>
        <w:t xml:space="preserve"> for the purpose of delaying frames</w:t>
      </w:r>
    </w:p>
    <w:p w:rsidR="00B67CE7" w:rsidRDefault="00B67CE7" w:rsidP="00EF3695">
      <w:pPr>
        <w:pStyle w:val="FlietextEinzug"/>
        <w:jc w:val="both"/>
      </w:pPr>
    </w:p>
    <w:p w:rsidR="002C19C0" w:rsidRDefault="002C19C0">
      <w:r>
        <w:br w:type="page"/>
      </w:r>
    </w:p>
    <w:p w:rsidR="00805379" w:rsidRDefault="007C6118" w:rsidP="00EF3695">
      <w:pPr>
        <w:pStyle w:val="FlietextEinzug"/>
        <w:jc w:val="both"/>
      </w:pPr>
      <w:r>
        <w:lastRenderedPageBreak/>
        <w:t xml:space="preserve">The Framemanipulator is able to manipulate a frame for a multiple amount of POWERLINK cycles. </w:t>
      </w:r>
      <w:r w:rsidR="00F240F5">
        <w:t xml:space="preserve">The </w:t>
      </w:r>
      <w:r w:rsidR="00B87178">
        <w:t>incoming frames</w:t>
      </w:r>
      <w:r w:rsidR="00F240F5">
        <w:t xml:space="preserve"> during this time</w:t>
      </w:r>
      <w:r w:rsidR="00B87178">
        <w:t xml:space="preserve"> can be handled in different ways.</w:t>
      </w:r>
    </w:p>
    <w:p w:rsidR="00B87178" w:rsidRDefault="00B87178" w:rsidP="00EF3695">
      <w:pPr>
        <w:pStyle w:val="FlietextEinzug"/>
        <w:jc w:val="both"/>
      </w:pPr>
    </w:p>
    <w:p w:rsidR="00B87178" w:rsidRDefault="00B87178" w:rsidP="00EF3695">
      <w:pPr>
        <w:pStyle w:val="FlietextEinzug"/>
        <w:jc w:val="both"/>
      </w:pPr>
      <w:r>
        <w:t xml:space="preserve">The third Byte for the </w:t>
      </w:r>
      <w:r w:rsidR="00F240F5" w:rsidRPr="00F240F5">
        <w:rPr>
          <w:b/>
        </w:rPr>
        <w:t>delay-</w:t>
      </w:r>
      <w:r w:rsidRPr="00F240F5">
        <w:rPr>
          <w:b/>
        </w:rPr>
        <w:t>type</w:t>
      </w:r>
      <w:r>
        <w:t xml:space="preserve"> </w:t>
      </w:r>
      <w:r w:rsidR="00B67CE7">
        <w:t xml:space="preserve">contains </w:t>
      </w:r>
      <w:r w:rsidR="005E303D">
        <w:t>following</w:t>
      </w:r>
      <w:r w:rsidR="00B67CE7">
        <w:t xml:space="preserve"> information:</w:t>
      </w:r>
    </w:p>
    <w:p w:rsidR="00B67CE7" w:rsidRDefault="00B67CE7" w:rsidP="00EF3695">
      <w:pPr>
        <w:pStyle w:val="FlietextEinzug"/>
        <w:jc w:val="both"/>
      </w:pPr>
    </w:p>
    <w:p w:rsidR="00E63528" w:rsidRDefault="00E63528" w:rsidP="00EF3695">
      <w:pPr>
        <w:pStyle w:val="FlietextEinzug"/>
        <w:jc w:val="both"/>
      </w:pPr>
    </w:p>
    <w:p w:rsidR="00B67CE7" w:rsidRPr="00B67CE7" w:rsidRDefault="00B67CE7" w:rsidP="00EF3695">
      <w:pPr>
        <w:pStyle w:val="FlietextEinzug"/>
        <w:jc w:val="both"/>
        <w:rPr>
          <w:b/>
        </w:rPr>
      </w:pPr>
      <w:r w:rsidRPr="00B67CE7">
        <w:rPr>
          <w:b/>
        </w:rPr>
        <w:t>Third Byte</w:t>
      </w:r>
      <w:r w:rsidR="00E63528">
        <w:rPr>
          <w:b/>
        </w:rPr>
        <w:t>: delay-type</w:t>
      </w:r>
    </w:p>
    <w:p w:rsidR="00B67CE7" w:rsidRDefault="00B67CE7" w:rsidP="00EF3695">
      <w:pPr>
        <w:pStyle w:val="FlietextEinzug"/>
        <w:jc w:val="both"/>
      </w:pPr>
    </w:p>
    <w:p w:rsidR="00B67CE7" w:rsidRDefault="00C9777D" w:rsidP="005E4CD3">
      <w:pPr>
        <w:pStyle w:val="FlietextEinzug"/>
        <w:numPr>
          <w:ilvl w:val="0"/>
          <w:numId w:val="14"/>
        </w:numPr>
        <w:jc w:val="both"/>
      </w:pPr>
      <w:r w:rsidRPr="00C9777D">
        <w:rPr>
          <w:b/>
        </w:rPr>
        <w:t>0x01</w:t>
      </w:r>
      <w:r>
        <w:t>: stores all incoming frames</w:t>
      </w:r>
    </w:p>
    <w:p w:rsidR="00A45AFC" w:rsidRDefault="00A45AFC" w:rsidP="005E4CD3">
      <w:pPr>
        <w:pStyle w:val="FlietextEinzug"/>
        <w:numPr>
          <w:ilvl w:val="1"/>
          <w:numId w:val="14"/>
        </w:numPr>
        <w:jc w:val="both"/>
      </w:pPr>
      <w:r>
        <w:t xml:space="preserve">All frames are stored while frame 2 of </w:t>
      </w:r>
      <w:r w:rsidRPr="00A45AFC">
        <w:rPr>
          <w:i/>
        </w:rPr>
        <w:fldChar w:fldCharType="begin"/>
      </w:r>
      <w:r w:rsidRPr="00A45AFC">
        <w:rPr>
          <w:i/>
        </w:rPr>
        <w:instrText xml:space="preserve"> REF _Ref330452038 \h </w:instrText>
      </w:r>
      <w:r>
        <w:rPr>
          <w:i/>
        </w:rPr>
        <w:instrText xml:space="preserve"> \* MERGEFORMAT </w:instrText>
      </w:r>
      <w:r w:rsidRPr="00A45AFC">
        <w:rPr>
          <w:i/>
        </w:rPr>
      </w:r>
      <w:r w:rsidRPr="00A45AFC">
        <w:rPr>
          <w:i/>
        </w:rPr>
        <w:fldChar w:fldCharType="separate"/>
      </w:r>
      <w:ins w:id="167" w:author="Sebastian Muelhausen" w:date="2012-08-31T15:31:00Z">
        <w:r w:rsidR="00B461E4" w:rsidRPr="00B461E4">
          <w:rPr>
            <w:i/>
            <w:rPrChange w:id="168" w:author="Sebastian Muelhausen" w:date="2012-08-31T15:31:00Z">
              <w:rPr/>
            </w:rPrChange>
          </w:rPr>
          <w:t xml:space="preserve">Figure </w:t>
        </w:r>
        <w:r w:rsidR="00B461E4" w:rsidRPr="00B461E4">
          <w:rPr>
            <w:i/>
            <w:noProof/>
            <w:rPrChange w:id="169" w:author="Sebastian Muelhausen" w:date="2012-08-31T15:31:00Z">
              <w:rPr>
                <w:noProof/>
              </w:rPr>
            </w:rPrChange>
          </w:rPr>
          <w:t>43</w:t>
        </w:r>
      </w:ins>
      <w:del w:id="170" w:author="Sebastian Muelhausen" w:date="2012-08-31T15:31:00Z">
        <w:r w:rsidR="00BB7D24" w:rsidRPr="00E72D3F" w:rsidDel="00B461E4">
          <w:rPr>
            <w:i/>
          </w:rPr>
          <w:delText xml:space="preserve">Figure </w:delText>
        </w:r>
        <w:r w:rsidR="00BB7D24" w:rsidRPr="00E72D3F" w:rsidDel="00B461E4">
          <w:rPr>
            <w:i/>
            <w:noProof/>
          </w:rPr>
          <w:delText>43</w:delText>
        </w:r>
      </w:del>
      <w:r w:rsidRPr="00A45AFC">
        <w:rPr>
          <w:i/>
        </w:rPr>
        <w:fldChar w:fldCharType="end"/>
      </w:r>
      <w:r w:rsidRPr="00A45AFC">
        <w:t xml:space="preserve"> </w:t>
      </w:r>
      <w:r>
        <w:t>is delayed:</w:t>
      </w:r>
    </w:p>
    <w:p w:rsidR="00A45AFC" w:rsidRDefault="00A45AFC" w:rsidP="00EF3695">
      <w:pPr>
        <w:pStyle w:val="FlietextEinzug"/>
        <w:keepNext/>
        <w:ind w:left="993" w:firstLine="425"/>
        <w:jc w:val="both"/>
      </w:pPr>
      <w:r>
        <w:rPr>
          <w:b/>
          <w:noProof/>
          <w:lang w:eastAsia="en-GB"/>
        </w:rPr>
        <w:drawing>
          <wp:inline distT="0" distB="0" distL="0" distR="0" wp14:anchorId="4F674236" wp14:editId="4763E41D">
            <wp:extent cx="2870421" cy="683071"/>
            <wp:effectExtent l="0" t="0" r="6350" b="3175"/>
            <wp:docPr id="30" name="Grafik 30" descr="C:\Users\muelhausens\Desktop\FM_DOKU\tasks\delay_p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uelhausens\Desktop\FM_DOKU\tasks\delay_pass.png"/>
                    <pic:cNvPicPr>
                      <a:picLocks noChangeAspect="1" noChangeArrowheads="1"/>
                    </pic:cNvPicPr>
                  </pic:nvPicPr>
                  <pic:blipFill rotWithShape="1">
                    <a:blip r:embed="rId49">
                      <a:extLst>
                        <a:ext uri="{28A0092B-C50C-407E-A947-70E740481C1C}">
                          <a14:useLocalDpi xmlns:a14="http://schemas.microsoft.com/office/drawing/2010/main" val="0"/>
                        </a:ext>
                      </a:extLst>
                    </a:blip>
                    <a:srcRect b="23636"/>
                    <a:stretch/>
                  </pic:blipFill>
                  <pic:spPr bwMode="auto">
                    <a:xfrm>
                      <a:off x="0" y="0"/>
                      <a:ext cx="2870593" cy="683112"/>
                    </a:xfrm>
                    <a:prstGeom prst="rect">
                      <a:avLst/>
                    </a:prstGeom>
                    <a:noFill/>
                    <a:ln>
                      <a:noFill/>
                    </a:ln>
                    <a:extLst>
                      <a:ext uri="{53640926-AAD7-44D8-BBD7-CCE9431645EC}">
                        <a14:shadowObscured xmlns:a14="http://schemas.microsoft.com/office/drawing/2010/main"/>
                      </a:ext>
                    </a:extLst>
                  </pic:spPr>
                </pic:pic>
              </a:graphicData>
            </a:graphic>
          </wp:inline>
        </w:drawing>
      </w:r>
    </w:p>
    <w:p w:rsidR="00A45AFC" w:rsidRDefault="00A45AFC" w:rsidP="00EF3695">
      <w:pPr>
        <w:pStyle w:val="Beschriftung"/>
        <w:ind w:left="993" w:firstLine="425"/>
        <w:jc w:val="both"/>
      </w:pPr>
      <w:bookmarkStart w:id="171" w:name="_Ref330452038"/>
      <w:bookmarkStart w:id="172" w:name="_Ref330452022"/>
      <w:bookmarkStart w:id="173" w:name="_Toc334190366"/>
      <w:r>
        <w:t xml:space="preserve">Figure </w:t>
      </w:r>
      <w:r>
        <w:fldChar w:fldCharType="begin"/>
      </w:r>
      <w:r>
        <w:instrText xml:space="preserve"> SEQ Figure \* ARABIC </w:instrText>
      </w:r>
      <w:r>
        <w:fldChar w:fldCharType="separate"/>
      </w:r>
      <w:r w:rsidR="00B461E4">
        <w:rPr>
          <w:noProof/>
        </w:rPr>
        <w:t>43</w:t>
      </w:r>
      <w:r>
        <w:fldChar w:fldCharType="end"/>
      </w:r>
      <w:bookmarkEnd w:id="171"/>
      <w:r>
        <w:t xml:space="preserve">: Delaying Frame 2; </w:t>
      </w:r>
      <w:proofErr w:type="gramStart"/>
      <w:r>
        <w:t>Storing</w:t>
      </w:r>
      <w:proofErr w:type="gramEnd"/>
      <w:r>
        <w:t xml:space="preserve"> all other Frames until Frame 2 is </w:t>
      </w:r>
      <w:r w:rsidR="009C55FF">
        <w:t>P</w:t>
      </w:r>
      <w:r>
        <w:t xml:space="preserve">assed </w:t>
      </w:r>
      <w:bookmarkEnd w:id="172"/>
      <w:r w:rsidR="009C55FF">
        <w:t>on</w:t>
      </w:r>
      <w:bookmarkEnd w:id="173"/>
    </w:p>
    <w:p w:rsidR="00A45AFC" w:rsidRDefault="00A45AFC" w:rsidP="00EF3695">
      <w:pPr>
        <w:pStyle w:val="FlietextEinzug"/>
        <w:ind w:left="993" w:firstLine="425"/>
        <w:jc w:val="both"/>
      </w:pPr>
    </w:p>
    <w:p w:rsidR="00A45AFC" w:rsidRDefault="00A45AFC" w:rsidP="00EF3695">
      <w:pPr>
        <w:pStyle w:val="FlietextEinzug"/>
        <w:ind w:left="1004"/>
        <w:jc w:val="both"/>
      </w:pPr>
    </w:p>
    <w:p w:rsidR="00C9777D" w:rsidRDefault="00C9777D" w:rsidP="005E4CD3">
      <w:pPr>
        <w:pStyle w:val="FlietextEinzug"/>
        <w:numPr>
          <w:ilvl w:val="0"/>
          <w:numId w:val="14"/>
        </w:numPr>
        <w:jc w:val="both"/>
      </w:pPr>
      <w:r>
        <w:rPr>
          <w:b/>
        </w:rPr>
        <w:t>0x02</w:t>
      </w:r>
      <w:r w:rsidRPr="00C9777D">
        <w:t>:</w:t>
      </w:r>
      <w:r>
        <w:t xml:space="preserve"> delete all incoming frames</w:t>
      </w:r>
    </w:p>
    <w:p w:rsidR="002D2150" w:rsidRDefault="002D2150" w:rsidP="005E4CD3">
      <w:pPr>
        <w:pStyle w:val="FlietextEinzug"/>
        <w:numPr>
          <w:ilvl w:val="1"/>
          <w:numId w:val="14"/>
        </w:numPr>
        <w:jc w:val="both"/>
      </w:pPr>
      <w:r>
        <w:t>All incoming frames are dropped during the delay:</w:t>
      </w:r>
    </w:p>
    <w:p w:rsidR="002D2150" w:rsidRDefault="002D2150" w:rsidP="00EF3695">
      <w:pPr>
        <w:pStyle w:val="FlietextEinzug"/>
        <w:keepNext/>
        <w:ind w:left="939" w:firstLine="425"/>
        <w:jc w:val="both"/>
      </w:pPr>
      <w:r>
        <w:rPr>
          <w:noProof/>
          <w:lang w:eastAsia="en-GB"/>
        </w:rPr>
        <w:drawing>
          <wp:inline distT="0" distB="0" distL="0" distR="0" wp14:anchorId="5E3305D9" wp14:editId="66744373">
            <wp:extent cx="2959806" cy="707666"/>
            <wp:effectExtent l="0" t="0" r="0" b="0"/>
            <wp:docPr id="1000449" name="Grafik 1000449" descr="C:\Users\muelhausens\Desktop\FM_DOKU\tasks\delay_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uelhausens\Desktop\FM_DOKU\tasks\delay_delete.png"/>
                    <pic:cNvPicPr>
                      <a:picLocks noChangeAspect="1" noChangeArrowheads="1"/>
                    </pic:cNvPicPr>
                  </pic:nvPicPr>
                  <pic:blipFill rotWithShape="1">
                    <a:blip r:embed="rId50">
                      <a:extLst>
                        <a:ext uri="{28A0092B-C50C-407E-A947-70E740481C1C}">
                          <a14:useLocalDpi xmlns:a14="http://schemas.microsoft.com/office/drawing/2010/main" val="0"/>
                        </a:ext>
                      </a:extLst>
                    </a:blip>
                    <a:srcRect b="23275"/>
                    <a:stretch/>
                  </pic:blipFill>
                  <pic:spPr bwMode="auto">
                    <a:xfrm>
                      <a:off x="0" y="0"/>
                      <a:ext cx="2966012" cy="709150"/>
                    </a:xfrm>
                    <a:prstGeom prst="rect">
                      <a:avLst/>
                    </a:prstGeom>
                    <a:noFill/>
                    <a:ln>
                      <a:noFill/>
                    </a:ln>
                    <a:extLst>
                      <a:ext uri="{53640926-AAD7-44D8-BBD7-CCE9431645EC}">
                        <a14:shadowObscured xmlns:a14="http://schemas.microsoft.com/office/drawing/2010/main"/>
                      </a:ext>
                    </a:extLst>
                  </pic:spPr>
                </pic:pic>
              </a:graphicData>
            </a:graphic>
          </wp:inline>
        </w:drawing>
      </w:r>
    </w:p>
    <w:p w:rsidR="002D2150" w:rsidRDefault="002D2150" w:rsidP="00EF3695">
      <w:pPr>
        <w:pStyle w:val="Beschriftung"/>
        <w:ind w:left="939" w:firstLine="425"/>
        <w:jc w:val="both"/>
      </w:pPr>
      <w:bookmarkStart w:id="174" w:name="_Toc334190367"/>
      <w:r>
        <w:t xml:space="preserve">Figure </w:t>
      </w:r>
      <w:r>
        <w:fldChar w:fldCharType="begin"/>
      </w:r>
      <w:r>
        <w:instrText xml:space="preserve"> SEQ Figure \* ARABIC </w:instrText>
      </w:r>
      <w:r>
        <w:fldChar w:fldCharType="separate"/>
      </w:r>
      <w:r w:rsidR="00B461E4">
        <w:rPr>
          <w:noProof/>
        </w:rPr>
        <w:t>44</w:t>
      </w:r>
      <w:r>
        <w:fldChar w:fldCharType="end"/>
      </w:r>
      <w:r>
        <w:t xml:space="preserve">: Delaying Frame 2; Dropping of all other Frames during the </w:t>
      </w:r>
      <w:r w:rsidR="009C55FF">
        <w:t>D</w:t>
      </w:r>
      <w:r>
        <w:t>elay</w:t>
      </w:r>
      <w:bookmarkEnd w:id="174"/>
    </w:p>
    <w:p w:rsidR="00A45AFC" w:rsidRDefault="00A45AFC" w:rsidP="00EF3695">
      <w:pPr>
        <w:pStyle w:val="FlietextEinzug"/>
        <w:ind w:left="0"/>
        <w:jc w:val="both"/>
      </w:pPr>
    </w:p>
    <w:p w:rsidR="002D2150" w:rsidRDefault="002D2150" w:rsidP="00EF3695">
      <w:pPr>
        <w:pStyle w:val="FlietextEinzug"/>
        <w:ind w:left="0"/>
        <w:jc w:val="both"/>
      </w:pPr>
    </w:p>
    <w:p w:rsidR="00C9777D" w:rsidRPr="002D2150" w:rsidRDefault="00654E6C" w:rsidP="005E4CD3">
      <w:pPr>
        <w:pStyle w:val="FlietextEinzug"/>
        <w:numPr>
          <w:ilvl w:val="0"/>
          <w:numId w:val="14"/>
        </w:numPr>
        <w:jc w:val="both"/>
      </w:pPr>
      <w:r>
        <w:rPr>
          <w:b/>
        </w:rPr>
        <w:t>0x04</w:t>
      </w:r>
      <w:r w:rsidRPr="00654E6C">
        <w:t>:</w:t>
      </w:r>
      <w:r>
        <w:t xml:space="preserve"> </w:t>
      </w:r>
      <w:r w:rsidR="00BB62D3">
        <w:t>stores</w:t>
      </w:r>
      <w:r w:rsidRPr="002D2150">
        <w:t xml:space="preserve"> only SoCs</w:t>
      </w:r>
    </w:p>
    <w:p w:rsidR="002D2150" w:rsidRDefault="002D2150" w:rsidP="005E4CD3">
      <w:pPr>
        <w:pStyle w:val="FlietextEinzug"/>
        <w:numPr>
          <w:ilvl w:val="1"/>
          <w:numId w:val="14"/>
        </w:numPr>
        <w:jc w:val="both"/>
      </w:pPr>
      <w:r w:rsidRPr="002D2150">
        <w:t>Only</w:t>
      </w:r>
      <w:r>
        <w:t xml:space="preserve"> SoCs are stored. Other frame-types are dropped</w:t>
      </w:r>
      <w:r w:rsidR="00D4499B">
        <w:t>:</w:t>
      </w:r>
    </w:p>
    <w:p w:rsidR="002D2150" w:rsidRDefault="002D2150" w:rsidP="00EF3695">
      <w:pPr>
        <w:pStyle w:val="FlietextEinzug"/>
        <w:keepNext/>
        <w:ind w:left="1364"/>
        <w:jc w:val="both"/>
      </w:pPr>
      <w:r>
        <w:rPr>
          <w:noProof/>
          <w:lang w:eastAsia="en-GB"/>
        </w:rPr>
        <w:drawing>
          <wp:inline distT="0" distB="0" distL="0" distR="0" wp14:anchorId="154C8904" wp14:editId="34312A0F">
            <wp:extent cx="2957885" cy="707666"/>
            <wp:effectExtent l="0" t="0" r="0" b="0"/>
            <wp:docPr id="1000460" name="Grafik 1000460" descr="C:\Users\muelhausens\Desktop\FM_DOKU\tasks\delay_only_SoC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uelhausens\Desktop\FM_DOKU\tasks\delay_only_SoCs.png"/>
                    <pic:cNvPicPr>
                      <a:picLocks noChangeAspect="1" noChangeArrowheads="1"/>
                    </pic:cNvPicPr>
                  </pic:nvPicPr>
                  <pic:blipFill rotWithShape="1">
                    <a:blip r:embed="rId51">
                      <a:extLst>
                        <a:ext uri="{28A0092B-C50C-407E-A947-70E740481C1C}">
                          <a14:useLocalDpi xmlns:a14="http://schemas.microsoft.com/office/drawing/2010/main" val="0"/>
                        </a:ext>
                      </a:extLst>
                    </a:blip>
                    <a:srcRect b="23226"/>
                    <a:stretch/>
                  </pic:blipFill>
                  <pic:spPr bwMode="auto">
                    <a:xfrm>
                      <a:off x="0" y="0"/>
                      <a:ext cx="2958060" cy="707708"/>
                    </a:xfrm>
                    <a:prstGeom prst="rect">
                      <a:avLst/>
                    </a:prstGeom>
                    <a:noFill/>
                    <a:ln>
                      <a:noFill/>
                    </a:ln>
                    <a:extLst>
                      <a:ext uri="{53640926-AAD7-44D8-BBD7-CCE9431645EC}">
                        <a14:shadowObscured xmlns:a14="http://schemas.microsoft.com/office/drawing/2010/main"/>
                      </a:ext>
                    </a:extLst>
                  </pic:spPr>
                </pic:pic>
              </a:graphicData>
            </a:graphic>
          </wp:inline>
        </w:drawing>
      </w:r>
    </w:p>
    <w:p w:rsidR="002D2150" w:rsidRPr="002D2150" w:rsidRDefault="002D2150" w:rsidP="00EF3695">
      <w:pPr>
        <w:pStyle w:val="Beschriftung"/>
        <w:ind w:left="939" w:firstLine="425"/>
        <w:jc w:val="both"/>
      </w:pPr>
      <w:bookmarkStart w:id="175" w:name="_Toc334190368"/>
      <w:r>
        <w:t xml:space="preserve">Figure </w:t>
      </w:r>
      <w:r>
        <w:fldChar w:fldCharType="begin"/>
      </w:r>
      <w:r>
        <w:instrText xml:space="preserve"> SEQ Figure \* ARABIC </w:instrText>
      </w:r>
      <w:r>
        <w:fldChar w:fldCharType="separate"/>
      </w:r>
      <w:r w:rsidR="00B461E4">
        <w:rPr>
          <w:noProof/>
        </w:rPr>
        <w:t>45</w:t>
      </w:r>
      <w:r>
        <w:fldChar w:fldCharType="end"/>
      </w:r>
      <w:r>
        <w:t xml:space="preserve">: Delaying Frame 2; Storing of </w:t>
      </w:r>
      <w:r w:rsidR="003A1C87">
        <w:t xml:space="preserve">the Green Coloured </w:t>
      </w:r>
      <w:r>
        <w:t xml:space="preserve">SoC-Frames </w:t>
      </w:r>
      <w:r w:rsidR="003A1C87">
        <w:t>like Frame 5</w:t>
      </w:r>
      <w:bookmarkEnd w:id="175"/>
    </w:p>
    <w:p w:rsidR="00805379" w:rsidRDefault="00805379" w:rsidP="00EF3695">
      <w:pPr>
        <w:pStyle w:val="FlietextEinzug"/>
        <w:jc w:val="both"/>
      </w:pPr>
    </w:p>
    <w:p w:rsidR="00E63528" w:rsidRDefault="00E63528" w:rsidP="00EF3695">
      <w:pPr>
        <w:pStyle w:val="FlietextEinzug"/>
        <w:jc w:val="both"/>
      </w:pPr>
    </w:p>
    <w:p w:rsidR="00E4757D" w:rsidRDefault="00E4757D" w:rsidP="00EF3695">
      <w:pPr>
        <w:pStyle w:val="FlietextEinzug"/>
        <w:jc w:val="both"/>
      </w:pPr>
    </w:p>
    <w:p w:rsidR="00B97CF9" w:rsidRDefault="00B97CF9" w:rsidP="00EF3695">
      <w:pPr>
        <w:pStyle w:val="FlietextEinzug"/>
        <w:jc w:val="both"/>
      </w:pPr>
      <w:r>
        <w:t>The number of storable frames depends on the</w:t>
      </w:r>
      <w:r w:rsidR="001D2A95">
        <w:t xml:space="preserve"> variable </w:t>
      </w:r>
      <w:r w:rsidR="001D2A95" w:rsidRPr="00357D66">
        <w:rPr>
          <w:i/>
        </w:rPr>
        <w:t>gBytesOfTheFrameBuffer</w:t>
      </w:r>
      <w:r w:rsidR="001D2A95" w:rsidRPr="004638EE">
        <w:t>, which</w:t>
      </w:r>
      <w:r w:rsidR="001D2A95">
        <w:t xml:space="preserve"> is adjustable in the component of the SOPC-Builder design (like</w:t>
      </w:r>
      <w:r w:rsidR="00187CBC">
        <w:t xml:space="preserve"> shown</w:t>
      </w:r>
      <w:r w:rsidR="001D2A95">
        <w:t xml:space="preserve"> in chapter </w:t>
      </w:r>
      <w:r w:rsidR="001D2A95">
        <w:fldChar w:fldCharType="begin"/>
      </w:r>
      <w:r w:rsidR="001D2A95">
        <w:instrText xml:space="preserve"> REF _Ref332087800 \r \h </w:instrText>
      </w:r>
      <w:r w:rsidR="001D2A95">
        <w:fldChar w:fldCharType="separate"/>
      </w:r>
      <w:r w:rsidR="00B461E4">
        <w:t>5.1</w:t>
      </w:r>
      <w:r w:rsidR="001D2A95">
        <w:fldChar w:fldCharType="end"/>
      </w:r>
      <w:r w:rsidR="001D2A95">
        <w:t>).</w:t>
      </w:r>
    </w:p>
    <w:p w:rsidR="003A1C87" w:rsidRDefault="00187CBC" w:rsidP="00EF3695">
      <w:pPr>
        <w:pStyle w:val="FlietextEinzug"/>
        <w:jc w:val="both"/>
      </w:pPr>
      <w:r>
        <w:t xml:space="preserve">The default value </w:t>
      </w:r>
      <w:r w:rsidR="009E25A6">
        <w:t xml:space="preserve">generates a </w:t>
      </w:r>
      <w:r w:rsidR="00767915">
        <w:t>memory</w:t>
      </w:r>
      <w:r w:rsidR="009E25A6">
        <w:t xml:space="preserve"> for</w:t>
      </w:r>
      <w:r>
        <w:t xml:space="preserve"> up to 34 different frames.</w:t>
      </w:r>
    </w:p>
    <w:p w:rsidR="00F36B4B" w:rsidRDefault="00F36B4B" w:rsidP="00EF3695">
      <w:pPr>
        <w:pStyle w:val="FlietextEinzug"/>
        <w:jc w:val="both"/>
      </w:pPr>
    </w:p>
    <w:p w:rsidR="00F36B4B" w:rsidRDefault="00F36B4B" w:rsidP="00EF3695">
      <w:pPr>
        <w:pStyle w:val="FlietextEinzug"/>
        <w:jc w:val="both"/>
      </w:pPr>
    </w:p>
    <w:p w:rsidR="00F36B4B" w:rsidRPr="00801ACD" w:rsidRDefault="00F36B4B" w:rsidP="00EF3695">
      <w:pPr>
        <w:pStyle w:val="FlietextEinzug"/>
        <w:jc w:val="both"/>
        <w:rPr>
          <w:b/>
          <w:sz w:val="24"/>
        </w:rPr>
      </w:pPr>
      <w:r w:rsidRPr="00801ACD">
        <w:rPr>
          <w:b/>
          <w:sz w:val="24"/>
        </w:rPr>
        <w:t>Attention:</w:t>
      </w:r>
    </w:p>
    <w:p w:rsidR="00F36B4B" w:rsidRDefault="00F36B4B" w:rsidP="00EF3695">
      <w:pPr>
        <w:pStyle w:val="FlietextEinzug"/>
        <w:jc w:val="both"/>
      </w:pPr>
    </w:p>
    <w:p w:rsidR="00F36B4B" w:rsidRDefault="00F36B4B" w:rsidP="00EF3695">
      <w:pPr>
        <w:pStyle w:val="FlietextEinzug"/>
        <w:jc w:val="both"/>
      </w:pPr>
      <w:r>
        <w:t>Don’t forget, that also manipul</w:t>
      </w:r>
      <w:r w:rsidR="003E7D50">
        <w:t>ated</w:t>
      </w:r>
      <w:r w:rsidR="00610718">
        <w:t xml:space="preserve"> and delayed</w:t>
      </w:r>
      <w:r>
        <w:t xml:space="preserve"> </w:t>
      </w:r>
      <w:r w:rsidR="002116BF">
        <w:t>frames</w:t>
      </w:r>
      <w:r w:rsidR="00610718">
        <w:t xml:space="preserve"> can be dropped </w:t>
      </w:r>
      <w:r w:rsidR="001D2920">
        <w:t>by</w:t>
      </w:r>
      <w:r>
        <w:t xml:space="preserve"> the</w:t>
      </w:r>
      <w:r w:rsidR="00610718">
        <w:t xml:space="preserve"> wrong</w:t>
      </w:r>
      <w:r>
        <w:t xml:space="preserve"> </w:t>
      </w:r>
      <w:r w:rsidRPr="00801ACD">
        <w:rPr>
          <w:i/>
        </w:rPr>
        <w:t>delay-type</w:t>
      </w:r>
      <w:r>
        <w:t xml:space="preserve"> and won’t be processed</w:t>
      </w:r>
      <w:r w:rsidR="002116BF">
        <w:t xml:space="preserve"> with its tasks</w:t>
      </w:r>
      <w:r>
        <w:t>.</w:t>
      </w:r>
    </w:p>
    <w:p w:rsidR="003A1C87" w:rsidRDefault="003A1C87" w:rsidP="00EF3695">
      <w:pPr>
        <w:jc w:val="both"/>
      </w:pPr>
      <w:r>
        <w:br w:type="page"/>
      </w:r>
    </w:p>
    <w:p w:rsidR="00235E85" w:rsidRDefault="00235E85" w:rsidP="003C58CC">
      <w:pPr>
        <w:pStyle w:val="berschrift3"/>
        <w:jc w:val="both"/>
      </w:pPr>
      <w:bookmarkStart w:id="176" w:name="_Toc334109040"/>
      <w:r w:rsidRPr="006C5533">
        <w:lastRenderedPageBreak/>
        <w:t>Mani</w:t>
      </w:r>
      <w:r w:rsidR="00A70C5A">
        <w:t>pulating the Header</w:t>
      </w:r>
      <w:r w:rsidR="003830D8">
        <w:t>s</w:t>
      </w:r>
      <w:bookmarkEnd w:id="176"/>
    </w:p>
    <w:p w:rsidR="003830D8" w:rsidRPr="003830D8" w:rsidRDefault="003830D8" w:rsidP="003830D8">
      <w:pPr>
        <w:pStyle w:val="FlietextEinzug"/>
      </w:pPr>
    </w:p>
    <w:p w:rsidR="003830D8" w:rsidRDefault="003830D8" w:rsidP="00EF3695">
      <w:pPr>
        <w:pStyle w:val="FlietextEinzug"/>
        <w:keepNext/>
        <w:jc w:val="both"/>
      </w:pPr>
      <w:r>
        <w:rPr>
          <w:noProof/>
          <w:lang w:eastAsia="en-GB"/>
        </w:rPr>
        <w:drawing>
          <wp:inline distT="0" distB="0" distL="0" distR="0" wp14:anchorId="5D273F7D" wp14:editId="45BB8789">
            <wp:extent cx="2520539" cy="842838"/>
            <wp:effectExtent l="0" t="0" r="0" b="0"/>
            <wp:docPr id="1000461" name="Grafik 1000461" descr="C:\Users\muelhausens\Desktop\FM_DOKU\tasks\task3_mani_hea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uelhausens\Desktop\FM_DOKU\tasks\task3_mani_header.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520470" cy="842815"/>
                    </a:xfrm>
                    <a:prstGeom prst="rect">
                      <a:avLst/>
                    </a:prstGeom>
                    <a:noFill/>
                    <a:ln>
                      <a:noFill/>
                    </a:ln>
                  </pic:spPr>
                </pic:pic>
              </a:graphicData>
            </a:graphic>
          </wp:inline>
        </w:drawing>
      </w:r>
    </w:p>
    <w:p w:rsidR="003A1C87" w:rsidRDefault="003830D8" w:rsidP="00EF3695">
      <w:pPr>
        <w:pStyle w:val="Beschriftung"/>
        <w:jc w:val="both"/>
      </w:pPr>
      <w:bookmarkStart w:id="177" w:name="_Toc334190369"/>
      <w:r>
        <w:t xml:space="preserve">Figure </w:t>
      </w:r>
      <w:r>
        <w:fldChar w:fldCharType="begin"/>
      </w:r>
      <w:r>
        <w:instrText xml:space="preserve"> SEQ Figure \* ARABIC </w:instrText>
      </w:r>
      <w:r>
        <w:fldChar w:fldCharType="separate"/>
      </w:r>
      <w:r w:rsidR="00B461E4">
        <w:rPr>
          <w:noProof/>
        </w:rPr>
        <w:t>46</w:t>
      </w:r>
      <w:r>
        <w:fldChar w:fldCharType="end"/>
      </w:r>
      <w:r w:rsidRPr="00587883">
        <w:t xml:space="preserve">: Task: </w:t>
      </w:r>
      <w:r>
        <w:t>Manipulating the Headers</w:t>
      </w:r>
      <w:bookmarkEnd w:id="177"/>
    </w:p>
    <w:p w:rsidR="003830D8" w:rsidRDefault="003830D8" w:rsidP="00EF3695">
      <w:pPr>
        <w:pStyle w:val="FlietextEinzug"/>
        <w:jc w:val="both"/>
      </w:pPr>
    </w:p>
    <w:p w:rsidR="003830D8" w:rsidRDefault="003830D8" w:rsidP="00EF3695">
      <w:pPr>
        <w:pStyle w:val="FlietextEinzug"/>
        <w:keepNext/>
        <w:jc w:val="both"/>
      </w:pPr>
      <w:r>
        <w:rPr>
          <w:noProof/>
          <w:lang w:eastAsia="en-GB"/>
        </w:rPr>
        <w:drawing>
          <wp:inline distT="0" distB="0" distL="0" distR="0" wp14:anchorId="464B668A" wp14:editId="55A998D1">
            <wp:extent cx="4707173" cy="453168"/>
            <wp:effectExtent l="0" t="0" r="0" b="4445"/>
            <wp:docPr id="1000462" name="Grafik 1000462" descr="C:\Users\muelhausens\Desktop\FM_DOKU\tasks\obj_task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uelhausens\Desktop\FM_DOKU\tasks\obj_task3.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735853" cy="455929"/>
                    </a:xfrm>
                    <a:prstGeom prst="rect">
                      <a:avLst/>
                    </a:prstGeom>
                    <a:noFill/>
                    <a:ln>
                      <a:noFill/>
                    </a:ln>
                  </pic:spPr>
                </pic:pic>
              </a:graphicData>
            </a:graphic>
          </wp:inline>
        </w:drawing>
      </w:r>
    </w:p>
    <w:p w:rsidR="003A1C87" w:rsidRDefault="003830D8" w:rsidP="00EF3695">
      <w:pPr>
        <w:pStyle w:val="Beschriftung"/>
        <w:jc w:val="both"/>
      </w:pPr>
      <w:bookmarkStart w:id="178" w:name="_Toc334190370"/>
      <w:r>
        <w:t xml:space="preserve">Figure </w:t>
      </w:r>
      <w:r>
        <w:fldChar w:fldCharType="begin"/>
      </w:r>
      <w:r>
        <w:instrText xml:space="preserve"> SEQ Figure \* ARABIC </w:instrText>
      </w:r>
      <w:r>
        <w:fldChar w:fldCharType="separate"/>
      </w:r>
      <w:r w:rsidR="00B461E4">
        <w:rPr>
          <w:noProof/>
        </w:rPr>
        <w:t>47</w:t>
      </w:r>
      <w:r>
        <w:fldChar w:fldCharType="end"/>
      </w:r>
      <w:r>
        <w:t>: Task Setting of Manipulating the Headers</w:t>
      </w:r>
      <w:bookmarkEnd w:id="178"/>
    </w:p>
    <w:p w:rsidR="00EF3695" w:rsidRDefault="00EF3695" w:rsidP="00EF3695">
      <w:pPr>
        <w:pStyle w:val="FlietextEinzug"/>
        <w:jc w:val="both"/>
      </w:pPr>
    </w:p>
    <w:p w:rsidR="00EF3695" w:rsidRDefault="00EF3695" w:rsidP="00EF3695">
      <w:pPr>
        <w:pStyle w:val="FlietextEinzug"/>
        <w:jc w:val="both"/>
      </w:pPr>
    </w:p>
    <w:p w:rsidR="00EF3695" w:rsidRPr="00EF3695" w:rsidRDefault="00EF3695" w:rsidP="00EF3695">
      <w:pPr>
        <w:pStyle w:val="FlietextEinzug"/>
        <w:jc w:val="both"/>
      </w:pPr>
      <w:r>
        <w:t xml:space="preserve">The settings of the header manipulation include offsets and data to </w:t>
      </w:r>
      <w:r w:rsidR="00306D78">
        <w:t>replace</w:t>
      </w:r>
      <w:r>
        <w:t xml:space="preserve"> 8 different </w:t>
      </w:r>
      <w:r w:rsidR="00D56EE8">
        <w:t>Bytes:</w:t>
      </w:r>
    </w:p>
    <w:p w:rsidR="003830D8" w:rsidRDefault="003830D8" w:rsidP="00EF3695">
      <w:pPr>
        <w:pStyle w:val="FlietextEinzug"/>
        <w:jc w:val="both"/>
      </w:pPr>
    </w:p>
    <w:p w:rsidR="00306D78" w:rsidRDefault="00D56EE8" w:rsidP="00EF3695">
      <w:pPr>
        <w:pStyle w:val="FlietextEinzug"/>
        <w:jc w:val="both"/>
        <w:rPr>
          <w:b/>
        </w:rPr>
      </w:pPr>
      <w:r w:rsidRPr="00D56EE8">
        <w:rPr>
          <w:b/>
        </w:rPr>
        <w:t>Bytes 3 to 8: Offsets:</w:t>
      </w:r>
    </w:p>
    <w:p w:rsidR="00D56EE8" w:rsidRPr="00D56EE8" w:rsidRDefault="00D56EE8" w:rsidP="00EF3695">
      <w:pPr>
        <w:pStyle w:val="FlietextEinzug"/>
        <w:jc w:val="both"/>
        <w:rPr>
          <w:b/>
        </w:rPr>
      </w:pPr>
    </w:p>
    <w:p w:rsidR="00D56EE8" w:rsidRDefault="00D56EE8" w:rsidP="005E4CD3">
      <w:pPr>
        <w:pStyle w:val="FlietextEinzug"/>
        <w:numPr>
          <w:ilvl w:val="0"/>
          <w:numId w:val="12"/>
        </w:numPr>
        <w:jc w:val="both"/>
      </w:pPr>
      <w:r>
        <w:t>Contains 8 different offsets for the 8 Bytes of replaced data</w:t>
      </w:r>
    </w:p>
    <w:p w:rsidR="00D56EE8" w:rsidRDefault="00D56EE8" w:rsidP="00D56EE8">
      <w:pPr>
        <w:pStyle w:val="FlietextEinzug"/>
        <w:ind w:left="1004"/>
        <w:jc w:val="both"/>
      </w:pPr>
    </w:p>
    <w:p w:rsidR="00D56EE8" w:rsidRDefault="00D56EE8" w:rsidP="005E4CD3">
      <w:pPr>
        <w:pStyle w:val="FlietextEinzug"/>
        <w:numPr>
          <w:ilvl w:val="0"/>
          <w:numId w:val="12"/>
        </w:numPr>
        <w:jc w:val="both"/>
      </w:pPr>
      <w:r>
        <w:t xml:space="preserve">Each offset has a size of 6 Bit </w:t>
      </w:r>
    </w:p>
    <w:p w:rsidR="00D56EE8" w:rsidRDefault="00D56EE8" w:rsidP="005E303D">
      <w:pPr>
        <w:pStyle w:val="FlietextEinzug"/>
        <w:numPr>
          <w:ilvl w:val="1"/>
          <w:numId w:val="12"/>
        </w:numPr>
        <w:jc w:val="both"/>
      </w:pPr>
      <w:r>
        <w:t>The first 64 Bytes can be manipulated</w:t>
      </w:r>
    </w:p>
    <w:p w:rsidR="004B25CA" w:rsidRDefault="004B25CA" w:rsidP="004B25CA">
      <w:pPr>
        <w:pStyle w:val="FlietextEinzug"/>
        <w:ind w:left="1004"/>
        <w:jc w:val="both"/>
      </w:pPr>
    </w:p>
    <w:p w:rsidR="004B25CA" w:rsidRDefault="004B25CA" w:rsidP="005E4CD3">
      <w:pPr>
        <w:pStyle w:val="FlietextEinzug"/>
        <w:numPr>
          <w:ilvl w:val="0"/>
          <w:numId w:val="12"/>
        </w:numPr>
        <w:jc w:val="both"/>
      </w:pPr>
      <w:r>
        <w:t>Offset</w:t>
      </w:r>
      <w:r w:rsidR="005E303D">
        <w:t>s with the value of 0 are</w:t>
      </w:r>
      <w:r>
        <w:t xml:space="preserve"> unused</w:t>
      </w:r>
    </w:p>
    <w:p w:rsidR="003830D8" w:rsidRDefault="003830D8" w:rsidP="00EF3695">
      <w:pPr>
        <w:pStyle w:val="FlietextEinzug"/>
        <w:jc w:val="both"/>
      </w:pPr>
    </w:p>
    <w:p w:rsidR="004B25CA" w:rsidRDefault="004B25CA" w:rsidP="00EF3695">
      <w:pPr>
        <w:pStyle w:val="FlietextEinzug"/>
        <w:jc w:val="both"/>
      </w:pPr>
    </w:p>
    <w:p w:rsidR="00D56EE8" w:rsidRDefault="00D56EE8" w:rsidP="00EF3695">
      <w:pPr>
        <w:pStyle w:val="FlietextEinzug"/>
        <w:jc w:val="both"/>
      </w:pPr>
    </w:p>
    <w:p w:rsidR="00D56EE8" w:rsidRPr="00D56EE8" w:rsidRDefault="00D56EE8" w:rsidP="00EF3695">
      <w:pPr>
        <w:pStyle w:val="FlietextEinzug"/>
        <w:jc w:val="both"/>
        <w:rPr>
          <w:b/>
        </w:rPr>
      </w:pPr>
      <w:r w:rsidRPr="00D56EE8">
        <w:rPr>
          <w:b/>
        </w:rPr>
        <w:t>All 8 Byte of the second settings object: Data:</w:t>
      </w:r>
    </w:p>
    <w:p w:rsidR="00D56EE8" w:rsidRDefault="00D56EE8" w:rsidP="00EF3695">
      <w:pPr>
        <w:pStyle w:val="FlietextEinzug"/>
        <w:jc w:val="both"/>
      </w:pPr>
    </w:p>
    <w:p w:rsidR="00D56EE8" w:rsidRDefault="00D56EE8" w:rsidP="005E4CD3">
      <w:pPr>
        <w:pStyle w:val="FlietextEinzug"/>
        <w:numPr>
          <w:ilvl w:val="0"/>
          <w:numId w:val="16"/>
        </w:numPr>
        <w:jc w:val="both"/>
      </w:pPr>
      <w:r>
        <w:t>Contains 8 Byte to replace 8 header fields</w:t>
      </w:r>
    </w:p>
    <w:p w:rsidR="004B25CA" w:rsidRDefault="004B25CA" w:rsidP="004B25CA">
      <w:pPr>
        <w:pStyle w:val="FlietextEinzug"/>
        <w:ind w:left="1004"/>
        <w:jc w:val="both"/>
      </w:pPr>
    </w:p>
    <w:p w:rsidR="004B25CA" w:rsidRDefault="004B25CA" w:rsidP="005E4CD3">
      <w:pPr>
        <w:pStyle w:val="FlietextEinzug"/>
        <w:numPr>
          <w:ilvl w:val="0"/>
          <w:numId w:val="16"/>
        </w:numPr>
        <w:jc w:val="both"/>
      </w:pPr>
      <w:r>
        <w:t>Fist Byte of data is connected to the first 6Bit offset, and so on…</w:t>
      </w:r>
    </w:p>
    <w:p w:rsidR="004B25CA" w:rsidRDefault="004B25CA" w:rsidP="004B25CA">
      <w:pPr>
        <w:pStyle w:val="FlietextEinzug"/>
        <w:jc w:val="both"/>
      </w:pPr>
    </w:p>
    <w:p w:rsidR="004B25CA" w:rsidRDefault="004B25CA" w:rsidP="004B25CA">
      <w:pPr>
        <w:pStyle w:val="FlietextEinzug"/>
        <w:jc w:val="both"/>
      </w:pPr>
    </w:p>
    <w:p w:rsidR="004B25CA" w:rsidRDefault="004B25CA" w:rsidP="004B25CA">
      <w:pPr>
        <w:pStyle w:val="FlietextEinzug"/>
        <w:jc w:val="both"/>
      </w:pPr>
    </w:p>
    <w:p w:rsidR="004B25CA" w:rsidRDefault="004B25CA" w:rsidP="004B25CA">
      <w:pPr>
        <w:pStyle w:val="FlietextEinzug"/>
        <w:jc w:val="both"/>
      </w:pPr>
      <w:r>
        <w:t xml:space="preserve">The manipulation can </w:t>
      </w:r>
      <w:r w:rsidR="00E57829">
        <w:t xml:space="preserve">for example </w:t>
      </w:r>
      <w:r>
        <w:t xml:space="preserve">be used to create wrong </w:t>
      </w:r>
      <w:r w:rsidR="009C55FF">
        <w:t>M</w:t>
      </w:r>
      <w:r>
        <w:t xml:space="preserve">essage- or </w:t>
      </w:r>
      <w:proofErr w:type="spellStart"/>
      <w:r w:rsidR="009C55FF">
        <w:t>E</w:t>
      </w:r>
      <w:r>
        <w:t>thertypes</w:t>
      </w:r>
      <w:proofErr w:type="spellEnd"/>
      <w:r>
        <w:t>.</w:t>
      </w:r>
    </w:p>
    <w:p w:rsidR="00D56EE8" w:rsidRDefault="00D56EE8" w:rsidP="00EF3695">
      <w:pPr>
        <w:pStyle w:val="FlietextEinzug"/>
        <w:jc w:val="both"/>
      </w:pPr>
    </w:p>
    <w:p w:rsidR="00D56EE8" w:rsidRDefault="00D56EE8" w:rsidP="00EF3695">
      <w:pPr>
        <w:pStyle w:val="FlietextEinzug"/>
        <w:jc w:val="both"/>
      </w:pPr>
    </w:p>
    <w:p w:rsidR="004B25CA" w:rsidRDefault="004B25CA">
      <w:r>
        <w:br w:type="page"/>
      </w:r>
    </w:p>
    <w:p w:rsidR="00235E85" w:rsidRDefault="00235E85" w:rsidP="00EF3695">
      <w:pPr>
        <w:pStyle w:val="berschrift3"/>
        <w:jc w:val="both"/>
      </w:pPr>
      <w:bookmarkStart w:id="179" w:name="_Toc334109041"/>
      <w:r w:rsidRPr="006C5533">
        <w:lastRenderedPageBreak/>
        <w:t>CRC</w:t>
      </w:r>
      <w:r w:rsidR="00A70C5A">
        <w:t xml:space="preserve"> Distortion</w:t>
      </w:r>
      <w:bookmarkEnd w:id="179"/>
    </w:p>
    <w:p w:rsidR="00F05212" w:rsidRPr="00F05212" w:rsidRDefault="00F05212" w:rsidP="00F05212">
      <w:pPr>
        <w:pStyle w:val="FlietextEinzug"/>
      </w:pPr>
    </w:p>
    <w:p w:rsidR="00F05212" w:rsidRDefault="00452DE2" w:rsidP="00F05212">
      <w:pPr>
        <w:pStyle w:val="FlietextEinzug"/>
        <w:keepNext/>
      </w:pPr>
      <w:r>
        <w:rPr>
          <w:noProof/>
          <w:lang w:eastAsia="en-GB"/>
        </w:rPr>
        <w:drawing>
          <wp:inline distT="0" distB="0" distL="0" distR="0" wp14:anchorId="66587E36" wp14:editId="6BEEDA38">
            <wp:extent cx="2565530" cy="826936"/>
            <wp:effectExtent l="0" t="0" r="6350" b="0"/>
            <wp:docPr id="1000464" name="Grafik 1000464" descr="C:\Users\muelhausens\Desktop\FM_DOKU\tasks\task4_cr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uelhausens\Desktop\FM_DOKU\tasks\task4_crc.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565586" cy="826954"/>
                    </a:xfrm>
                    <a:prstGeom prst="rect">
                      <a:avLst/>
                    </a:prstGeom>
                    <a:noFill/>
                    <a:ln>
                      <a:noFill/>
                    </a:ln>
                  </pic:spPr>
                </pic:pic>
              </a:graphicData>
            </a:graphic>
          </wp:inline>
        </w:drawing>
      </w:r>
    </w:p>
    <w:p w:rsidR="003830D8" w:rsidRDefault="00F05212" w:rsidP="00F05212">
      <w:pPr>
        <w:pStyle w:val="Beschriftung"/>
      </w:pPr>
      <w:bookmarkStart w:id="180" w:name="_Toc334190371"/>
      <w:r>
        <w:t xml:space="preserve">Figure </w:t>
      </w:r>
      <w:r>
        <w:fldChar w:fldCharType="begin"/>
      </w:r>
      <w:r>
        <w:instrText xml:space="preserve"> SEQ Figure \* ARABIC </w:instrText>
      </w:r>
      <w:r>
        <w:fldChar w:fldCharType="separate"/>
      </w:r>
      <w:r w:rsidR="00B461E4">
        <w:rPr>
          <w:noProof/>
        </w:rPr>
        <w:t>48</w:t>
      </w:r>
      <w:r>
        <w:fldChar w:fldCharType="end"/>
      </w:r>
      <w:r w:rsidRPr="009508DE">
        <w:t xml:space="preserve">: Task: </w:t>
      </w:r>
      <w:r>
        <w:t>CRC Distortion</w:t>
      </w:r>
      <w:bookmarkEnd w:id="180"/>
    </w:p>
    <w:p w:rsidR="00F05212" w:rsidRPr="00F05212" w:rsidRDefault="00F05212" w:rsidP="00F05212">
      <w:pPr>
        <w:pStyle w:val="FlietextEinzug"/>
      </w:pPr>
    </w:p>
    <w:p w:rsidR="00F05212" w:rsidRDefault="00452DE2" w:rsidP="00F05212">
      <w:pPr>
        <w:pStyle w:val="FlietextEinzug"/>
        <w:keepNext/>
      </w:pPr>
      <w:r>
        <w:rPr>
          <w:noProof/>
          <w:lang w:eastAsia="en-GB"/>
        </w:rPr>
        <w:drawing>
          <wp:inline distT="0" distB="0" distL="0" distR="0" wp14:anchorId="4536992B" wp14:editId="5A9EE601">
            <wp:extent cx="4744983" cy="469127"/>
            <wp:effectExtent l="0" t="0" r="0" b="7620"/>
            <wp:docPr id="1000466" name="Grafik 1000466" descr="C:\Users\muelhausens\Desktop\FM_DOKU\tasks\obj_task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uelhausens\Desktop\FM_DOKU\tasks\obj_task4.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746718" cy="469299"/>
                    </a:xfrm>
                    <a:prstGeom prst="rect">
                      <a:avLst/>
                    </a:prstGeom>
                    <a:noFill/>
                    <a:ln>
                      <a:noFill/>
                    </a:ln>
                  </pic:spPr>
                </pic:pic>
              </a:graphicData>
            </a:graphic>
          </wp:inline>
        </w:drawing>
      </w:r>
    </w:p>
    <w:p w:rsidR="003830D8" w:rsidRDefault="00F05212" w:rsidP="00F05212">
      <w:pPr>
        <w:pStyle w:val="Beschriftung"/>
      </w:pPr>
      <w:bookmarkStart w:id="181" w:name="_Toc334190372"/>
      <w:r>
        <w:t xml:space="preserve">Figure </w:t>
      </w:r>
      <w:r>
        <w:fldChar w:fldCharType="begin"/>
      </w:r>
      <w:r>
        <w:instrText xml:space="preserve"> SEQ Figure \* ARABIC </w:instrText>
      </w:r>
      <w:r>
        <w:fldChar w:fldCharType="separate"/>
      </w:r>
      <w:r w:rsidR="00B461E4">
        <w:rPr>
          <w:noProof/>
        </w:rPr>
        <w:t>49</w:t>
      </w:r>
      <w:r>
        <w:fldChar w:fldCharType="end"/>
      </w:r>
      <w:r w:rsidRPr="003833BC">
        <w:t xml:space="preserve">: Task Setting of </w:t>
      </w:r>
      <w:r>
        <w:t>CRC Distortion</w:t>
      </w:r>
      <w:bookmarkEnd w:id="181"/>
    </w:p>
    <w:p w:rsidR="00F05212" w:rsidRDefault="00F05212" w:rsidP="00F05212">
      <w:pPr>
        <w:pStyle w:val="FlietextEinzug"/>
      </w:pPr>
    </w:p>
    <w:p w:rsidR="000E3757" w:rsidRDefault="000E3757" w:rsidP="00F05212">
      <w:pPr>
        <w:pStyle w:val="FlietextEinzug"/>
      </w:pPr>
    </w:p>
    <w:p w:rsidR="00F05212" w:rsidRDefault="00A21312" w:rsidP="000E3757">
      <w:pPr>
        <w:pStyle w:val="FlietextEinzug"/>
        <w:jc w:val="both"/>
      </w:pPr>
      <w:r>
        <w:t xml:space="preserve">Frames can </w:t>
      </w:r>
      <w:r w:rsidR="00636307">
        <w:t>receive a false</w:t>
      </w:r>
      <w:r w:rsidR="000E3757">
        <w:rPr>
          <w:lang w:val="en"/>
        </w:rPr>
        <w:t xml:space="preserve"> </w:t>
      </w:r>
      <w:r w:rsidR="00636307">
        <w:rPr>
          <w:lang w:val="en"/>
        </w:rPr>
        <w:t xml:space="preserve">frame </w:t>
      </w:r>
      <w:r w:rsidR="000E3757">
        <w:rPr>
          <w:lang w:val="en"/>
        </w:rPr>
        <w:t>check s</w:t>
      </w:r>
      <w:r w:rsidR="00907C2C">
        <w:rPr>
          <w:lang w:val="en"/>
        </w:rPr>
        <w:t>equence</w:t>
      </w:r>
      <w:r w:rsidR="000E3757">
        <w:rPr>
          <w:lang w:val="en"/>
        </w:rPr>
        <w:t>. Manipulated frames shouldn’t pass the MAC-layer of the DUT.</w:t>
      </w:r>
    </w:p>
    <w:p w:rsidR="00A21312" w:rsidRDefault="00A21312" w:rsidP="00F05212">
      <w:pPr>
        <w:pStyle w:val="FlietextEinzug"/>
      </w:pPr>
    </w:p>
    <w:p w:rsidR="00800027" w:rsidRPr="00F05212" w:rsidRDefault="00800027" w:rsidP="00F05212">
      <w:pPr>
        <w:pStyle w:val="FlietextEinzug"/>
      </w:pPr>
    </w:p>
    <w:p w:rsidR="00235E85" w:rsidRDefault="00A70C5A" w:rsidP="003C58CC">
      <w:pPr>
        <w:pStyle w:val="berschrift3"/>
        <w:jc w:val="both"/>
      </w:pPr>
      <w:bookmarkStart w:id="182" w:name="_Toc334109042"/>
      <w:r>
        <w:t>Truncate the Frame</w:t>
      </w:r>
      <w:bookmarkEnd w:id="182"/>
    </w:p>
    <w:p w:rsidR="00A1141F" w:rsidRPr="00A1141F" w:rsidRDefault="00A1141F" w:rsidP="00A1141F">
      <w:pPr>
        <w:pStyle w:val="FlietextEinzug"/>
      </w:pPr>
    </w:p>
    <w:p w:rsidR="00800027" w:rsidRDefault="00452DE2" w:rsidP="00800027">
      <w:pPr>
        <w:pStyle w:val="FlietextEinzug"/>
        <w:keepNext/>
      </w:pPr>
      <w:r>
        <w:rPr>
          <w:noProof/>
          <w:lang w:eastAsia="en-GB"/>
        </w:rPr>
        <w:drawing>
          <wp:inline distT="0" distB="0" distL="0" distR="0" wp14:anchorId="1CEA96F9" wp14:editId="6EAE836E">
            <wp:extent cx="2556442" cy="795020"/>
            <wp:effectExtent l="0" t="0" r="0" b="5080"/>
            <wp:docPr id="1000465" name="Grafik 1000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uelhausens\Desktop\FM_DOKU\tasks\task5_cut.png"/>
                    <pic:cNvPicPr>
                      <a:picLocks noChangeAspect="1" noChangeArrowheads="1"/>
                    </pic:cNvPicPr>
                  </pic:nvPicPr>
                  <pic:blipFill>
                    <a:blip r:embed="rId56">
                      <a:extLst>
                        <a:ext uri="{28A0092B-C50C-407E-A947-70E740481C1C}">
                          <a14:useLocalDpi xmlns:a14="http://schemas.microsoft.com/office/drawing/2010/main" val="0"/>
                        </a:ext>
                      </a:extLst>
                    </a:blip>
                    <a:stretch>
                      <a:fillRect/>
                    </a:stretch>
                  </pic:blipFill>
                  <pic:spPr bwMode="auto">
                    <a:xfrm>
                      <a:off x="0" y="0"/>
                      <a:ext cx="2556442" cy="795020"/>
                    </a:xfrm>
                    <a:prstGeom prst="rect">
                      <a:avLst/>
                    </a:prstGeom>
                    <a:noFill/>
                    <a:ln>
                      <a:noFill/>
                    </a:ln>
                  </pic:spPr>
                </pic:pic>
              </a:graphicData>
            </a:graphic>
          </wp:inline>
        </w:drawing>
      </w:r>
    </w:p>
    <w:p w:rsidR="003830D8" w:rsidRDefault="00800027" w:rsidP="00800027">
      <w:pPr>
        <w:pStyle w:val="Beschriftung"/>
      </w:pPr>
      <w:bookmarkStart w:id="183" w:name="_Toc334190373"/>
      <w:r>
        <w:t xml:space="preserve">Figure </w:t>
      </w:r>
      <w:r>
        <w:fldChar w:fldCharType="begin"/>
      </w:r>
      <w:r>
        <w:instrText xml:space="preserve"> SEQ Figure \* ARABIC </w:instrText>
      </w:r>
      <w:r>
        <w:fldChar w:fldCharType="separate"/>
      </w:r>
      <w:r w:rsidR="00B461E4">
        <w:rPr>
          <w:noProof/>
        </w:rPr>
        <w:t>50</w:t>
      </w:r>
      <w:r>
        <w:fldChar w:fldCharType="end"/>
      </w:r>
      <w:r w:rsidRPr="00731BC9">
        <w:t xml:space="preserve">: Task: </w:t>
      </w:r>
      <w:r>
        <w:t>Truncate the Frame</w:t>
      </w:r>
      <w:bookmarkEnd w:id="183"/>
    </w:p>
    <w:p w:rsidR="00800027" w:rsidRPr="00800027" w:rsidRDefault="00800027" w:rsidP="00800027">
      <w:pPr>
        <w:pStyle w:val="FlietextEinzug"/>
      </w:pPr>
    </w:p>
    <w:p w:rsidR="00800027" w:rsidRDefault="00452DE2" w:rsidP="00800027">
      <w:pPr>
        <w:pStyle w:val="FlietextEinzug"/>
        <w:keepNext/>
      </w:pPr>
      <w:r>
        <w:rPr>
          <w:noProof/>
          <w:lang w:eastAsia="en-GB"/>
        </w:rPr>
        <w:drawing>
          <wp:inline distT="0" distB="0" distL="0" distR="0" wp14:anchorId="37F4FCE9" wp14:editId="4C974A57">
            <wp:extent cx="4746929" cy="462910"/>
            <wp:effectExtent l="0" t="0" r="0" b="0"/>
            <wp:docPr id="1000467" name="Grafik 1000467" descr="C:\Users\muelhausens\Desktop\FM_DOKU\tasks\obj_task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uelhausens\Desktop\FM_DOKU\tasks\obj_task5.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746822" cy="462900"/>
                    </a:xfrm>
                    <a:prstGeom prst="rect">
                      <a:avLst/>
                    </a:prstGeom>
                    <a:noFill/>
                    <a:ln>
                      <a:noFill/>
                    </a:ln>
                  </pic:spPr>
                </pic:pic>
              </a:graphicData>
            </a:graphic>
          </wp:inline>
        </w:drawing>
      </w:r>
    </w:p>
    <w:p w:rsidR="00452DE2" w:rsidRDefault="00800027" w:rsidP="00800027">
      <w:pPr>
        <w:pStyle w:val="Beschriftung"/>
      </w:pPr>
      <w:bookmarkStart w:id="184" w:name="_Toc334190374"/>
      <w:r>
        <w:t xml:space="preserve">Figure </w:t>
      </w:r>
      <w:r>
        <w:fldChar w:fldCharType="begin"/>
      </w:r>
      <w:r>
        <w:instrText xml:space="preserve"> SEQ Figure \* ARABIC </w:instrText>
      </w:r>
      <w:r>
        <w:fldChar w:fldCharType="separate"/>
      </w:r>
      <w:r w:rsidR="00B461E4">
        <w:rPr>
          <w:noProof/>
        </w:rPr>
        <w:t>51</w:t>
      </w:r>
      <w:r>
        <w:fldChar w:fldCharType="end"/>
      </w:r>
      <w:r w:rsidRPr="00EE6EDA">
        <w:t xml:space="preserve">: Task Setting of </w:t>
      </w:r>
      <w:r>
        <w:t>Frame Truncation</w:t>
      </w:r>
      <w:bookmarkEnd w:id="184"/>
    </w:p>
    <w:p w:rsidR="00800027" w:rsidRDefault="00800027" w:rsidP="00800027">
      <w:pPr>
        <w:pStyle w:val="FlietextEinzug"/>
      </w:pPr>
    </w:p>
    <w:p w:rsidR="00FB4646" w:rsidRDefault="00FB4646" w:rsidP="00FB4646">
      <w:pPr>
        <w:pStyle w:val="FlietextEinzug"/>
        <w:jc w:val="both"/>
      </w:pPr>
    </w:p>
    <w:p w:rsidR="00FB4646" w:rsidRDefault="00FB4646" w:rsidP="00FB4646">
      <w:pPr>
        <w:pStyle w:val="FlietextEinzug"/>
        <w:jc w:val="both"/>
      </w:pPr>
      <w:r>
        <w:t>The frame truncation setting contains the size of the outgoing frame.</w:t>
      </w:r>
    </w:p>
    <w:p w:rsidR="00FB4646" w:rsidRDefault="00FB4646" w:rsidP="00FB4646">
      <w:pPr>
        <w:pStyle w:val="FlietextEinzug"/>
        <w:jc w:val="both"/>
      </w:pPr>
    </w:p>
    <w:p w:rsidR="0011292C" w:rsidRDefault="0011292C" w:rsidP="00FB4646">
      <w:pPr>
        <w:pStyle w:val="FlietextEinzug"/>
        <w:jc w:val="both"/>
      </w:pPr>
    </w:p>
    <w:p w:rsidR="00FB4646" w:rsidRPr="0011292C" w:rsidRDefault="00FB4646" w:rsidP="00FB4646">
      <w:pPr>
        <w:pStyle w:val="FlietextEinzug"/>
        <w:jc w:val="both"/>
        <w:rPr>
          <w:b/>
        </w:rPr>
      </w:pPr>
      <w:r w:rsidRPr="0011292C">
        <w:rPr>
          <w:b/>
        </w:rPr>
        <w:t>Last 12 Bits: Size</w:t>
      </w:r>
      <w:r w:rsidR="0011292C" w:rsidRPr="0011292C">
        <w:rPr>
          <w:b/>
        </w:rPr>
        <w:t xml:space="preserve"> of frame</w:t>
      </w:r>
    </w:p>
    <w:p w:rsidR="003830D8" w:rsidRDefault="003830D8" w:rsidP="00FB4646">
      <w:pPr>
        <w:pStyle w:val="FlietextEinzug"/>
        <w:jc w:val="both"/>
      </w:pPr>
    </w:p>
    <w:p w:rsidR="0011292C" w:rsidRDefault="0011292C" w:rsidP="005E4CD3">
      <w:pPr>
        <w:pStyle w:val="FlietextEinzug"/>
        <w:numPr>
          <w:ilvl w:val="0"/>
          <w:numId w:val="17"/>
        </w:numPr>
        <w:jc w:val="both"/>
      </w:pPr>
      <w:r>
        <w:t xml:space="preserve">The outgoing </w:t>
      </w:r>
      <w:r w:rsidR="005E303D">
        <w:t xml:space="preserve">frame </w:t>
      </w:r>
      <w:r w:rsidR="00D6673F">
        <w:t>is truncated to</w:t>
      </w:r>
      <w:r>
        <w:t xml:space="preserve"> size of this variable plus four </w:t>
      </w:r>
      <w:r w:rsidR="005E303D">
        <w:t>Bytes of a valid CRC</w:t>
      </w:r>
    </w:p>
    <w:p w:rsidR="0011292C" w:rsidRDefault="0011292C" w:rsidP="005E4CD3">
      <w:pPr>
        <w:pStyle w:val="FlietextEinzug"/>
        <w:numPr>
          <w:ilvl w:val="1"/>
          <w:numId w:val="17"/>
        </w:numPr>
        <w:jc w:val="both"/>
      </w:pPr>
      <w:r>
        <w:t>A manipulation with size=60 c</w:t>
      </w:r>
      <w:r w:rsidR="005E303D">
        <w:t>reates a frame with Preamble plus a 64</w:t>
      </w:r>
      <w:r>
        <w:t>Bytes</w:t>
      </w:r>
      <w:r w:rsidR="005E303D">
        <w:t xml:space="preserve"> frame</w:t>
      </w:r>
    </w:p>
    <w:p w:rsidR="0011292C" w:rsidRDefault="0011292C" w:rsidP="005E4CD3">
      <w:pPr>
        <w:pStyle w:val="FlietextEinzug"/>
        <w:numPr>
          <w:ilvl w:val="2"/>
          <w:numId w:val="17"/>
        </w:numPr>
        <w:jc w:val="both"/>
      </w:pPr>
      <w:r>
        <w:t xml:space="preserve">This is the shortest frame, which </w:t>
      </w:r>
      <w:r w:rsidR="005E303D">
        <w:t>is able to pass</w:t>
      </w:r>
      <w:r>
        <w:t xml:space="preserve"> the MAC-layer</w:t>
      </w:r>
    </w:p>
    <w:p w:rsidR="00D6673F" w:rsidRDefault="00D6673F" w:rsidP="00D6673F">
      <w:pPr>
        <w:pStyle w:val="FlietextEinzug"/>
        <w:ind w:left="1004"/>
        <w:jc w:val="both"/>
      </w:pPr>
    </w:p>
    <w:p w:rsidR="00D6673F" w:rsidRDefault="005E303D" w:rsidP="005E4CD3">
      <w:pPr>
        <w:pStyle w:val="FlietextEinzug"/>
        <w:numPr>
          <w:ilvl w:val="0"/>
          <w:numId w:val="17"/>
        </w:numPr>
        <w:jc w:val="both"/>
      </w:pPr>
      <w:r>
        <w:t>Manipulations with</w:t>
      </w:r>
      <w:r w:rsidR="00D6673F">
        <w:t xml:space="preserve"> </w:t>
      </w:r>
      <w:r>
        <w:t xml:space="preserve">a </w:t>
      </w:r>
      <w:r w:rsidR="00D6673F">
        <w:t xml:space="preserve">size </w:t>
      </w:r>
      <w:r>
        <w:t>value, which is bigger than the frame itself, leave</w:t>
      </w:r>
      <w:r w:rsidR="00D6673F">
        <w:t xml:space="preserve"> the frame untouched</w:t>
      </w:r>
    </w:p>
    <w:p w:rsidR="0011292C" w:rsidRDefault="0011292C" w:rsidP="00D6673F">
      <w:pPr>
        <w:pStyle w:val="FlietextEinzug"/>
        <w:jc w:val="both"/>
      </w:pPr>
    </w:p>
    <w:p w:rsidR="00A12563" w:rsidRDefault="00A12563" w:rsidP="00D6673F">
      <w:pPr>
        <w:pStyle w:val="FlietextEinzug"/>
        <w:jc w:val="both"/>
      </w:pPr>
    </w:p>
    <w:p w:rsidR="005E303D" w:rsidRDefault="005E303D" w:rsidP="00D6673F">
      <w:pPr>
        <w:pStyle w:val="FlietextEinzug"/>
        <w:jc w:val="both"/>
      </w:pPr>
    </w:p>
    <w:p w:rsidR="005E303D" w:rsidRDefault="00D6673F" w:rsidP="00FC54E3">
      <w:pPr>
        <w:pStyle w:val="FlietextEinzug"/>
        <w:jc w:val="both"/>
      </w:pPr>
      <w:r>
        <w:t>It is possible to test the MAC-layer of the DUT by creating frames with less than 64 Bytes.</w:t>
      </w:r>
      <w:r w:rsidR="00FC54E3">
        <w:t xml:space="preserve"> </w:t>
      </w:r>
    </w:p>
    <w:p w:rsidR="005E303D" w:rsidRDefault="005E303D" w:rsidP="00FC54E3">
      <w:pPr>
        <w:pStyle w:val="FlietextEinzug"/>
        <w:jc w:val="both"/>
      </w:pPr>
    </w:p>
    <w:p w:rsidR="00FC54E3" w:rsidRDefault="00FC54E3" w:rsidP="00FC54E3">
      <w:pPr>
        <w:pStyle w:val="FlietextEinzug"/>
        <w:jc w:val="both"/>
      </w:pPr>
      <w:r w:rsidRPr="00FC54E3">
        <w:t xml:space="preserve">POWERLINK frames with a PDO payload of e.g. 80Bytes can </w:t>
      </w:r>
      <w:r>
        <w:t xml:space="preserve">also </w:t>
      </w:r>
      <w:r w:rsidRPr="00FC54E3">
        <w:t>be cut</w:t>
      </w:r>
      <w:r w:rsidR="005E303D">
        <w:t xml:space="preserve"> to shorten the payload</w:t>
      </w:r>
      <w:r>
        <w:t>.</w:t>
      </w:r>
    </w:p>
    <w:p w:rsidR="00FC54E3" w:rsidRDefault="00FC54E3" w:rsidP="005E4CD3">
      <w:pPr>
        <w:pStyle w:val="FlietextEinzug"/>
        <w:numPr>
          <w:ilvl w:val="0"/>
          <w:numId w:val="18"/>
        </w:numPr>
        <w:jc w:val="both"/>
      </w:pPr>
      <w:r>
        <w:t>Received payload is smaller than the expected size (Byte number 23 of the message-header)</w:t>
      </w:r>
    </w:p>
    <w:p w:rsidR="00A12563" w:rsidRPr="00FC54E3" w:rsidRDefault="00FC54E3" w:rsidP="00FE76E7">
      <w:pPr>
        <w:pStyle w:val="FlietextEinzug"/>
        <w:numPr>
          <w:ilvl w:val="0"/>
          <w:numId w:val="18"/>
        </w:numPr>
        <w:jc w:val="both"/>
      </w:pPr>
      <w:r>
        <w:t>The error should be noticed</w:t>
      </w:r>
      <w:r w:rsidR="009C55FF">
        <w:t xml:space="preserve"> by the DUT</w:t>
      </w:r>
      <w:r w:rsidR="00A12563" w:rsidRPr="00FC54E3">
        <w:br w:type="page"/>
      </w:r>
    </w:p>
    <w:p w:rsidR="006145FE" w:rsidRDefault="006145FE" w:rsidP="00FB4646">
      <w:pPr>
        <w:pStyle w:val="berschrift2"/>
        <w:jc w:val="both"/>
      </w:pPr>
      <w:bookmarkStart w:id="185" w:name="_Toc334109043"/>
      <w:r w:rsidRPr="00FC54E3">
        <w:rPr>
          <w:lang w:val="de-DE"/>
        </w:rPr>
        <w:lastRenderedPageBreak/>
        <w:t>Frame</w:t>
      </w:r>
      <w:r w:rsidR="00A70C5A" w:rsidRPr="00FC54E3">
        <w:rPr>
          <w:lang w:val="de-DE"/>
        </w:rPr>
        <w:t xml:space="preserve"> </w:t>
      </w:r>
      <w:r w:rsidR="00A70C5A" w:rsidRPr="00FF73A5">
        <w:t>S</w:t>
      </w:r>
      <w:r w:rsidRPr="00FF73A5">
        <w:t>election</w:t>
      </w:r>
      <w:bookmarkEnd w:id="185"/>
    </w:p>
    <w:p w:rsidR="00F35D88" w:rsidRDefault="00F35D88" w:rsidP="00F35D88">
      <w:pPr>
        <w:pStyle w:val="FlietextEinzug"/>
        <w:rPr>
          <w:lang w:val="de-DE"/>
        </w:rPr>
      </w:pPr>
    </w:p>
    <w:p w:rsidR="002D02B8" w:rsidRDefault="002D02B8" w:rsidP="002D02B8">
      <w:pPr>
        <w:pStyle w:val="FlietextEinzug"/>
        <w:keepNext/>
      </w:pPr>
      <w:r>
        <w:rPr>
          <w:noProof/>
          <w:lang w:eastAsia="en-GB"/>
        </w:rPr>
        <w:drawing>
          <wp:inline distT="0" distB="0" distL="0" distR="0" wp14:anchorId="630BC152" wp14:editId="55045F33">
            <wp:extent cx="4655131" cy="556591"/>
            <wp:effectExtent l="0" t="0" r="0" b="0"/>
            <wp:docPr id="1000463" name="Grafik 1000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uelhausens\Desktop\FM_DOKU\tasks\Task_resgisters_filter.png"/>
                    <pic:cNvPicPr>
                      <a:picLocks noChangeAspect="1" noChangeArrowheads="1"/>
                    </pic:cNvPicPr>
                  </pic:nvPicPr>
                  <pic:blipFill>
                    <a:blip r:embed="rId58">
                      <a:extLst>
                        <a:ext uri="{28A0092B-C50C-407E-A947-70E740481C1C}">
                          <a14:useLocalDpi xmlns:a14="http://schemas.microsoft.com/office/drawing/2010/main" val="0"/>
                        </a:ext>
                      </a:extLst>
                    </a:blip>
                    <a:stretch>
                      <a:fillRect/>
                    </a:stretch>
                  </pic:blipFill>
                  <pic:spPr bwMode="auto">
                    <a:xfrm>
                      <a:off x="0" y="0"/>
                      <a:ext cx="4682694" cy="559887"/>
                    </a:xfrm>
                    <a:prstGeom prst="rect">
                      <a:avLst/>
                    </a:prstGeom>
                    <a:noFill/>
                    <a:ln>
                      <a:noFill/>
                    </a:ln>
                  </pic:spPr>
                </pic:pic>
              </a:graphicData>
            </a:graphic>
          </wp:inline>
        </w:drawing>
      </w:r>
    </w:p>
    <w:p w:rsidR="002D02B8" w:rsidRDefault="002D02B8" w:rsidP="002D02B8">
      <w:pPr>
        <w:pStyle w:val="Beschriftung"/>
        <w:rPr>
          <w:noProof/>
        </w:rPr>
      </w:pPr>
      <w:bookmarkStart w:id="186" w:name="_Ref330459168"/>
      <w:bookmarkStart w:id="187" w:name="_Toc334190375"/>
      <w:r>
        <w:t xml:space="preserve">Figure </w:t>
      </w:r>
      <w:r>
        <w:fldChar w:fldCharType="begin"/>
      </w:r>
      <w:r>
        <w:instrText xml:space="preserve"> SEQ Figure \* ARABIC </w:instrText>
      </w:r>
      <w:r>
        <w:fldChar w:fldCharType="separate"/>
      </w:r>
      <w:r w:rsidR="00B461E4">
        <w:rPr>
          <w:noProof/>
        </w:rPr>
        <w:t>52</w:t>
      </w:r>
      <w:r>
        <w:fldChar w:fldCharType="end"/>
      </w:r>
      <w:bookmarkEnd w:id="186"/>
      <w:r>
        <w:t xml:space="preserve">: </w:t>
      </w:r>
      <w:r w:rsidR="00460E82">
        <w:t xml:space="preserve">Basic Structure of the </w:t>
      </w:r>
      <w:r>
        <w:t>Responsible Objects for Filtering</w:t>
      </w:r>
      <w:r>
        <w:rPr>
          <w:noProof/>
        </w:rPr>
        <w:t xml:space="preserve"> the </w:t>
      </w:r>
      <w:r w:rsidR="00460E82">
        <w:rPr>
          <w:noProof/>
        </w:rPr>
        <w:t>Frames</w:t>
      </w:r>
      <w:bookmarkEnd w:id="187"/>
    </w:p>
    <w:p w:rsidR="00460E82" w:rsidRDefault="00460E82" w:rsidP="002D02B8">
      <w:pPr>
        <w:pStyle w:val="FlietextEinzug"/>
      </w:pPr>
    </w:p>
    <w:p w:rsidR="005D5A87" w:rsidRDefault="00460E82" w:rsidP="004C753E">
      <w:pPr>
        <w:pStyle w:val="FlietextEinzug"/>
        <w:jc w:val="both"/>
      </w:pPr>
      <w:r>
        <w:t xml:space="preserve">The </w:t>
      </w:r>
      <w:r w:rsidR="009643B6">
        <w:t xml:space="preserve">basic structure of the frame data object is </w:t>
      </w:r>
      <w:r w:rsidR="007262C8">
        <w:t xml:space="preserve">shown </w:t>
      </w:r>
      <w:r w:rsidR="009643B6">
        <w:t xml:space="preserve">in </w:t>
      </w:r>
      <w:r w:rsidR="009643B6" w:rsidRPr="009643B6">
        <w:rPr>
          <w:i/>
        </w:rPr>
        <w:fldChar w:fldCharType="begin"/>
      </w:r>
      <w:r w:rsidR="009643B6" w:rsidRPr="009643B6">
        <w:rPr>
          <w:i/>
        </w:rPr>
        <w:instrText xml:space="preserve"> REF _Ref330459168 \h </w:instrText>
      </w:r>
      <w:r w:rsidR="009643B6">
        <w:rPr>
          <w:i/>
        </w:rPr>
        <w:instrText xml:space="preserve"> \* MERGEFORMAT </w:instrText>
      </w:r>
      <w:r w:rsidR="009643B6" w:rsidRPr="009643B6">
        <w:rPr>
          <w:i/>
        </w:rPr>
      </w:r>
      <w:r w:rsidR="009643B6" w:rsidRPr="009643B6">
        <w:rPr>
          <w:i/>
        </w:rPr>
        <w:fldChar w:fldCharType="separate"/>
      </w:r>
      <w:ins w:id="188" w:author="Sebastian Muelhausen" w:date="2012-08-31T15:31:00Z">
        <w:r w:rsidR="00B461E4" w:rsidRPr="00B461E4">
          <w:rPr>
            <w:i/>
            <w:rPrChange w:id="189" w:author="Sebastian Muelhausen" w:date="2012-08-31T15:31:00Z">
              <w:rPr/>
            </w:rPrChange>
          </w:rPr>
          <w:t xml:space="preserve">Figure </w:t>
        </w:r>
        <w:r w:rsidR="00B461E4" w:rsidRPr="00B461E4">
          <w:rPr>
            <w:i/>
            <w:noProof/>
            <w:rPrChange w:id="190" w:author="Sebastian Muelhausen" w:date="2012-08-31T15:31:00Z">
              <w:rPr>
                <w:noProof/>
              </w:rPr>
            </w:rPrChange>
          </w:rPr>
          <w:t>52</w:t>
        </w:r>
      </w:ins>
      <w:del w:id="191" w:author="Sebastian Muelhausen" w:date="2012-08-31T15:31:00Z">
        <w:r w:rsidR="00BB7D24" w:rsidRPr="00E72D3F" w:rsidDel="00B461E4">
          <w:rPr>
            <w:i/>
          </w:rPr>
          <w:delText xml:space="preserve">Figure </w:delText>
        </w:r>
        <w:r w:rsidR="00BB7D24" w:rsidRPr="00E72D3F" w:rsidDel="00B461E4">
          <w:rPr>
            <w:i/>
            <w:noProof/>
          </w:rPr>
          <w:delText>52</w:delText>
        </w:r>
      </w:del>
      <w:r w:rsidR="009643B6" w:rsidRPr="009643B6">
        <w:rPr>
          <w:i/>
        </w:rPr>
        <w:fldChar w:fldCharType="end"/>
      </w:r>
      <w:r w:rsidR="009643B6">
        <w:t xml:space="preserve">. </w:t>
      </w:r>
      <w:r w:rsidR="00D4078C">
        <w:t>The Framemanipulator po</w:t>
      </w:r>
      <w:r w:rsidR="00D4078C">
        <w:t>s</w:t>
      </w:r>
      <w:r w:rsidR="00D4078C">
        <w:t xml:space="preserve">sesses an internal filter in hardware for the Ethertype. </w:t>
      </w:r>
      <w:r w:rsidR="000D3881">
        <w:t xml:space="preserve">It only </w:t>
      </w:r>
      <w:r w:rsidR="009D2DD0">
        <w:t>allows</w:t>
      </w:r>
      <w:r w:rsidR="000D3881">
        <w:t xml:space="preserve"> POWERLINK- (</w:t>
      </w:r>
      <w:r w:rsidR="004C753E">
        <w:t>88AB</w:t>
      </w:r>
      <w:r w:rsidR="004C753E">
        <w:rPr>
          <w:sz w:val="14"/>
        </w:rPr>
        <w:t>h</w:t>
      </w:r>
      <w:r w:rsidR="000D3881">
        <w:t xml:space="preserve">) </w:t>
      </w:r>
      <w:r w:rsidR="004C753E" w:rsidRPr="004C753E">
        <w:t>an</w:t>
      </w:r>
      <w:r w:rsidR="004C753E">
        <w:t xml:space="preserve">d </w:t>
      </w:r>
      <w:r w:rsidR="000D3881">
        <w:t>IP- (0800</w:t>
      </w:r>
      <w:r w:rsidR="000D3881" w:rsidRPr="000D3881">
        <w:rPr>
          <w:sz w:val="14"/>
        </w:rPr>
        <w:t>h</w:t>
      </w:r>
      <w:r w:rsidR="000D3881" w:rsidRPr="000D3881">
        <w:t>, needed</w:t>
      </w:r>
      <w:r w:rsidR="000D3881">
        <w:t xml:space="preserve"> for e.g. SDO over UDP) frames. </w:t>
      </w:r>
      <w:r w:rsidR="005D5A87" w:rsidRPr="005D5A87">
        <w:t>Byte</w:t>
      </w:r>
      <w:r w:rsidR="007262C8">
        <w:t>s</w:t>
      </w:r>
      <w:r w:rsidR="005D5A87" w:rsidRPr="005D5A87">
        <w:t xml:space="preserve"> 4 to 8 depend on the selected Message-Type. The different possibilities are </w:t>
      </w:r>
      <w:r w:rsidR="007262C8">
        <w:t>shown</w:t>
      </w:r>
      <w:r w:rsidR="007262C8" w:rsidRPr="005D5A87">
        <w:t xml:space="preserve"> </w:t>
      </w:r>
      <w:r w:rsidR="005D5A87" w:rsidRPr="005D5A87">
        <w:t>below</w:t>
      </w:r>
      <w:r w:rsidR="001339FA">
        <w:t xml:space="preserve"> (even if some like the upper two bytes of the SoC </w:t>
      </w:r>
      <w:proofErr w:type="spellStart"/>
      <w:r w:rsidR="001339FA">
        <w:t>NetTime</w:t>
      </w:r>
      <w:proofErr w:type="spellEnd"/>
      <w:r w:rsidR="001339FA">
        <w:t xml:space="preserve"> or the reserved bytes are never used)</w:t>
      </w:r>
      <w:r w:rsidR="005D5A87" w:rsidRPr="005D5A87">
        <w:t>:</w:t>
      </w:r>
    </w:p>
    <w:p w:rsidR="002C7E13" w:rsidRDefault="002C7E13" w:rsidP="002C7E13">
      <w:pPr>
        <w:pStyle w:val="FlietextEinzug"/>
        <w:keepNext/>
        <w:jc w:val="both"/>
      </w:pPr>
      <w:r>
        <w:rPr>
          <w:noProof/>
          <w:lang w:eastAsia="en-GB"/>
        </w:rPr>
        <w:drawing>
          <wp:inline distT="0" distB="0" distL="0" distR="0" wp14:anchorId="6CEBA723" wp14:editId="2777E9FE">
            <wp:extent cx="4722145" cy="1598382"/>
            <wp:effectExtent l="0" t="0" r="2540" b="1905"/>
            <wp:docPr id="1000468" name="Grafik 1000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uelhausens\Desktop\FM_DOKU\tasks\filter_whole.png"/>
                    <pic:cNvPicPr>
                      <a:picLocks noChangeAspect="1" noChangeArrowheads="1"/>
                    </pic:cNvPicPr>
                  </pic:nvPicPr>
                  <pic:blipFill>
                    <a:blip r:embed="rId59" cstate="print">
                      <a:extLst>
                        <a:ext uri="{28A0092B-C50C-407E-A947-70E740481C1C}">
                          <a14:useLocalDpi xmlns:a14="http://schemas.microsoft.com/office/drawing/2010/main" val="0"/>
                        </a:ext>
                      </a:extLst>
                    </a:blip>
                    <a:stretch>
                      <a:fillRect/>
                    </a:stretch>
                  </pic:blipFill>
                  <pic:spPr bwMode="auto">
                    <a:xfrm>
                      <a:off x="0" y="0"/>
                      <a:ext cx="4722145" cy="1598382"/>
                    </a:xfrm>
                    <a:prstGeom prst="rect">
                      <a:avLst/>
                    </a:prstGeom>
                    <a:noFill/>
                    <a:ln>
                      <a:noFill/>
                    </a:ln>
                  </pic:spPr>
                </pic:pic>
              </a:graphicData>
            </a:graphic>
          </wp:inline>
        </w:drawing>
      </w:r>
    </w:p>
    <w:p w:rsidR="00460E82" w:rsidRPr="009F3B0E" w:rsidRDefault="002C7E13" w:rsidP="002C7E13">
      <w:pPr>
        <w:pStyle w:val="Beschriftung"/>
        <w:jc w:val="both"/>
      </w:pPr>
      <w:bookmarkStart w:id="192" w:name="_Toc334190376"/>
      <w:r>
        <w:t xml:space="preserve">Figure </w:t>
      </w:r>
      <w:r>
        <w:fldChar w:fldCharType="begin"/>
      </w:r>
      <w:r>
        <w:instrText xml:space="preserve"> SEQ Figure \* ARABIC </w:instrText>
      </w:r>
      <w:r>
        <w:fldChar w:fldCharType="separate"/>
      </w:r>
      <w:r w:rsidR="00B461E4">
        <w:rPr>
          <w:noProof/>
        </w:rPr>
        <w:t>53</w:t>
      </w:r>
      <w:r>
        <w:fldChar w:fldCharType="end"/>
      </w:r>
      <w:r>
        <w:t>: Filter Object Structure of the Different Messages</w:t>
      </w:r>
      <w:bookmarkEnd w:id="192"/>
    </w:p>
    <w:p w:rsidR="004B0DA4" w:rsidRPr="009F3B0E" w:rsidRDefault="004B0DA4" w:rsidP="00FB4646">
      <w:pPr>
        <w:pStyle w:val="FlietextEinzug"/>
        <w:jc w:val="both"/>
      </w:pPr>
    </w:p>
    <w:p w:rsidR="009F3B0E" w:rsidRPr="009F3B0E" w:rsidRDefault="009F3B0E" w:rsidP="00FB4646">
      <w:pPr>
        <w:pStyle w:val="FlietextEinzug"/>
        <w:jc w:val="both"/>
      </w:pPr>
    </w:p>
    <w:p w:rsidR="009D2DD0" w:rsidRDefault="009F3B0E" w:rsidP="00FB4646">
      <w:pPr>
        <w:pStyle w:val="FlietextEinzug"/>
        <w:jc w:val="both"/>
      </w:pPr>
      <w:r w:rsidRPr="009F3B0E">
        <w:t>The mask of object 3004</w:t>
      </w:r>
      <w:r w:rsidRPr="00BF7D29">
        <w:rPr>
          <w:sz w:val="14"/>
        </w:rPr>
        <w:t>h</w:t>
      </w:r>
      <w:r w:rsidRPr="009F3B0E">
        <w:t xml:space="preserve"> </w:t>
      </w:r>
      <w:r>
        <w:t>selects</w:t>
      </w:r>
      <w:r w:rsidRPr="009F3B0E">
        <w:t xml:space="preserve"> the </w:t>
      </w:r>
      <w:r>
        <w:t xml:space="preserve">Bits for the </w:t>
      </w:r>
      <w:r w:rsidRPr="009F3B0E">
        <w:t>comparison</w:t>
      </w:r>
      <w:r w:rsidR="00BF7D29">
        <w:t>.</w:t>
      </w:r>
    </w:p>
    <w:p w:rsidR="009F3B0E" w:rsidRDefault="006959FE" w:rsidP="00FB4646">
      <w:pPr>
        <w:pStyle w:val="FlietextEinzug"/>
        <w:jc w:val="both"/>
      </w:pPr>
      <w:r>
        <w:t>This is done via the following formula:</w:t>
      </w:r>
    </w:p>
    <w:p w:rsidR="009F3B0E" w:rsidRPr="009F3B0E" w:rsidRDefault="009F707B" w:rsidP="00FB4646">
      <w:pPr>
        <w:pStyle w:val="FlietextEinzug"/>
        <w:jc w:val="both"/>
      </w:pPr>
      <m:oMathPara>
        <m:oMath>
          <m:d>
            <m:dPr>
              <m:ctrlPr>
                <w:rPr>
                  <w:rFonts w:ascii="Cambria Math" w:hAnsi="Cambria Math"/>
                  <w:i/>
                </w:rPr>
              </m:ctrlPr>
            </m:dPr>
            <m:e>
              <m:r>
                <w:rPr>
                  <w:rFonts w:ascii="Cambria Math" w:hAnsi="Cambria Math"/>
                </w:rPr>
                <m:t>CollectedHeader xor Fram</m:t>
              </m:r>
              <m:sSub>
                <m:sSubPr>
                  <m:ctrlPr>
                    <w:rPr>
                      <w:rFonts w:ascii="Cambria Math" w:hAnsi="Cambria Math"/>
                      <w:i/>
                    </w:rPr>
                  </m:ctrlPr>
                </m:sSubPr>
                <m:e>
                  <m:r>
                    <w:rPr>
                      <w:rFonts w:ascii="Cambria Math" w:hAnsi="Cambria Math"/>
                    </w:rPr>
                    <m:t>eData</m:t>
                  </m:r>
                </m:e>
                <m:sub>
                  <m:r>
                    <w:rPr>
                      <w:rFonts w:ascii="Cambria Math" w:hAnsi="Cambria Math"/>
                    </w:rPr>
                    <m:t>Obj3003</m:t>
                  </m:r>
                  <m:r>
                    <w:rPr>
                      <w:rFonts w:ascii="Cambria Math" w:hAnsi="Cambria Math"/>
                    </w:rPr>
                    <m:t>h</m:t>
                  </m:r>
                </m:sub>
              </m:sSub>
            </m:e>
          </m:d>
          <m:r>
            <w:rPr>
              <w:rFonts w:ascii="Cambria Math" w:hAnsi="Cambria Math"/>
            </w:rPr>
            <m:t xml:space="preserve"> and FrameMas</m:t>
          </m:r>
          <m:sSub>
            <m:sSubPr>
              <m:ctrlPr>
                <w:rPr>
                  <w:rFonts w:ascii="Cambria Math" w:hAnsi="Cambria Math"/>
                  <w:i/>
                </w:rPr>
              </m:ctrlPr>
            </m:sSubPr>
            <m:e>
              <m:r>
                <w:rPr>
                  <w:rFonts w:ascii="Cambria Math" w:hAnsi="Cambria Math"/>
                </w:rPr>
                <m:t>k</m:t>
              </m:r>
            </m:e>
            <m:sub>
              <m:r>
                <w:rPr>
                  <w:rFonts w:ascii="Cambria Math" w:hAnsi="Cambria Math"/>
                </w:rPr>
                <m:t>Obj3004</m:t>
              </m:r>
              <m:r>
                <w:rPr>
                  <w:rFonts w:ascii="Cambria Math" w:hAnsi="Cambria Math"/>
                </w:rPr>
                <m:t>h</m:t>
              </m:r>
            </m:sub>
          </m:sSub>
          <m:r>
            <w:rPr>
              <w:rFonts w:ascii="Cambria Math" w:hAnsi="Cambria Math"/>
            </w:rPr>
            <m:t>=0 =&gt;selected frame</m:t>
          </m:r>
        </m:oMath>
      </m:oMathPara>
    </w:p>
    <w:p w:rsidR="006959FE" w:rsidRPr="009F3B0E" w:rsidRDefault="006959FE" w:rsidP="00E72D3F"/>
    <w:p w:rsidR="006959FE" w:rsidRPr="006959FE" w:rsidRDefault="006959FE" w:rsidP="006959FE">
      <w:pPr>
        <w:pStyle w:val="FlietextEinzug"/>
        <w:jc w:val="both"/>
      </w:pPr>
      <w:r>
        <w:t xml:space="preserve">Here </w:t>
      </w:r>
      <w:r w:rsidR="00F63097">
        <w:t xml:space="preserve">are some </w:t>
      </w:r>
      <w:r w:rsidRPr="006959FE">
        <w:t>example</w:t>
      </w:r>
      <w:r w:rsidR="00F63097">
        <w:t>s</w:t>
      </w:r>
      <w:r w:rsidRPr="006959FE">
        <w:t>:</w:t>
      </w:r>
    </w:p>
    <w:p w:rsidR="006959FE" w:rsidRDefault="006959FE" w:rsidP="006959FE">
      <w:pPr>
        <w:pStyle w:val="FlietextEinzug"/>
        <w:jc w:val="both"/>
      </w:pPr>
      <w:r>
        <w:t xml:space="preserve">The first 4 bit of the following </w:t>
      </w:r>
      <w:r w:rsidR="00364FDC">
        <w:t xml:space="preserve">8 bit </w:t>
      </w:r>
      <w:r>
        <w:t xml:space="preserve">data should be compared </w:t>
      </w:r>
      <w:r w:rsidR="00364FDC">
        <w:t>in the same way</w:t>
      </w:r>
    </w:p>
    <w:p w:rsidR="00364FDC" w:rsidRDefault="00364FDC" w:rsidP="006959FE">
      <w:pPr>
        <w:pStyle w:val="FlietextEinzug"/>
        <w:jc w:val="both"/>
      </w:pPr>
    </w:p>
    <w:p w:rsidR="00364FDC" w:rsidRDefault="00364FDC" w:rsidP="00E72D3F">
      <w:pPr>
        <w:pStyle w:val="FlietextEinzug"/>
        <w:keepNext/>
        <w:ind w:left="0"/>
        <w:jc w:val="both"/>
      </w:pPr>
      <w:r>
        <w:rPr>
          <w:noProof/>
          <w:lang w:eastAsia="en-GB"/>
        </w:rPr>
        <w:drawing>
          <wp:inline distT="0" distB="0" distL="0" distR="0" wp14:anchorId="1DACE829" wp14:editId="0D531E5A">
            <wp:extent cx="3227676" cy="905774"/>
            <wp:effectExtent l="0" t="0" r="0" b="8890"/>
            <wp:docPr id="1000477" name="Grafik 1000477" descr="C:\Users\muelhausens\Desktop\FM_DOKU\tasks\filte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uelhausens\Desktop\FM_DOKU\tasks\filter1.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256086" cy="913747"/>
                    </a:xfrm>
                    <a:prstGeom prst="rect">
                      <a:avLst/>
                    </a:prstGeom>
                    <a:noFill/>
                    <a:ln>
                      <a:noFill/>
                    </a:ln>
                  </pic:spPr>
                </pic:pic>
              </a:graphicData>
            </a:graphic>
          </wp:inline>
        </w:drawing>
      </w:r>
    </w:p>
    <w:p w:rsidR="00364FDC" w:rsidRDefault="00364FDC" w:rsidP="00E72D3F">
      <w:pPr>
        <w:pStyle w:val="Beschriftung"/>
        <w:jc w:val="both"/>
      </w:pPr>
      <w:bookmarkStart w:id="193" w:name="_Toc334190377"/>
      <w:r>
        <w:t xml:space="preserve">Figure </w:t>
      </w:r>
      <w:r>
        <w:fldChar w:fldCharType="begin"/>
      </w:r>
      <w:r>
        <w:instrText xml:space="preserve"> SEQ Figure \* ARABIC </w:instrText>
      </w:r>
      <w:r>
        <w:fldChar w:fldCharType="separate"/>
      </w:r>
      <w:r w:rsidR="00B461E4">
        <w:rPr>
          <w:noProof/>
        </w:rPr>
        <w:t>54</w:t>
      </w:r>
      <w:r>
        <w:fldChar w:fldCharType="end"/>
      </w:r>
      <w:r>
        <w:t xml:space="preserve">: Filter Example: Data </w:t>
      </w:r>
      <w:r w:rsidR="006F3A88">
        <w:t>Conforman</w:t>
      </w:r>
      <w:r w:rsidR="00F63097">
        <w:t>ce</w:t>
      </w:r>
      <w:bookmarkEnd w:id="193"/>
    </w:p>
    <w:p w:rsidR="000D0A91" w:rsidRDefault="000D0A91" w:rsidP="00E72D3F">
      <w:pPr>
        <w:pStyle w:val="FlietextEinzug"/>
        <w:ind w:left="0"/>
        <w:jc w:val="both"/>
      </w:pPr>
    </w:p>
    <w:p w:rsidR="000D0A91" w:rsidRDefault="000D0A91" w:rsidP="00E72D3F">
      <w:pPr>
        <w:pStyle w:val="FlietextEinzug"/>
        <w:ind w:left="0"/>
        <w:jc w:val="both"/>
      </w:pPr>
    </w:p>
    <w:p w:rsidR="000D0A91" w:rsidRDefault="000D0A91" w:rsidP="00E72D3F">
      <w:pPr>
        <w:pStyle w:val="FlietextEinzug"/>
        <w:keepNext/>
        <w:ind w:left="0"/>
        <w:jc w:val="both"/>
      </w:pPr>
      <w:r>
        <w:rPr>
          <w:noProof/>
          <w:lang w:eastAsia="en-GB"/>
        </w:rPr>
        <w:drawing>
          <wp:inline distT="0" distB="0" distL="0" distR="0" wp14:anchorId="1513FA3B" wp14:editId="3A735BA3">
            <wp:extent cx="3407434" cy="956218"/>
            <wp:effectExtent l="0" t="0" r="2540" b="0"/>
            <wp:docPr id="1000481" name="Grafik 1000481" descr="C:\Users\muelhausens\Desktop\FM_DOKU\tasks\filte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uelhausens\Desktop\FM_DOKU\tasks\filter2.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407540" cy="956248"/>
                    </a:xfrm>
                    <a:prstGeom prst="rect">
                      <a:avLst/>
                    </a:prstGeom>
                    <a:noFill/>
                    <a:ln>
                      <a:noFill/>
                    </a:ln>
                  </pic:spPr>
                </pic:pic>
              </a:graphicData>
            </a:graphic>
          </wp:inline>
        </w:drawing>
      </w:r>
    </w:p>
    <w:p w:rsidR="000D0A91" w:rsidRDefault="000D0A91" w:rsidP="00E72D3F">
      <w:pPr>
        <w:pStyle w:val="Beschriftung"/>
        <w:jc w:val="both"/>
      </w:pPr>
      <w:bookmarkStart w:id="194" w:name="_Toc334190378"/>
      <w:r>
        <w:t xml:space="preserve">Figure </w:t>
      </w:r>
      <w:r>
        <w:fldChar w:fldCharType="begin"/>
      </w:r>
      <w:r>
        <w:instrText xml:space="preserve"> SEQ Figure \* ARABIC </w:instrText>
      </w:r>
      <w:r>
        <w:fldChar w:fldCharType="separate"/>
      </w:r>
      <w:r w:rsidR="00B461E4">
        <w:rPr>
          <w:noProof/>
        </w:rPr>
        <w:t>55</w:t>
      </w:r>
      <w:r>
        <w:fldChar w:fldCharType="end"/>
      </w:r>
      <w:r>
        <w:t>: Filter Example: Data</w:t>
      </w:r>
      <w:r w:rsidR="007E028B">
        <w:t xml:space="preserve"> </w:t>
      </w:r>
      <w:r w:rsidR="00F63097">
        <w:t>Conformance not fulfilled</w:t>
      </w:r>
      <w:bookmarkEnd w:id="194"/>
    </w:p>
    <w:p w:rsidR="00F63097" w:rsidRDefault="00F63097" w:rsidP="009D2DD0">
      <w:pPr>
        <w:pStyle w:val="FlietextEinzug"/>
        <w:jc w:val="both"/>
      </w:pPr>
    </w:p>
    <w:p w:rsidR="002F1F89" w:rsidRDefault="006A1409" w:rsidP="009D2DD0">
      <w:pPr>
        <w:pStyle w:val="FlietextEinzug"/>
        <w:jc w:val="both"/>
      </w:pPr>
      <w:r>
        <w:t>Tasks wit</w:t>
      </w:r>
      <w:r w:rsidR="002F1F89">
        <w:t xml:space="preserve">h a conformant cycle number and fitting </w:t>
      </w:r>
      <w:r>
        <w:t xml:space="preserve">data and mask </w:t>
      </w:r>
      <w:r w:rsidR="002F1F89">
        <w:t xml:space="preserve">to the incoming frame are executed. A frame can have only one manipulation task at the same time. If more than one </w:t>
      </w:r>
      <w:proofErr w:type="gramStart"/>
      <w:r w:rsidR="002F1F89">
        <w:t>tasks</w:t>
      </w:r>
      <w:proofErr w:type="gramEnd"/>
      <w:r w:rsidR="002F1F89">
        <w:t xml:space="preserve"> are fitting to the frame, then the last one will be executed.</w:t>
      </w:r>
      <w:r w:rsidR="002F1F89">
        <w:br w:type="page"/>
      </w:r>
    </w:p>
    <w:p w:rsidR="00554306" w:rsidRDefault="002F1F89" w:rsidP="00554306">
      <w:pPr>
        <w:pStyle w:val="berschrift2"/>
        <w:jc w:val="both"/>
      </w:pPr>
      <w:bookmarkStart w:id="195" w:name="_Toc334109044"/>
      <w:r w:rsidRPr="002F1F89">
        <w:lastRenderedPageBreak/>
        <w:t>Examples</w:t>
      </w:r>
      <w:r w:rsidR="00947669">
        <w:t xml:space="preserve"> for Different Tasks</w:t>
      </w:r>
      <w:bookmarkEnd w:id="195"/>
    </w:p>
    <w:p w:rsidR="001B7602" w:rsidRDefault="001B7602" w:rsidP="001B7602">
      <w:pPr>
        <w:pStyle w:val="FlietextEinzug"/>
        <w:jc w:val="both"/>
      </w:pPr>
    </w:p>
    <w:p w:rsidR="001B7602" w:rsidRDefault="001B7602" w:rsidP="001B7602">
      <w:pPr>
        <w:pStyle w:val="FlietextEinzug"/>
        <w:jc w:val="both"/>
      </w:pPr>
      <w:r>
        <w:t>This chapter is used for some examples for a better understanding of the task configuration. The most importan</w:t>
      </w:r>
      <w:r w:rsidR="00872FB8">
        <w:t xml:space="preserve">t </w:t>
      </w:r>
      <w:r w:rsidR="009D2DD0">
        <w:t>information</w:t>
      </w:r>
      <w:r w:rsidR="00872FB8">
        <w:t xml:space="preserve"> </w:t>
      </w:r>
      <w:proofErr w:type="gramStart"/>
      <w:r w:rsidR="00EB1DE3">
        <w:t>are</w:t>
      </w:r>
      <w:proofErr w:type="gramEnd"/>
      <w:r w:rsidR="00872FB8">
        <w:t xml:space="preserve"> depicted below:</w:t>
      </w:r>
    </w:p>
    <w:p w:rsidR="00872FB8" w:rsidRDefault="00872FB8" w:rsidP="001B7602">
      <w:pPr>
        <w:pStyle w:val="FlietextEinzug"/>
        <w:jc w:val="both"/>
      </w:pPr>
    </w:p>
    <w:p w:rsidR="00872FB8" w:rsidRDefault="00872FB8" w:rsidP="00872FB8">
      <w:pPr>
        <w:pStyle w:val="FlietextEinzug"/>
        <w:keepNext/>
        <w:jc w:val="both"/>
      </w:pPr>
      <w:r>
        <w:rPr>
          <w:noProof/>
          <w:lang w:eastAsia="en-GB"/>
        </w:rPr>
        <w:drawing>
          <wp:inline distT="0" distB="0" distL="0" distR="0" wp14:anchorId="7E869878" wp14:editId="0C943599">
            <wp:extent cx="4547542" cy="1407381"/>
            <wp:effectExtent l="0" t="0" r="5715" b="2540"/>
            <wp:docPr id="1000469" name="Grafik 1000469" descr="C:\Users\muelhausens\Desktop\FM_DOKU\tasks\Buffe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uelhausens\Desktop\FM_DOKU\tasks\Buffer1.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552689" cy="1408974"/>
                    </a:xfrm>
                    <a:prstGeom prst="rect">
                      <a:avLst/>
                    </a:prstGeom>
                    <a:noFill/>
                    <a:ln>
                      <a:noFill/>
                    </a:ln>
                  </pic:spPr>
                </pic:pic>
              </a:graphicData>
            </a:graphic>
          </wp:inline>
        </w:drawing>
      </w:r>
    </w:p>
    <w:p w:rsidR="001B7602" w:rsidRDefault="00872FB8" w:rsidP="00872FB8">
      <w:pPr>
        <w:pStyle w:val="Beschriftung"/>
        <w:jc w:val="both"/>
      </w:pPr>
      <w:bookmarkStart w:id="196" w:name="_Toc334190379"/>
      <w:r>
        <w:t xml:space="preserve">Figure </w:t>
      </w:r>
      <w:r>
        <w:fldChar w:fldCharType="begin"/>
      </w:r>
      <w:r>
        <w:instrText xml:space="preserve"> SEQ Figure \* ARABIC </w:instrText>
      </w:r>
      <w:r>
        <w:fldChar w:fldCharType="separate"/>
      </w:r>
      <w:r w:rsidR="00B461E4">
        <w:rPr>
          <w:noProof/>
        </w:rPr>
        <w:t>56</w:t>
      </w:r>
      <w:r>
        <w:fldChar w:fldCharType="end"/>
      </w:r>
      <w:r>
        <w:t>: Task Setting Objects Structure</w:t>
      </w:r>
      <w:bookmarkEnd w:id="196"/>
    </w:p>
    <w:p w:rsidR="00872FB8" w:rsidRDefault="00872FB8" w:rsidP="001B7602">
      <w:pPr>
        <w:pStyle w:val="FlietextEinzug"/>
        <w:jc w:val="both"/>
      </w:pPr>
    </w:p>
    <w:p w:rsidR="00872FB8" w:rsidRDefault="00872FB8" w:rsidP="00872FB8">
      <w:pPr>
        <w:pStyle w:val="FlietextEinzug"/>
        <w:keepNext/>
        <w:jc w:val="both"/>
      </w:pPr>
      <w:r>
        <w:rPr>
          <w:noProof/>
          <w:lang w:eastAsia="en-GB"/>
        </w:rPr>
        <w:drawing>
          <wp:inline distT="0" distB="0" distL="0" distR="0" wp14:anchorId="2978D5FD" wp14:editId="1BB61DC9">
            <wp:extent cx="4464605" cy="1511209"/>
            <wp:effectExtent l="0" t="0" r="0" b="0"/>
            <wp:docPr id="1000470" name="Grafik 1000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uelhausens\Desktop\FM_DOKU\tasks\filter_whole.png"/>
                    <pic:cNvPicPr>
                      <a:picLocks noChangeAspect="1" noChangeArrowheads="1"/>
                    </pic:cNvPicPr>
                  </pic:nvPicPr>
                  <pic:blipFill>
                    <a:blip r:embed="rId62" cstate="print">
                      <a:extLst>
                        <a:ext uri="{28A0092B-C50C-407E-A947-70E740481C1C}">
                          <a14:useLocalDpi xmlns:a14="http://schemas.microsoft.com/office/drawing/2010/main" val="0"/>
                        </a:ext>
                      </a:extLst>
                    </a:blip>
                    <a:stretch>
                      <a:fillRect/>
                    </a:stretch>
                  </pic:blipFill>
                  <pic:spPr bwMode="auto">
                    <a:xfrm>
                      <a:off x="0" y="0"/>
                      <a:ext cx="4464605" cy="1511209"/>
                    </a:xfrm>
                    <a:prstGeom prst="rect">
                      <a:avLst/>
                    </a:prstGeom>
                    <a:noFill/>
                    <a:ln>
                      <a:noFill/>
                    </a:ln>
                  </pic:spPr>
                </pic:pic>
              </a:graphicData>
            </a:graphic>
          </wp:inline>
        </w:drawing>
      </w:r>
    </w:p>
    <w:p w:rsidR="00872FB8" w:rsidRDefault="00872FB8" w:rsidP="00872FB8">
      <w:pPr>
        <w:pStyle w:val="Beschriftung"/>
        <w:jc w:val="both"/>
      </w:pPr>
      <w:bookmarkStart w:id="197" w:name="_Toc334190380"/>
      <w:r>
        <w:t xml:space="preserve">Figure </w:t>
      </w:r>
      <w:r>
        <w:fldChar w:fldCharType="begin"/>
      </w:r>
      <w:r>
        <w:instrText xml:space="preserve"> SEQ Figure \* ARABIC </w:instrText>
      </w:r>
      <w:r>
        <w:fldChar w:fldCharType="separate"/>
      </w:r>
      <w:r w:rsidR="00B461E4">
        <w:rPr>
          <w:noProof/>
        </w:rPr>
        <w:t>57</w:t>
      </w:r>
      <w:r>
        <w:fldChar w:fldCharType="end"/>
      </w:r>
      <w:r>
        <w:t>: Frame Data Object Structure</w:t>
      </w:r>
      <w:bookmarkEnd w:id="197"/>
    </w:p>
    <w:p w:rsidR="001B7602" w:rsidRDefault="001B7602" w:rsidP="001B7602">
      <w:pPr>
        <w:pStyle w:val="FlietextEinzug"/>
        <w:jc w:val="both"/>
      </w:pPr>
    </w:p>
    <w:p w:rsidR="00A947F0" w:rsidRPr="001B7602" w:rsidRDefault="00A947F0" w:rsidP="001B7602">
      <w:pPr>
        <w:pStyle w:val="FlietextEinzug"/>
        <w:jc w:val="both"/>
      </w:pPr>
    </w:p>
    <w:p w:rsidR="001B7602" w:rsidRDefault="00554306" w:rsidP="00A947F0">
      <w:pPr>
        <w:pStyle w:val="berschrift3"/>
      </w:pPr>
      <w:bookmarkStart w:id="198" w:name="_Toc334109045"/>
      <w:r>
        <w:t>Drop SoC of the First POWERLINK Cycle</w:t>
      </w:r>
      <w:bookmarkEnd w:id="198"/>
    </w:p>
    <w:p w:rsidR="002E790E" w:rsidRDefault="002E790E" w:rsidP="001B7602">
      <w:pPr>
        <w:pStyle w:val="FlietextEinzug"/>
      </w:pPr>
      <w:r>
        <w:t>First, we start with a little task like dropping a SoC</w:t>
      </w:r>
    </w:p>
    <w:p w:rsidR="007839EF" w:rsidRPr="001B7602" w:rsidRDefault="007839EF" w:rsidP="001B7602">
      <w:pPr>
        <w:pStyle w:val="FlietextEinzug"/>
      </w:pPr>
    </w:p>
    <w:p w:rsidR="00554306" w:rsidRDefault="001B7602" w:rsidP="005E4CD3">
      <w:pPr>
        <w:pStyle w:val="FlietextEinzug"/>
        <w:numPr>
          <w:ilvl w:val="0"/>
          <w:numId w:val="23"/>
        </w:numPr>
        <w:rPr>
          <w:b/>
        </w:rPr>
      </w:pPr>
      <w:r w:rsidRPr="001B7602">
        <w:rPr>
          <w:b/>
        </w:rPr>
        <w:t>3001</w:t>
      </w:r>
      <w:r w:rsidRPr="001B7602">
        <w:rPr>
          <w:b/>
          <w:sz w:val="14"/>
        </w:rPr>
        <w:t>h</w:t>
      </w:r>
      <w:r w:rsidRPr="001B7602">
        <w:rPr>
          <w:b/>
        </w:rPr>
        <w:t>/x Task Setting</w:t>
      </w:r>
      <w:r>
        <w:rPr>
          <w:b/>
        </w:rPr>
        <w:t xml:space="preserve"> 1</w:t>
      </w:r>
      <w:r w:rsidRPr="001B7602">
        <w:rPr>
          <w:b/>
        </w:rPr>
        <w:t>:</w:t>
      </w:r>
    </w:p>
    <w:p w:rsidR="001B7602" w:rsidRDefault="001B7602" w:rsidP="005E4CD3">
      <w:pPr>
        <w:pStyle w:val="FlietextEinzug"/>
        <w:numPr>
          <w:ilvl w:val="1"/>
          <w:numId w:val="23"/>
        </w:numPr>
      </w:pPr>
      <w:r w:rsidRPr="001B7602">
        <w:t>C</w:t>
      </w:r>
      <w:r>
        <w:t>ycle</w:t>
      </w:r>
      <w:r w:rsidR="008448DF">
        <w:t xml:space="preserve"> 1</w:t>
      </w:r>
      <w:r>
        <w:tab/>
        <w:t xml:space="preserve">=&gt; </w:t>
      </w:r>
      <w:r>
        <w:tab/>
        <w:t>0x01 to the first Byte</w:t>
      </w:r>
    </w:p>
    <w:p w:rsidR="001B7602" w:rsidRPr="001B7602" w:rsidRDefault="001B7602" w:rsidP="005E4CD3">
      <w:pPr>
        <w:pStyle w:val="FlietextEinzug"/>
        <w:numPr>
          <w:ilvl w:val="1"/>
          <w:numId w:val="23"/>
        </w:numPr>
      </w:pPr>
      <w:r>
        <w:t xml:space="preserve">Dropping </w:t>
      </w:r>
      <w:r>
        <w:tab/>
        <w:t>=&gt;</w:t>
      </w:r>
      <w:r>
        <w:tab/>
        <w:t xml:space="preserve">0x01 to the </w:t>
      </w:r>
      <w:r w:rsidR="008448DF">
        <w:t xml:space="preserve">second </w:t>
      </w:r>
      <w:r>
        <w:t>Byte</w:t>
      </w:r>
    </w:p>
    <w:p w:rsidR="001B7602" w:rsidRDefault="001B7602" w:rsidP="00554306">
      <w:pPr>
        <w:pStyle w:val="FlietextEinzug"/>
      </w:pPr>
    </w:p>
    <w:p w:rsidR="001B7602" w:rsidRDefault="001B7602" w:rsidP="005E4CD3">
      <w:pPr>
        <w:pStyle w:val="FlietextEinzug"/>
        <w:numPr>
          <w:ilvl w:val="0"/>
          <w:numId w:val="22"/>
        </w:numPr>
        <w:rPr>
          <w:b/>
        </w:rPr>
      </w:pPr>
      <w:r>
        <w:rPr>
          <w:b/>
        </w:rPr>
        <w:t>3002</w:t>
      </w:r>
      <w:r w:rsidRPr="001B7602">
        <w:rPr>
          <w:b/>
          <w:sz w:val="14"/>
        </w:rPr>
        <w:t>h</w:t>
      </w:r>
      <w:r w:rsidRPr="001B7602">
        <w:rPr>
          <w:b/>
        </w:rPr>
        <w:t>/x Task Setting</w:t>
      </w:r>
      <w:r>
        <w:rPr>
          <w:b/>
        </w:rPr>
        <w:t xml:space="preserve"> 2</w:t>
      </w:r>
      <w:r w:rsidRPr="001B7602">
        <w:rPr>
          <w:b/>
        </w:rPr>
        <w:t>:</w:t>
      </w:r>
    </w:p>
    <w:p w:rsidR="001B7602" w:rsidRPr="001B7602" w:rsidRDefault="001B7602" w:rsidP="005E4CD3">
      <w:pPr>
        <w:pStyle w:val="FlietextEinzug"/>
        <w:numPr>
          <w:ilvl w:val="1"/>
          <w:numId w:val="22"/>
        </w:numPr>
      </w:pPr>
      <w:r w:rsidRPr="001B7602">
        <w:t>Dropping</w:t>
      </w:r>
      <w:r w:rsidRPr="001B7602">
        <w:tab/>
        <w:t>=&gt;</w:t>
      </w:r>
      <w:r w:rsidRPr="001B7602">
        <w:tab/>
        <w:t>empty</w:t>
      </w:r>
    </w:p>
    <w:p w:rsidR="001B7602" w:rsidRDefault="001B7602" w:rsidP="001B7602">
      <w:pPr>
        <w:pStyle w:val="FlietextEinzug"/>
        <w:ind w:left="1004"/>
      </w:pPr>
    </w:p>
    <w:p w:rsidR="001B7602" w:rsidRDefault="001B7602" w:rsidP="005E4CD3">
      <w:pPr>
        <w:pStyle w:val="FlietextEinzug"/>
        <w:numPr>
          <w:ilvl w:val="0"/>
          <w:numId w:val="22"/>
        </w:numPr>
        <w:rPr>
          <w:b/>
        </w:rPr>
      </w:pPr>
      <w:r>
        <w:rPr>
          <w:b/>
        </w:rPr>
        <w:t>3003</w:t>
      </w:r>
      <w:r w:rsidRPr="001B7602">
        <w:rPr>
          <w:b/>
          <w:sz w:val="14"/>
        </w:rPr>
        <w:t>h</w:t>
      </w:r>
      <w:r w:rsidRPr="001B7602">
        <w:rPr>
          <w:b/>
        </w:rPr>
        <w:t xml:space="preserve">/x </w:t>
      </w:r>
      <w:r>
        <w:rPr>
          <w:b/>
        </w:rPr>
        <w:t>Frame Data</w:t>
      </w:r>
      <w:r w:rsidRPr="001B7602">
        <w:rPr>
          <w:b/>
        </w:rPr>
        <w:t>:</w:t>
      </w:r>
    </w:p>
    <w:p w:rsidR="00FD2126" w:rsidRPr="001D3520" w:rsidRDefault="00FD2126" w:rsidP="005E4CD3">
      <w:pPr>
        <w:pStyle w:val="FlietextEinzug"/>
        <w:numPr>
          <w:ilvl w:val="1"/>
          <w:numId w:val="22"/>
        </w:numPr>
      </w:pPr>
      <w:r w:rsidRPr="001D3520">
        <w:t>SoC</w:t>
      </w:r>
      <w:r w:rsidRPr="001D3520">
        <w:tab/>
      </w:r>
      <w:r w:rsidRPr="001D3520">
        <w:tab/>
        <w:t>=&gt;</w:t>
      </w:r>
      <w:r w:rsidRPr="001D3520">
        <w:tab/>
        <w:t>0x01 to the fi</w:t>
      </w:r>
      <w:r w:rsidR="001D3520">
        <w:t>r</w:t>
      </w:r>
      <w:r w:rsidRPr="001D3520">
        <w:t>st Byte</w:t>
      </w:r>
    </w:p>
    <w:p w:rsidR="001B7602" w:rsidRDefault="001B7602" w:rsidP="001B7602">
      <w:pPr>
        <w:pStyle w:val="FlietextEinzug"/>
        <w:ind w:left="1004"/>
        <w:rPr>
          <w:b/>
        </w:rPr>
      </w:pPr>
    </w:p>
    <w:p w:rsidR="00FD2126" w:rsidRDefault="00FD2126" w:rsidP="005E4CD3">
      <w:pPr>
        <w:pStyle w:val="FlietextEinzug"/>
        <w:numPr>
          <w:ilvl w:val="0"/>
          <w:numId w:val="22"/>
        </w:numPr>
        <w:rPr>
          <w:b/>
        </w:rPr>
      </w:pPr>
      <w:r>
        <w:rPr>
          <w:b/>
        </w:rPr>
        <w:t>3004</w:t>
      </w:r>
      <w:r w:rsidRPr="001B7602">
        <w:rPr>
          <w:b/>
          <w:sz w:val="14"/>
        </w:rPr>
        <w:t>h</w:t>
      </w:r>
      <w:r w:rsidRPr="001B7602">
        <w:rPr>
          <w:b/>
        </w:rPr>
        <w:t xml:space="preserve">/x </w:t>
      </w:r>
      <w:r>
        <w:rPr>
          <w:b/>
        </w:rPr>
        <w:t xml:space="preserve">Frame </w:t>
      </w:r>
      <w:r w:rsidR="001D3520">
        <w:rPr>
          <w:b/>
        </w:rPr>
        <w:t>Mask</w:t>
      </w:r>
      <w:r w:rsidRPr="001B7602">
        <w:rPr>
          <w:b/>
        </w:rPr>
        <w:t>:</w:t>
      </w:r>
    </w:p>
    <w:p w:rsidR="001D3520" w:rsidRPr="001D3520" w:rsidRDefault="001D3520" w:rsidP="005E4CD3">
      <w:pPr>
        <w:pStyle w:val="FlietextEinzug"/>
        <w:numPr>
          <w:ilvl w:val="1"/>
          <w:numId w:val="22"/>
        </w:numPr>
      </w:pPr>
      <w:r w:rsidRPr="001D3520">
        <w:t>Activate Message-Type</w:t>
      </w:r>
      <w:r w:rsidRPr="001D3520">
        <w:tab/>
        <w:t>=&gt; 0xFF to the first Byte</w:t>
      </w:r>
    </w:p>
    <w:p w:rsidR="00554306" w:rsidRDefault="00554306" w:rsidP="00554306">
      <w:pPr>
        <w:pStyle w:val="FlietextEinzug"/>
      </w:pPr>
    </w:p>
    <w:p w:rsidR="00732772" w:rsidRDefault="00732772" w:rsidP="00732772">
      <w:pPr>
        <w:pStyle w:val="FlietextEinzug"/>
        <w:ind w:left="0"/>
      </w:pPr>
    </w:p>
    <w:tbl>
      <w:tblPr>
        <w:tblStyle w:val="HelleSchattierung"/>
        <w:tblW w:w="0" w:type="auto"/>
        <w:tblInd w:w="682" w:type="dxa"/>
        <w:tblLook w:val="04A0" w:firstRow="1" w:lastRow="0" w:firstColumn="1" w:lastColumn="0" w:noHBand="0" w:noVBand="1"/>
      </w:tblPr>
      <w:tblGrid>
        <w:gridCol w:w="1242"/>
        <w:gridCol w:w="2551"/>
      </w:tblGrid>
      <w:tr w:rsidR="00FE2B7F" w:rsidTr="0073277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rsidR="00FE2B7F" w:rsidRDefault="00FE2B7F" w:rsidP="00554306">
            <w:pPr>
              <w:pStyle w:val="FlietextEinzug"/>
              <w:ind w:left="0"/>
            </w:pPr>
            <w:r>
              <w:t>Object</w:t>
            </w:r>
          </w:p>
        </w:tc>
        <w:tc>
          <w:tcPr>
            <w:tcW w:w="2551" w:type="dxa"/>
          </w:tcPr>
          <w:p w:rsidR="00FE2B7F" w:rsidRDefault="00FE2B7F" w:rsidP="00554306">
            <w:pPr>
              <w:pStyle w:val="FlietextEinzug"/>
              <w:ind w:left="0"/>
              <w:cnfStyle w:val="100000000000" w:firstRow="1" w:lastRow="0" w:firstColumn="0" w:lastColumn="0" w:oddVBand="0" w:evenVBand="0" w:oddHBand="0" w:evenHBand="0" w:firstRowFirstColumn="0" w:firstRowLastColumn="0" w:lastRowFirstColumn="0" w:lastRowLastColumn="0"/>
            </w:pPr>
            <w:r>
              <w:t>Data</w:t>
            </w:r>
          </w:p>
        </w:tc>
      </w:tr>
      <w:tr w:rsidR="00FE2B7F" w:rsidTr="007327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rsidR="00FE2B7F" w:rsidRDefault="00FE2B7F" w:rsidP="00554306">
            <w:pPr>
              <w:pStyle w:val="FlietextEinzug"/>
              <w:ind w:left="0"/>
            </w:pPr>
            <w:r>
              <w:t>3001</w:t>
            </w:r>
            <w:r w:rsidRPr="00FE2B7F">
              <w:rPr>
                <w:sz w:val="14"/>
              </w:rPr>
              <w:t>h</w:t>
            </w:r>
            <w:r>
              <w:t>/x</w:t>
            </w:r>
          </w:p>
        </w:tc>
        <w:tc>
          <w:tcPr>
            <w:tcW w:w="2551" w:type="dxa"/>
          </w:tcPr>
          <w:p w:rsidR="00FE2B7F" w:rsidRDefault="00FE2B7F" w:rsidP="00554306">
            <w:pPr>
              <w:pStyle w:val="FlietextEinzug"/>
              <w:ind w:left="0"/>
              <w:cnfStyle w:val="000000100000" w:firstRow="0" w:lastRow="0" w:firstColumn="0" w:lastColumn="0" w:oddVBand="0" w:evenVBand="0" w:oddHBand="1" w:evenHBand="0" w:firstRowFirstColumn="0" w:firstRowLastColumn="0" w:lastRowFirstColumn="0" w:lastRowLastColumn="0"/>
            </w:pPr>
            <w:r>
              <w:t>0x0101000000000000</w:t>
            </w:r>
          </w:p>
        </w:tc>
      </w:tr>
      <w:tr w:rsidR="00FE2B7F" w:rsidTr="00732772">
        <w:tc>
          <w:tcPr>
            <w:cnfStyle w:val="001000000000" w:firstRow="0" w:lastRow="0" w:firstColumn="1" w:lastColumn="0" w:oddVBand="0" w:evenVBand="0" w:oddHBand="0" w:evenHBand="0" w:firstRowFirstColumn="0" w:firstRowLastColumn="0" w:lastRowFirstColumn="0" w:lastRowLastColumn="0"/>
            <w:tcW w:w="1242" w:type="dxa"/>
          </w:tcPr>
          <w:p w:rsidR="00FE2B7F" w:rsidRDefault="00FE2B7F" w:rsidP="00554306">
            <w:pPr>
              <w:pStyle w:val="FlietextEinzug"/>
              <w:ind w:left="0"/>
            </w:pPr>
            <w:r>
              <w:t>3002</w:t>
            </w:r>
            <w:r w:rsidRPr="00FE2B7F">
              <w:rPr>
                <w:sz w:val="14"/>
              </w:rPr>
              <w:t>h</w:t>
            </w:r>
            <w:r>
              <w:t>/x</w:t>
            </w:r>
          </w:p>
        </w:tc>
        <w:tc>
          <w:tcPr>
            <w:tcW w:w="2551" w:type="dxa"/>
          </w:tcPr>
          <w:p w:rsidR="00FE2B7F" w:rsidRDefault="00FE2B7F" w:rsidP="002F6771">
            <w:pPr>
              <w:pStyle w:val="FlietextEinzug"/>
              <w:ind w:left="0"/>
              <w:cnfStyle w:val="000000000000" w:firstRow="0" w:lastRow="0" w:firstColumn="0" w:lastColumn="0" w:oddVBand="0" w:evenVBand="0" w:oddHBand="0" w:evenHBand="0" w:firstRowFirstColumn="0" w:firstRowLastColumn="0" w:lastRowFirstColumn="0" w:lastRowLastColumn="0"/>
            </w:pPr>
            <w:r>
              <w:t>0x0000000000000000</w:t>
            </w:r>
          </w:p>
        </w:tc>
      </w:tr>
      <w:tr w:rsidR="00FE2B7F" w:rsidTr="007327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rsidR="00FE2B7F" w:rsidRDefault="00FE2B7F" w:rsidP="00554306">
            <w:pPr>
              <w:pStyle w:val="FlietextEinzug"/>
              <w:ind w:left="0"/>
            </w:pPr>
            <w:r>
              <w:t>3003</w:t>
            </w:r>
            <w:r w:rsidRPr="00FE2B7F">
              <w:rPr>
                <w:sz w:val="14"/>
              </w:rPr>
              <w:t>h</w:t>
            </w:r>
            <w:r>
              <w:t>/x</w:t>
            </w:r>
          </w:p>
        </w:tc>
        <w:tc>
          <w:tcPr>
            <w:tcW w:w="2551" w:type="dxa"/>
          </w:tcPr>
          <w:p w:rsidR="00FE2B7F" w:rsidRDefault="00FE2B7F" w:rsidP="00FE2B7F">
            <w:pPr>
              <w:pStyle w:val="FlietextEinzug"/>
              <w:ind w:left="0"/>
              <w:cnfStyle w:val="000000100000" w:firstRow="0" w:lastRow="0" w:firstColumn="0" w:lastColumn="0" w:oddVBand="0" w:evenVBand="0" w:oddHBand="1" w:evenHBand="0" w:firstRowFirstColumn="0" w:firstRowLastColumn="0" w:lastRowFirstColumn="0" w:lastRowLastColumn="0"/>
            </w:pPr>
            <w:r>
              <w:t>0x0100000000000000</w:t>
            </w:r>
          </w:p>
        </w:tc>
      </w:tr>
      <w:tr w:rsidR="00FE2B7F" w:rsidTr="00732772">
        <w:tc>
          <w:tcPr>
            <w:cnfStyle w:val="001000000000" w:firstRow="0" w:lastRow="0" w:firstColumn="1" w:lastColumn="0" w:oddVBand="0" w:evenVBand="0" w:oddHBand="0" w:evenHBand="0" w:firstRowFirstColumn="0" w:firstRowLastColumn="0" w:lastRowFirstColumn="0" w:lastRowLastColumn="0"/>
            <w:tcW w:w="1242" w:type="dxa"/>
          </w:tcPr>
          <w:p w:rsidR="00FE2B7F" w:rsidRDefault="00FE2B7F" w:rsidP="00554306">
            <w:pPr>
              <w:pStyle w:val="FlietextEinzug"/>
              <w:ind w:left="0"/>
            </w:pPr>
            <w:r>
              <w:t>3004</w:t>
            </w:r>
            <w:r w:rsidRPr="00FE2B7F">
              <w:rPr>
                <w:sz w:val="14"/>
              </w:rPr>
              <w:t>h</w:t>
            </w:r>
            <w:r>
              <w:t>/x</w:t>
            </w:r>
          </w:p>
        </w:tc>
        <w:tc>
          <w:tcPr>
            <w:tcW w:w="2551" w:type="dxa"/>
          </w:tcPr>
          <w:p w:rsidR="00FE2B7F" w:rsidRDefault="00FE2B7F" w:rsidP="00554306">
            <w:pPr>
              <w:pStyle w:val="FlietextEinzug"/>
              <w:ind w:left="0"/>
              <w:cnfStyle w:val="000000000000" w:firstRow="0" w:lastRow="0" w:firstColumn="0" w:lastColumn="0" w:oddVBand="0" w:evenVBand="0" w:oddHBand="0" w:evenHBand="0" w:firstRowFirstColumn="0" w:firstRowLastColumn="0" w:lastRowFirstColumn="0" w:lastRowLastColumn="0"/>
            </w:pPr>
            <w:r>
              <w:t>0xFF00000000000000</w:t>
            </w:r>
          </w:p>
        </w:tc>
      </w:tr>
    </w:tbl>
    <w:p w:rsidR="007839EF" w:rsidRDefault="007839EF">
      <w:r>
        <w:br w:type="page"/>
      </w:r>
    </w:p>
    <w:p w:rsidR="002045D5" w:rsidRPr="002045D5" w:rsidRDefault="00A947F0" w:rsidP="002045D5">
      <w:pPr>
        <w:pStyle w:val="berschrift3"/>
      </w:pPr>
      <w:bookmarkStart w:id="199" w:name="_Toc334109046"/>
      <w:r>
        <w:lastRenderedPageBreak/>
        <w:t>Cut PRes of NodeID 5 in POWERLINK Cycle Nr. 3</w:t>
      </w:r>
      <w:bookmarkEnd w:id="199"/>
    </w:p>
    <w:p w:rsidR="00A947F0" w:rsidRDefault="00A947F0" w:rsidP="00A947F0">
      <w:pPr>
        <w:pStyle w:val="FlietextEinzug"/>
        <w:jc w:val="both"/>
      </w:pPr>
      <w:r>
        <w:t xml:space="preserve">In this example we have another POWERLINK Slave in the network, which is communicating with our DUT via PDO over cross-communication. The PDO has </w:t>
      </w:r>
      <w:r w:rsidR="00B60ED2">
        <w:t xml:space="preserve">e.g. </w:t>
      </w:r>
      <w:r>
        <w:t>a size of 70 Byte and should be truncated to the minimum frame size of 64 (including CRC):</w:t>
      </w:r>
    </w:p>
    <w:p w:rsidR="00A947F0" w:rsidRPr="001B7602" w:rsidRDefault="00A947F0" w:rsidP="00A947F0">
      <w:pPr>
        <w:pStyle w:val="FlietextEinzug"/>
      </w:pPr>
    </w:p>
    <w:p w:rsidR="00A947F0" w:rsidRDefault="00A947F0" w:rsidP="005E4CD3">
      <w:pPr>
        <w:pStyle w:val="FlietextEinzug"/>
        <w:numPr>
          <w:ilvl w:val="0"/>
          <w:numId w:val="23"/>
        </w:numPr>
        <w:rPr>
          <w:b/>
        </w:rPr>
      </w:pPr>
      <w:r w:rsidRPr="001B7602">
        <w:rPr>
          <w:b/>
        </w:rPr>
        <w:t>3001</w:t>
      </w:r>
      <w:r w:rsidRPr="001B7602">
        <w:rPr>
          <w:b/>
          <w:sz w:val="14"/>
        </w:rPr>
        <w:t>h</w:t>
      </w:r>
      <w:r w:rsidRPr="001B7602">
        <w:rPr>
          <w:b/>
        </w:rPr>
        <w:t>/x Task Setting</w:t>
      </w:r>
      <w:r>
        <w:rPr>
          <w:b/>
        </w:rPr>
        <w:t xml:space="preserve"> 1</w:t>
      </w:r>
      <w:r w:rsidRPr="001B7602">
        <w:rPr>
          <w:b/>
        </w:rPr>
        <w:t>:</w:t>
      </w:r>
    </w:p>
    <w:p w:rsidR="00A947F0" w:rsidRDefault="00A947F0" w:rsidP="005E4CD3">
      <w:pPr>
        <w:pStyle w:val="FlietextEinzug"/>
        <w:numPr>
          <w:ilvl w:val="1"/>
          <w:numId w:val="23"/>
        </w:numPr>
      </w:pPr>
      <w:r w:rsidRPr="001B7602">
        <w:t>C</w:t>
      </w:r>
      <w:r>
        <w:t>ycle 3</w:t>
      </w:r>
      <w:r>
        <w:tab/>
        <w:t xml:space="preserve">=&gt; </w:t>
      </w:r>
      <w:r>
        <w:tab/>
        <w:t>0x03 to the first Byte</w:t>
      </w:r>
    </w:p>
    <w:p w:rsidR="00A947F0" w:rsidRDefault="00A947F0" w:rsidP="005E4CD3">
      <w:pPr>
        <w:pStyle w:val="FlietextEinzug"/>
        <w:numPr>
          <w:ilvl w:val="1"/>
          <w:numId w:val="23"/>
        </w:numPr>
      </w:pPr>
      <w:r>
        <w:t xml:space="preserve">Cut  </w:t>
      </w:r>
      <w:r>
        <w:tab/>
        <w:t>=&gt;</w:t>
      </w:r>
      <w:r>
        <w:tab/>
        <w:t>0x10 to the second Byte</w:t>
      </w:r>
    </w:p>
    <w:p w:rsidR="00A947F0" w:rsidRPr="001B7602" w:rsidRDefault="00A947F0" w:rsidP="005E4CD3">
      <w:pPr>
        <w:pStyle w:val="FlietextEinzug"/>
        <w:numPr>
          <w:ilvl w:val="1"/>
          <w:numId w:val="23"/>
        </w:numPr>
      </w:pPr>
      <w:r>
        <w:t>Length=&gt;60=&gt;</w:t>
      </w:r>
      <w:r>
        <w:tab/>
        <w:t xml:space="preserve">0x3C to the last Byte </w:t>
      </w:r>
    </w:p>
    <w:p w:rsidR="00A947F0" w:rsidRDefault="00A947F0" w:rsidP="00A947F0">
      <w:pPr>
        <w:pStyle w:val="FlietextEinzug"/>
      </w:pPr>
    </w:p>
    <w:p w:rsidR="00A947F0" w:rsidRDefault="00A947F0" w:rsidP="005E4CD3">
      <w:pPr>
        <w:pStyle w:val="FlietextEinzug"/>
        <w:numPr>
          <w:ilvl w:val="0"/>
          <w:numId w:val="22"/>
        </w:numPr>
        <w:rPr>
          <w:b/>
        </w:rPr>
      </w:pPr>
      <w:r>
        <w:rPr>
          <w:b/>
        </w:rPr>
        <w:t>3002</w:t>
      </w:r>
      <w:r w:rsidRPr="001B7602">
        <w:rPr>
          <w:b/>
          <w:sz w:val="14"/>
        </w:rPr>
        <w:t>h</w:t>
      </w:r>
      <w:r w:rsidRPr="001B7602">
        <w:rPr>
          <w:b/>
        </w:rPr>
        <w:t>/x Task Setting</w:t>
      </w:r>
      <w:r>
        <w:rPr>
          <w:b/>
        </w:rPr>
        <w:t xml:space="preserve"> 2</w:t>
      </w:r>
      <w:r w:rsidRPr="001B7602">
        <w:rPr>
          <w:b/>
        </w:rPr>
        <w:t>:</w:t>
      </w:r>
    </w:p>
    <w:p w:rsidR="00A947F0" w:rsidRPr="001B7602" w:rsidRDefault="00A947F0" w:rsidP="005E4CD3">
      <w:pPr>
        <w:pStyle w:val="FlietextEinzug"/>
        <w:numPr>
          <w:ilvl w:val="1"/>
          <w:numId w:val="22"/>
        </w:numPr>
      </w:pPr>
      <w:r>
        <w:t xml:space="preserve">Cut  </w:t>
      </w:r>
      <w:r w:rsidRPr="001B7602">
        <w:tab/>
        <w:t>=&gt;</w:t>
      </w:r>
      <w:r w:rsidRPr="001B7602">
        <w:tab/>
        <w:t>empty</w:t>
      </w:r>
    </w:p>
    <w:p w:rsidR="00A947F0" w:rsidRDefault="00A947F0" w:rsidP="00A947F0">
      <w:pPr>
        <w:pStyle w:val="FlietextEinzug"/>
        <w:ind w:left="1004"/>
      </w:pPr>
    </w:p>
    <w:p w:rsidR="00A947F0" w:rsidRDefault="00A947F0" w:rsidP="005E4CD3">
      <w:pPr>
        <w:pStyle w:val="FlietextEinzug"/>
        <w:numPr>
          <w:ilvl w:val="0"/>
          <w:numId w:val="22"/>
        </w:numPr>
        <w:rPr>
          <w:b/>
        </w:rPr>
      </w:pPr>
      <w:r>
        <w:rPr>
          <w:b/>
        </w:rPr>
        <w:t>3003</w:t>
      </w:r>
      <w:r w:rsidRPr="001B7602">
        <w:rPr>
          <w:b/>
          <w:sz w:val="14"/>
        </w:rPr>
        <w:t>h</w:t>
      </w:r>
      <w:r w:rsidRPr="001B7602">
        <w:rPr>
          <w:b/>
        </w:rPr>
        <w:t xml:space="preserve">/x </w:t>
      </w:r>
      <w:r>
        <w:rPr>
          <w:b/>
        </w:rPr>
        <w:t>Frame Data</w:t>
      </w:r>
      <w:r w:rsidRPr="001B7602">
        <w:rPr>
          <w:b/>
        </w:rPr>
        <w:t>:</w:t>
      </w:r>
    </w:p>
    <w:p w:rsidR="00A947F0" w:rsidRDefault="00A947F0" w:rsidP="005E4CD3">
      <w:pPr>
        <w:pStyle w:val="FlietextEinzug"/>
        <w:numPr>
          <w:ilvl w:val="1"/>
          <w:numId w:val="22"/>
        </w:numPr>
      </w:pPr>
      <w:r>
        <w:t>PRes</w:t>
      </w:r>
      <w:r w:rsidRPr="001D3520">
        <w:tab/>
      </w:r>
      <w:r>
        <w:tab/>
      </w:r>
      <w:r w:rsidRPr="001D3520">
        <w:t>=&gt;</w:t>
      </w:r>
      <w:r w:rsidRPr="001D3520">
        <w:tab/>
        <w:t>0x</w:t>
      </w:r>
      <w:r>
        <w:t>04</w:t>
      </w:r>
      <w:r w:rsidRPr="001D3520">
        <w:t xml:space="preserve"> to the fi</w:t>
      </w:r>
      <w:r>
        <w:t>r</w:t>
      </w:r>
      <w:r w:rsidRPr="001D3520">
        <w:t>st Byte</w:t>
      </w:r>
    </w:p>
    <w:p w:rsidR="00A947F0" w:rsidRPr="001D3520" w:rsidRDefault="00A947F0" w:rsidP="005E4CD3">
      <w:pPr>
        <w:pStyle w:val="FlietextEinzug"/>
        <w:numPr>
          <w:ilvl w:val="1"/>
          <w:numId w:val="22"/>
        </w:numPr>
      </w:pPr>
      <w:r>
        <w:t>Source ID =5</w:t>
      </w:r>
      <w:r>
        <w:tab/>
        <w:t>=&gt;</w:t>
      </w:r>
      <w:r>
        <w:tab/>
        <w:t>0x05 to the third Byte</w:t>
      </w:r>
    </w:p>
    <w:p w:rsidR="00A947F0" w:rsidRDefault="00A947F0" w:rsidP="00A947F0">
      <w:pPr>
        <w:pStyle w:val="FlietextEinzug"/>
        <w:ind w:left="1004"/>
        <w:rPr>
          <w:b/>
        </w:rPr>
      </w:pPr>
    </w:p>
    <w:p w:rsidR="00A947F0" w:rsidRDefault="00A947F0" w:rsidP="005E4CD3">
      <w:pPr>
        <w:pStyle w:val="FlietextEinzug"/>
        <w:numPr>
          <w:ilvl w:val="0"/>
          <w:numId w:val="22"/>
        </w:numPr>
        <w:rPr>
          <w:b/>
        </w:rPr>
      </w:pPr>
      <w:r>
        <w:rPr>
          <w:b/>
        </w:rPr>
        <w:t>3004</w:t>
      </w:r>
      <w:r w:rsidRPr="001B7602">
        <w:rPr>
          <w:b/>
          <w:sz w:val="14"/>
        </w:rPr>
        <w:t>h</w:t>
      </w:r>
      <w:r w:rsidRPr="001B7602">
        <w:rPr>
          <w:b/>
        </w:rPr>
        <w:t xml:space="preserve">/x </w:t>
      </w:r>
      <w:r>
        <w:rPr>
          <w:b/>
        </w:rPr>
        <w:t>Frame Mask</w:t>
      </w:r>
      <w:r w:rsidRPr="001B7602">
        <w:rPr>
          <w:b/>
        </w:rPr>
        <w:t>:</w:t>
      </w:r>
    </w:p>
    <w:p w:rsidR="00A947F0" w:rsidRDefault="00A947F0" w:rsidP="005E4CD3">
      <w:pPr>
        <w:pStyle w:val="FlietextEinzug"/>
        <w:numPr>
          <w:ilvl w:val="1"/>
          <w:numId w:val="22"/>
        </w:numPr>
      </w:pPr>
      <w:r w:rsidRPr="001D3520">
        <w:t>Activate Message-Type</w:t>
      </w:r>
      <w:r w:rsidRPr="001D3520">
        <w:tab/>
        <w:t>=&gt; 0xFF to the first Byte</w:t>
      </w:r>
    </w:p>
    <w:p w:rsidR="00A947F0" w:rsidRDefault="00A947F0" w:rsidP="005E4CD3">
      <w:pPr>
        <w:pStyle w:val="FlietextEinzug"/>
        <w:numPr>
          <w:ilvl w:val="1"/>
          <w:numId w:val="22"/>
        </w:numPr>
      </w:pPr>
      <w:r w:rsidRPr="001D3520">
        <w:t xml:space="preserve">Activate </w:t>
      </w:r>
      <w:r>
        <w:t>Source ID</w:t>
      </w:r>
      <w:r w:rsidRPr="001D3520">
        <w:tab/>
      </w:r>
      <w:r>
        <w:tab/>
      </w:r>
      <w:r w:rsidRPr="001D3520">
        <w:t xml:space="preserve">=&gt; 0xFF to the </w:t>
      </w:r>
      <w:r>
        <w:t xml:space="preserve">third </w:t>
      </w:r>
      <w:r w:rsidRPr="001D3520">
        <w:t>Byte</w:t>
      </w:r>
    </w:p>
    <w:p w:rsidR="00A947F0" w:rsidRDefault="00A947F0" w:rsidP="00A947F0">
      <w:pPr>
        <w:pStyle w:val="FlietextEinzug"/>
        <w:ind w:left="0"/>
      </w:pPr>
    </w:p>
    <w:tbl>
      <w:tblPr>
        <w:tblStyle w:val="HelleSchattierung"/>
        <w:tblW w:w="0" w:type="auto"/>
        <w:tblInd w:w="682" w:type="dxa"/>
        <w:tblLook w:val="04A0" w:firstRow="1" w:lastRow="0" w:firstColumn="1" w:lastColumn="0" w:noHBand="0" w:noVBand="1"/>
      </w:tblPr>
      <w:tblGrid>
        <w:gridCol w:w="1242"/>
        <w:gridCol w:w="2551"/>
      </w:tblGrid>
      <w:tr w:rsidR="00A947F0" w:rsidTr="00B85D7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rsidR="00A947F0" w:rsidRDefault="00A947F0" w:rsidP="00B85D7E">
            <w:pPr>
              <w:pStyle w:val="FlietextEinzug"/>
              <w:ind w:left="0"/>
            </w:pPr>
            <w:r>
              <w:t>Object</w:t>
            </w:r>
          </w:p>
        </w:tc>
        <w:tc>
          <w:tcPr>
            <w:tcW w:w="2551" w:type="dxa"/>
          </w:tcPr>
          <w:p w:rsidR="00A947F0" w:rsidRDefault="00A947F0" w:rsidP="00B85D7E">
            <w:pPr>
              <w:pStyle w:val="FlietextEinzug"/>
              <w:ind w:left="0"/>
              <w:cnfStyle w:val="100000000000" w:firstRow="1" w:lastRow="0" w:firstColumn="0" w:lastColumn="0" w:oddVBand="0" w:evenVBand="0" w:oddHBand="0" w:evenHBand="0" w:firstRowFirstColumn="0" w:firstRowLastColumn="0" w:lastRowFirstColumn="0" w:lastRowLastColumn="0"/>
            </w:pPr>
            <w:r>
              <w:t>Data</w:t>
            </w:r>
          </w:p>
        </w:tc>
      </w:tr>
      <w:tr w:rsidR="00A947F0" w:rsidTr="00B85D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rsidR="00A947F0" w:rsidRDefault="00A947F0" w:rsidP="00B85D7E">
            <w:pPr>
              <w:pStyle w:val="FlietextEinzug"/>
              <w:ind w:left="0"/>
            </w:pPr>
            <w:r>
              <w:t>3001</w:t>
            </w:r>
            <w:r w:rsidRPr="00FE2B7F">
              <w:rPr>
                <w:sz w:val="14"/>
              </w:rPr>
              <w:t>h</w:t>
            </w:r>
            <w:r>
              <w:t>/x</w:t>
            </w:r>
          </w:p>
        </w:tc>
        <w:tc>
          <w:tcPr>
            <w:tcW w:w="2551" w:type="dxa"/>
          </w:tcPr>
          <w:p w:rsidR="00A947F0" w:rsidRDefault="00A947F0" w:rsidP="00B85D7E">
            <w:pPr>
              <w:pStyle w:val="FlietextEinzug"/>
              <w:ind w:left="0"/>
              <w:cnfStyle w:val="000000100000" w:firstRow="0" w:lastRow="0" w:firstColumn="0" w:lastColumn="0" w:oddVBand="0" w:evenVBand="0" w:oddHBand="1" w:evenHBand="0" w:firstRowFirstColumn="0" w:firstRowLastColumn="0" w:lastRowFirstColumn="0" w:lastRowLastColumn="0"/>
            </w:pPr>
            <w:r>
              <w:t>0x031000000000003C</w:t>
            </w:r>
          </w:p>
        </w:tc>
      </w:tr>
      <w:tr w:rsidR="00A947F0" w:rsidTr="00B85D7E">
        <w:tc>
          <w:tcPr>
            <w:cnfStyle w:val="001000000000" w:firstRow="0" w:lastRow="0" w:firstColumn="1" w:lastColumn="0" w:oddVBand="0" w:evenVBand="0" w:oddHBand="0" w:evenHBand="0" w:firstRowFirstColumn="0" w:firstRowLastColumn="0" w:lastRowFirstColumn="0" w:lastRowLastColumn="0"/>
            <w:tcW w:w="1242" w:type="dxa"/>
          </w:tcPr>
          <w:p w:rsidR="00A947F0" w:rsidRDefault="00A947F0" w:rsidP="00B85D7E">
            <w:pPr>
              <w:pStyle w:val="FlietextEinzug"/>
              <w:ind w:left="0"/>
            </w:pPr>
            <w:r>
              <w:t>3002</w:t>
            </w:r>
            <w:r w:rsidRPr="00FE2B7F">
              <w:rPr>
                <w:sz w:val="14"/>
              </w:rPr>
              <w:t>h</w:t>
            </w:r>
            <w:r>
              <w:t>/x</w:t>
            </w:r>
          </w:p>
        </w:tc>
        <w:tc>
          <w:tcPr>
            <w:tcW w:w="2551" w:type="dxa"/>
          </w:tcPr>
          <w:p w:rsidR="00A947F0" w:rsidRDefault="00A947F0" w:rsidP="00B85D7E">
            <w:pPr>
              <w:pStyle w:val="FlietextEinzug"/>
              <w:ind w:left="0"/>
              <w:cnfStyle w:val="000000000000" w:firstRow="0" w:lastRow="0" w:firstColumn="0" w:lastColumn="0" w:oddVBand="0" w:evenVBand="0" w:oddHBand="0" w:evenHBand="0" w:firstRowFirstColumn="0" w:firstRowLastColumn="0" w:lastRowFirstColumn="0" w:lastRowLastColumn="0"/>
            </w:pPr>
            <w:r>
              <w:t>0x0000000000000000</w:t>
            </w:r>
          </w:p>
        </w:tc>
      </w:tr>
      <w:tr w:rsidR="00A947F0" w:rsidTr="00B85D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rsidR="00A947F0" w:rsidRDefault="00A947F0" w:rsidP="00B85D7E">
            <w:pPr>
              <w:pStyle w:val="FlietextEinzug"/>
              <w:ind w:left="0"/>
            </w:pPr>
            <w:r>
              <w:t>3003</w:t>
            </w:r>
            <w:r w:rsidRPr="00FE2B7F">
              <w:rPr>
                <w:sz w:val="14"/>
              </w:rPr>
              <w:t>h</w:t>
            </w:r>
            <w:r>
              <w:t>/x</w:t>
            </w:r>
          </w:p>
        </w:tc>
        <w:tc>
          <w:tcPr>
            <w:tcW w:w="2551" w:type="dxa"/>
          </w:tcPr>
          <w:p w:rsidR="00A947F0" w:rsidRDefault="00A947F0" w:rsidP="00B85D7E">
            <w:pPr>
              <w:pStyle w:val="FlietextEinzug"/>
              <w:ind w:left="0"/>
              <w:cnfStyle w:val="000000100000" w:firstRow="0" w:lastRow="0" w:firstColumn="0" w:lastColumn="0" w:oddVBand="0" w:evenVBand="0" w:oddHBand="1" w:evenHBand="0" w:firstRowFirstColumn="0" w:firstRowLastColumn="0" w:lastRowFirstColumn="0" w:lastRowLastColumn="0"/>
            </w:pPr>
            <w:r>
              <w:t>0x0400050000000000</w:t>
            </w:r>
          </w:p>
        </w:tc>
      </w:tr>
      <w:tr w:rsidR="00A947F0" w:rsidTr="00B85D7E">
        <w:tc>
          <w:tcPr>
            <w:cnfStyle w:val="001000000000" w:firstRow="0" w:lastRow="0" w:firstColumn="1" w:lastColumn="0" w:oddVBand="0" w:evenVBand="0" w:oddHBand="0" w:evenHBand="0" w:firstRowFirstColumn="0" w:firstRowLastColumn="0" w:lastRowFirstColumn="0" w:lastRowLastColumn="0"/>
            <w:tcW w:w="1242" w:type="dxa"/>
          </w:tcPr>
          <w:p w:rsidR="00A947F0" w:rsidRDefault="00A947F0" w:rsidP="00B85D7E">
            <w:pPr>
              <w:pStyle w:val="FlietextEinzug"/>
              <w:ind w:left="0"/>
            </w:pPr>
            <w:r>
              <w:t>3004</w:t>
            </w:r>
            <w:r w:rsidRPr="00FE2B7F">
              <w:rPr>
                <w:sz w:val="14"/>
              </w:rPr>
              <w:t>h</w:t>
            </w:r>
            <w:r>
              <w:t>/x</w:t>
            </w:r>
          </w:p>
        </w:tc>
        <w:tc>
          <w:tcPr>
            <w:tcW w:w="2551" w:type="dxa"/>
          </w:tcPr>
          <w:p w:rsidR="00A947F0" w:rsidRDefault="00A947F0" w:rsidP="00B85D7E">
            <w:pPr>
              <w:pStyle w:val="FlietextEinzug"/>
              <w:ind w:left="0"/>
              <w:cnfStyle w:val="000000000000" w:firstRow="0" w:lastRow="0" w:firstColumn="0" w:lastColumn="0" w:oddVBand="0" w:evenVBand="0" w:oddHBand="0" w:evenHBand="0" w:firstRowFirstColumn="0" w:firstRowLastColumn="0" w:lastRowFirstColumn="0" w:lastRowLastColumn="0"/>
            </w:pPr>
            <w:r>
              <w:t>0xFF00FF0000000000</w:t>
            </w:r>
          </w:p>
        </w:tc>
      </w:tr>
    </w:tbl>
    <w:p w:rsidR="00A947F0" w:rsidRDefault="00A947F0" w:rsidP="002045D5">
      <w:pPr>
        <w:pStyle w:val="FlietextEinzug"/>
        <w:ind w:left="0"/>
      </w:pPr>
    </w:p>
    <w:p w:rsidR="002045D5" w:rsidRDefault="002045D5" w:rsidP="002045D5">
      <w:pPr>
        <w:pStyle w:val="FlietextEinzug"/>
        <w:ind w:left="0"/>
      </w:pPr>
    </w:p>
    <w:p w:rsidR="002045D5" w:rsidRPr="002045D5" w:rsidRDefault="00A947F0" w:rsidP="002045D5">
      <w:pPr>
        <w:pStyle w:val="berschrift3"/>
      </w:pPr>
      <w:bookmarkStart w:id="200" w:name="_Toc334109047"/>
      <w:r>
        <w:t>Manipulate SVID of ASnds</w:t>
      </w:r>
      <w:bookmarkEnd w:id="200"/>
    </w:p>
    <w:p w:rsidR="00A947F0" w:rsidRDefault="00A947F0" w:rsidP="00A947F0">
      <w:pPr>
        <w:pStyle w:val="FlietextEinzug"/>
        <w:jc w:val="both"/>
      </w:pPr>
      <w:r>
        <w:t xml:space="preserve">The ServiceID of the following ASnds should be manipulated from the value 5 to </w:t>
      </w:r>
      <w:r w:rsidR="00C62DAB">
        <w:t xml:space="preserve">value </w:t>
      </w:r>
      <w:r>
        <w:t>7. The exact cycle is unknown, but should be within the following POWERLINK cycles.</w:t>
      </w:r>
    </w:p>
    <w:p w:rsidR="00A947F0" w:rsidRPr="001B7602" w:rsidRDefault="00A947F0" w:rsidP="00A947F0">
      <w:pPr>
        <w:pStyle w:val="FlietextEinzug"/>
      </w:pPr>
    </w:p>
    <w:p w:rsidR="00A947F0" w:rsidRDefault="00A947F0" w:rsidP="005E4CD3">
      <w:pPr>
        <w:pStyle w:val="FlietextEinzug"/>
        <w:numPr>
          <w:ilvl w:val="0"/>
          <w:numId w:val="23"/>
        </w:numPr>
        <w:rPr>
          <w:b/>
        </w:rPr>
      </w:pPr>
      <w:r w:rsidRPr="001B7602">
        <w:rPr>
          <w:b/>
        </w:rPr>
        <w:t>3001</w:t>
      </w:r>
      <w:r w:rsidRPr="001B7602">
        <w:rPr>
          <w:b/>
          <w:sz w:val="14"/>
        </w:rPr>
        <w:t>h</w:t>
      </w:r>
      <w:r w:rsidRPr="001B7602">
        <w:rPr>
          <w:b/>
        </w:rPr>
        <w:t>/x Task Setting</w:t>
      </w:r>
      <w:r>
        <w:rPr>
          <w:b/>
        </w:rPr>
        <w:t xml:space="preserve"> 1</w:t>
      </w:r>
      <w:r w:rsidRPr="001B7602">
        <w:rPr>
          <w:b/>
        </w:rPr>
        <w:t>:</w:t>
      </w:r>
    </w:p>
    <w:p w:rsidR="00A947F0" w:rsidRDefault="00A947F0" w:rsidP="005E4CD3">
      <w:pPr>
        <w:pStyle w:val="FlietextEinzug"/>
        <w:numPr>
          <w:ilvl w:val="1"/>
          <w:numId w:val="23"/>
        </w:numPr>
      </w:pPr>
      <w:r w:rsidRPr="001B7602">
        <w:t>C</w:t>
      </w:r>
      <w:r>
        <w:t>ycle: all</w:t>
      </w:r>
      <w:r>
        <w:tab/>
        <w:t xml:space="preserve">=&gt; </w:t>
      </w:r>
      <w:r>
        <w:tab/>
        <w:t>0xFF to the first Byte</w:t>
      </w:r>
    </w:p>
    <w:p w:rsidR="00A947F0" w:rsidRDefault="00A947F0" w:rsidP="005E4CD3">
      <w:pPr>
        <w:pStyle w:val="FlietextEinzug"/>
        <w:numPr>
          <w:ilvl w:val="1"/>
          <w:numId w:val="23"/>
        </w:numPr>
      </w:pPr>
      <w:r>
        <w:t xml:space="preserve">Manipulate  </w:t>
      </w:r>
      <w:r>
        <w:tab/>
        <w:t>=&gt;</w:t>
      </w:r>
      <w:r>
        <w:tab/>
        <w:t>0x04 to the second Byte</w:t>
      </w:r>
    </w:p>
    <w:p w:rsidR="00A947F0" w:rsidRPr="001B7602" w:rsidRDefault="00C62DAB" w:rsidP="005E4CD3">
      <w:pPr>
        <w:pStyle w:val="FlietextEinzug"/>
        <w:numPr>
          <w:ilvl w:val="1"/>
          <w:numId w:val="23"/>
        </w:numPr>
      </w:pPr>
      <w:r>
        <w:t>Offset 1=</w:t>
      </w:r>
      <w:r w:rsidR="00A947F0">
        <w:t xml:space="preserve"> 18</w:t>
      </w:r>
      <w:r w:rsidR="00A947F0">
        <w:tab/>
        <w:t>=&gt;</w:t>
      </w:r>
      <w:r w:rsidR="00A947F0">
        <w:tab/>
        <w:t xml:space="preserve">010010 the first 6 Bit of the third Byte </w:t>
      </w:r>
    </w:p>
    <w:p w:rsidR="00A947F0" w:rsidRDefault="00A947F0" w:rsidP="00A947F0">
      <w:pPr>
        <w:pStyle w:val="FlietextEinzug"/>
      </w:pPr>
    </w:p>
    <w:p w:rsidR="00A947F0" w:rsidRDefault="00A947F0" w:rsidP="005E4CD3">
      <w:pPr>
        <w:pStyle w:val="FlietextEinzug"/>
        <w:numPr>
          <w:ilvl w:val="0"/>
          <w:numId w:val="22"/>
        </w:numPr>
        <w:rPr>
          <w:b/>
        </w:rPr>
      </w:pPr>
      <w:r>
        <w:rPr>
          <w:b/>
        </w:rPr>
        <w:t>3002</w:t>
      </w:r>
      <w:r w:rsidRPr="001B7602">
        <w:rPr>
          <w:b/>
          <w:sz w:val="14"/>
        </w:rPr>
        <w:t>h</w:t>
      </w:r>
      <w:r w:rsidRPr="001B7602">
        <w:rPr>
          <w:b/>
        </w:rPr>
        <w:t>/x Task Setting</w:t>
      </w:r>
      <w:r>
        <w:rPr>
          <w:b/>
        </w:rPr>
        <w:t xml:space="preserve"> 2</w:t>
      </w:r>
      <w:r w:rsidRPr="001B7602">
        <w:rPr>
          <w:b/>
        </w:rPr>
        <w:t>:</w:t>
      </w:r>
    </w:p>
    <w:p w:rsidR="00A947F0" w:rsidRPr="001B7602" w:rsidRDefault="00A947F0" w:rsidP="005E4CD3">
      <w:pPr>
        <w:pStyle w:val="FlietextEinzug"/>
        <w:numPr>
          <w:ilvl w:val="1"/>
          <w:numId w:val="22"/>
        </w:numPr>
      </w:pPr>
      <w:r>
        <w:t xml:space="preserve">New Data </w:t>
      </w:r>
      <w:r w:rsidR="00C62DAB">
        <w:t>1=</w:t>
      </w:r>
      <w:r>
        <w:t>7</w:t>
      </w:r>
      <w:r>
        <w:tab/>
      </w:r>
      <w:r w:rsidRPr="001B7602">
        <w:t>=&gt;</w:t>
      </w:r>
      <w:r>
        <w:tab/>
        <w:t>0x07 to the first Byte</w:t>
      </w:r>
    </w:p>
    <w:p w:rsidR="00A947F0" w:rsidRDefault="00A947F0" w:rsidP="00A947F0">
      <w:pPr>
        <w:pStyle w:val="FlietextEinzug"/>
        <w:ind w:left="1004"/>
      </w:pPr>
    </w:p>
    <w:p w:rsidR="00A947F0" w:rsidRDefault="00A947F0" w:rsidP="005E4CD3">
      <w:pPr>
        <w:pStyle w:val="FlietextEinzug"/>
        <w:numPr>
          <w:ilvl w:val="0"/>
          <w:numId w:val="22"/>
        </w:numPr>
        <w:rPr>
          <w:b/>
        </w:rPr>
      </w:pPr>
      <w:r>
        <w:rPr>
          <w:b/>
        </w:rPr>
        <w:t>3003</w:t>
      </w:r>
      <w:r w:rsidRPr="001B7602">
        <w:rPr>
          <w:b/>
          <w:sz w:val="14"/>
        </w:rPr>
        <w:t>h</w:t>
      </w:r>
      <w:r w:rsidRPr="001B7602">
        <w:rPr>
          <w:b/>
        </w:rPr>
        <w:t xml:space="preserve">/x </w:t>
      </w:r>
      <w:r>
        <w:rPr>
          <w:b/>
        </w:rPr>
        <w:t>Frame Data</w:t>
      </w:r>
      <w:r w:rsidRPr="001B7602">
        <w:rPr>
          <w:b/>
        </w:rPr>
        <w:t>:</w:t>
      </w:r>
    </w:p>
    <w:p w:rsidR="00A947F0" w:rsidRDefault="006C26F9" w:rsidP="005E4CD3">
      <w:pPr>
        <w:pStyle w:val="FlietextEinzug"/>
        <w:numPr>
          <w:ilvl w:val="1"/>
          <w:numId w:val="22"/>
        </w:numPr>
      </w:pPr>
      <w:r>
        <w:t>ASnd</w:t>
      </w:r>
      <w:r w:rsidR="00A947F0" w:rsidRPr="001D3520">
        <w:tab/>
      </w:r>
      <w:r w:rsidR="00A947F0">
        <w:tab/>
      </w:r>
      <w:r w:rsidR="00A947F0" w:rsidRPr="001D3520">
        <w:t>=&gt;</w:t>
      </w:r>
      <w:r w:rsidR="00A947F0" w:rsidRPr="001D3520">
        <w:tab/>
        <w:t>0x</w:t>
      </w:r>
      <w:r>
        <w:t>06</w:t>
      </w:r>
      <w:r w:rsidR="00A947F0" w:rsidRPr="001D3520">
        <w:t xml:space="preserve"> to the fi</w:t>
      </w:r>
      <w:r w:rsidR="00A947F0">
        <w:t>r</w:t>
      </w:r>
      <w:r w:rsidR="00A947F0" w:rsidRPr="001D3520">
        <w:t>st Byte</w:t>
      </w:r>
    </w:p>
    <w:p w:rsidR="00A947F0" w:rsidRPr="001D3520" w:rsidRDefault="006C26F9" w:rsidP="005E4CD3">
      <w:pPr>
        <w:pStyle w:val="FlietextEinzug"/>
        <w:numPr>
          <w:ilvl w:val="1"/>
          <w:numId w:val="22"/>
        </w:numPr>
      </w:pPr>
      <w:r>
        <w:t xml:space="preserve">ServiceID </w:t>
      </w:r>
      <w:r w:rsidR="00A947F0">
        <w:t>=5</w:t>
      </w:r>
      <w:r w:rsidR="00A947F0">
        <w:tab/>
        <w:t>=&gt;</w:t>
      </w:r>
      <w:r w:rsidR="00A947F0">
        <w:tab/>
        <w:t xml:space="preserve">0x05 to the </w:t>
      </w:r>
      <w:r>
        <w:t>fourth</w:t>
      </w:r>
      <w:r w:rsidR="00A947F0">
        <w:t xml:space="preserve"> Byte</w:t>
      </w:r>
    </w:p>
    <w:p w:rsidR="00A947F0" w:rsidRDefault="00A947F0" w:rsidP="00A947F0">
      <w:pPr>
        <w:pStyle w:val="FlietextEinzug"/>
        <w:ind w:left="1004"/>
        <w:rPr>
          <w:b/>
        </w:rPr>
      </w:pPr>
    </w:p>
    <w:p w:rsidR="00A947F0" w:rsidRDefault="00A947F0" w:rsidP="005E4CD3">
      <w:pPr>
        <w:pStyle w:val="FlietextEinzug"/>
        <w:numPr>
          <w:ilvl w:val="0"/>
          <w:numId w:val="22"/>
        </w:numPr>
        <w:rPr>
          <w:b/>
        </w:rPr>
      </w:pPr>
      <w:r>
        <w:rPr>
          <w:b/>
        </w:rPr>
        <w:t>3004</w:t>
      </w:r>
      <w:r w:rsidRPr="001B7602">
        <w:rPr>
          <w:b/>
          <w:sz w:val="14"/>
        </w:rPr>
        <w:t>h</w:t>
      </w:r>
      <w:r w:rsidRPr="001B7602">
        <w:rPr>
          <w:b/>
        </w:rPr>
        <w:t xml:space="preserve">/x </w:t>
      </w:r>
      <w:r>
        <w:rPr>
          <w:b/>
        </w:rPr>
        <w:t>Frame Mask</w:t>
      </w:r>
      <w:r w:rsidRPr="001B7602">
        <w:rPr>
          <w:b/>
        </w:rPr>
        <w:t>:</w:t>
      </w:r>
    </w:p>
    <w:p w:rsidR="00A947F0" w:rsidRDefault="00A947F0" w:rsidP="005E4CD3">
      <w:pPr>
        <w:pStyle w:val="FlietextEinzug"/>
        <w:numPr>
          <w:ilvl w:val="1"/>
          <w:numId w:val="22"/>
        </w:numPr>
      </w:pPr>
      <w:r w:rsidRPr="001D3520">
        <w:t>Activate Message-Type</w:t>
      </w:r>
      <w:r w:rsidRPr="001D3520">
        <w:tab/>
        <w:t>=&gt; 0xFF to the first Byte</w:t>
      </w:r>
    </w:p>
    <w:p w:rsidR="00A947F0" w:rsidRDefault="00A947F0" w:rsidP="005E4CD3">
      <w:pPr>
        <w:pStyle w:val="FlietextEinzug"/>
        <w:numPr>
          <w:ilvl w:val="1"/>
          <w:numId w:val="22"/>
        </w:numPr>
      </w:pPr>
      <w:r w:rsidRPr="001D3520">
        <w:t xml:space="preserve">Activate </w:t>
      </w:r>
      <w:r w:rsidR="006C26F9">
        <w:t xml:space="preserve">ServiceID </w:t>
      </w:r>
      <w:r w:rsidR="006C26F9">
        <w:tab/>
      </w:r>
      <w:r>
        <w:tab/>
      </w:r>
      <w:r w:rsidRPr="001D3520">
        <w:t xml:space="preserve">=&gt; 0xFF to the </w:t>
      </w:r>
      <w:r w:rsidR="006C26F9">
        <w:t xml:space="preserve">fourth </w:t>
      </w:r>
      <w:r w:rsidRPr="001D3520">
        <w:t>Byte</w:t>
      </w:r>
    </w:p>
    <w:p w:rsidR="00A947F0" w:rsidRDefault="00A947F0" w:rsidP="00A947F0">
      <w:pPr>
        <w:pStyle w:val="FlietextEinzug"/>
        <w:ind w:left="0"/>
      </w:pPr>
    </w:p>
    <w:tbl>
      <w:tblPr>
        <w:tblStyle w:val="HelleSchattierung"/>
        <w:tblW w:w="0" w:type="auto"/>
        <w:tblInd w:w="682" w:type="dxa"/>
        <w:tblLook w:val="04A0" w:firstRow="1" w:lastRow="0" w:firstColumn="1" w:lastColumn="0" w:noHBand="0" w:noVBand="1"/>
      </w:tblPr>
      <w:tblGrid>
        <w:gridCol w:w="1242"/>
        <w:gridCol w:w="2551"/>
      </w:tblGrid>
      <w:tr w:rsidR="00A947F0" w:rsidTr="00B85D7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rsidR="00A947F0" w:rsidRDefault="00A947F0" w:rsidP="00B85D7E">
            <w:pPr>
              <w:pStyle w:val="FlietextEinzug"/>
              <w:ind w:left="0"/>
            </w:pPr>
            <w:r>
              <w:t>Object</w:t>
            </w:r>
          </w:p>
        </w:tc>
        <w:tc>
          <w:tcPr>
            <w:tcW w:w="2551" w:type="dxa"/>
          </w:tcPr>
          <w:p w:rsidR="00A947F0" w:rsidRDefault="00A947F0" w:rsidP="00B85D7E">
            <w:pPr>
              <w:pStyle w:val="FlietextEinzug"/>
              <w:ind w:left="0"/>
              <w:cnfStyle w:val="100000000000" w:firstRow="1" w:lastRow="0" w:firstColumn="0" w:lastColumn="0" w:oddVBand="0" w:evenVBand="0" w:oddHBand="0" w:evenHBand="0" w:firstRowFirstColumn="0" w:firstRowLastColumn="0" w:lastRowFirstColumn="0" w:lastRowLastColumn="0"/>
            </w:pPr>
            <w:r>
              <w:t>Data</w:t>
            </w:r>
          </w:p>
        </w:tc>
      </w:tr>
      <w:tr w:rsidR="00A947F0" w:rsidTr="00B85D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rsidR="00A947F0" w:rsidRDefault="00A947F0" w:rsidP="00B85D7E">
            <w:pPr>
              <w:pStyle w:val="FlietextEinzug"/>
              <w:ind w:left="0"/>
            </w:pPr>
            <w:r>
              <w:t>3001</w:t>
            </w:r>
            <w:r w:rsidRPr="00FE2B7F">
              <w:rPr>
                <w:sz w:val="14"/>
              </w:rPr>
              <w:t>h</w:t>
            </w:r>
            <w:r>
              <w:t>/x</w:t>
            </w:r>
          </w:p>
        </w:tc>
        <w:tc>
          <w:tcPr>
            <w:tcW w:w="2551" w:type="dxa"/>
          </w:tcPr>
          <w:p w:rsidR="00A947F0" w:rsidRDefault="00A947F0" w:rsidP="00A947F0">
            <w:pPr>
              <w:pStyle w:val="FlietextEinzug"/>
              <w:ind w:left="0"/>
              <w:cnfStyle w:val="000000100000" w:firstRow="0" w:lastRow="0" w:firstColumn="0" w:lastColumn="0" w:oddVBand="0" w:evenVBand="0" w:oddHBand="1" w:evenHBand="0" w:firstRowFirstColumn="0" w:firstRowLastColumn="0" w:lastRowFirstColumn="0" w:lastRowLastColumn="0"/>
            </w:pPr>
            <w:r>
              <w:t>0xFF04480000000000</w:t>
            </w:r>
          </w:p>
        </w:tc>
      </w:tr>
      <w:tr w:rsidR="00A947F0" w:rsidTr="00B85D7E">
        <w:tc>
          <w:tcPr>
            <w:cnfStyle w:val="001000000000" w:firstRow="0" w:lastRow="0" w:firstColumn="1" w:lastColumn="0" w:oddVBand="0" w:evenVBand="0" w:oddHBand="0" w:evenHBand="0" w:firstRowFirstColumn="0" w:firstRowLastColumn="0" w:lastRowFirstColumn="0" w:lastRowLastColumn="0"/>
            <w:tcW w:w="1242" w:type="dxa"/>
          </w:tcPr>
          <w:p w:rsidR="00A947F0" w:rsidRDefault="00A947F0" w:rsidP="00B85D7E">
            <w:pPr>
              <w:pStyle w:val="FlietextEinzug"/>
              <w:ind w:left="0"/>
            </w:pPr>
            <w:r>
              <w:t>3002</w:t>
            </w:r>
            <w:r w:rsidRPr="00FE2B7F">
              <w:rPr>
                <w:sz w:val="14"/>
              </w:rPr>
              <w:t>h</w:t>
            </w:r>
            <w:r>
              <w:t>/x</w:t>
            </w:r>
          </w:p>
        </w:tc>
        <w:tc>
          <w:tcPr>
            <w:tcW w:w="2551" w:type="dxa"/>
          </w:tcPr>
          <w:p w:rsidR="00A947F0" w:rsidRDefault="00A947F0" w:rsidP="00B85D7E">
            <w:pPr>
              <w:pStyle w:val="FlietextEinzug"/>
              <w:ind w:left="0"/>
              <w:cnfStyle w:val="000000000000" w:firstRow="0" w:lastRow="0" w:firstColumn="0" w:lastColumn="0" w:oddVBand="0" w:evenVBand="0" w:oddHBand="0" w:evenHBand="0" w:firstRowFirstColumn="0" w:firstRowLastColumn="0" w:lastRowFirstColumn="0" w:lastRowLastColumn="0"/>
            </w:pPr>
            <w:r>
              <w:t>0x0700000000000000</w:t>
            </w:r>
          </w:p>
        </w:tc>
      </w:tr>
      <w:tr w:rsidR="00A947F0" w:rsidTr="00B85D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rsidR="00A947F0" w:rsidRDefault="00A947F0" w:rsidP="00B85D7E">
            <w:pPr>
              <w:pStyle w:val="FlietextEinzug"/>
              <w:ind w:left="0"/>
            </w:pPr>
            <w:r>
              <w:t>3003</w:t>
            </w:r>
            <w:r w:rsidRPr="00FE2B7F">
              <w:rPr>
                <w:sz w:val="14"/>
              </w:rPr>
              <w:t>h</w:t>
            </w:r>
            <w:r>
              <w:t>/x</w:t>
            </w:r>
          </w:p>
        </w:tc>
        <w:tc>
          <w:tcPr>
            <w:tcW w:w="2551" w:type="dxa"/>
          </w:tcPr>
          <w:p w:rsidR="00A947F0" w:rsidRDefault="006C26F9" w:rsidP="00B85D7E">
            <w:pPr>
              <w:pStyle w:val="FlietextEinzug"/>
              <w:ind w:left="0"/>
              <w:cnfStyle w:val="000000100000" w:firstRow="0" w:lastRow="0" w:firstColumn="0" w:lastColumn="0" w:oddVBand="0" w:evenVBand="0" w:oddHBand="1" w:evenHBand="0" w:firstRowFirstColumn="0" w:firstRowLastColumn="0" w:lastRowFirstColumn="0" w:lastRowLastColumn="0"/>
            </w:pPr>
            <w:r>
              <w:t>0x06</w:t>
            </w:r>
            <w:r w:rsidR="00A947F0">
              <w:t>00</w:t>
            </w:r>
            <w:r>
              <w:t>00</w:t>
            </w:r>
            <w:r w:rsidR="00A947F0">
              <w:t>05</w:t>
            </w:r>
            <w:r>
              <w:t>00000000</w:t>
            </w:r>
          </w:p>
        </w:tc>
      </w:tr>
      <w:tr w:rsidR="00A947F0" w:rsidTr="00B85D7E">
        <w:tc>
          <w:tcPr>
            <w:cnfStyle w:val="001000000000" w:firstRow="0" w:lastRow="0" w:firstColumn="1" w:lastColumn="0" w:oddVBand="0" w:evenVBand="0" w:oddHBand="0" w:evenHBand="0" w:firstRowFirstColumn="0" w:firstRowLastColumn="0" w:lastRowFirstColumn="0" w:lastRowLastColumn="0"/>
            <w:tcW w:w="1242" w:type="dxa"/>
          </w:tcPr>
          <w:p w:rsidR="00A947F0" w:rsidRDefault="00A947F0" w:rsidP="00B85D7E">
            <w:pPr>
              <w:pStyle w:val="FlietextEinzug"/>
              <w:ind w:left="0"/>
            </w:pPr>
            <w:r>
              <w:t>3004</w:t>
            </w:r>
            <w:r w:rsidRPr="00FE2B7F">
              <w:rPr>
                <w:sz w:val="14"/>
              </w:rPr>
              <w:t>h</w:t>
            </w:r>
            <w:r>
              <w:t>/x</w:t>
            </w:r>
          </w:p>
        </w:tc>
        <w:tc>
          <w:tcPr>
            <w:tcW w:w="2551" w:type="dxa"/>
          </w:tcPr>
          <w:p w:rsidR="00A947F0" w:rsidRDefault="00A947F0" w:rsidP="00B85D7E">
            <w:pPr>
              <w:pStyle w:val="FlietextEinzug"/>
              <w:ind w:left="0"/>
              <w:cnfStyle w:val="000000000000" w:firstRow="0" w:lastRow="0" w:firstColumn="0" w:lastColumn="0" w:oddVBand="0" w:evenVBand="0" w:oddHBand="0" w:evenHBand="0" w:firstRowFirstColumn="0" w:firstRowLastColumn="0" w:lastRowFirstColumn="0" w:lastRowLastColumn="0"/>
            </w:pPr>
            <w:r>
              <w:t>0xFF00</w:t>
            </w:r>
            <w:r w:rsidR="006C26F9">
              <w:t>00</w:t>
            </w:r>
            <w:r>
              <w:t>FF</w:t>
            </w:r>
            <w:r w:rsidR="006C26F9">
              <w:t>000</w:t>
            </w:r>
            <w:r>
              <w:t>00000</w:t>
            </w:r>
          </w:p>
        </w:tc>
      </w:tr>
    </w:tbl>
    <w:p w:rsidR="00EE02D8" w:rsidRPr="00C01C4C" w:rsidRDefault="008120ED" w:rsidP="00EE02D8">
      <w:pPr>
        <w:pStyle w:val="berschrift1"/>
      </w:pPr>
      <w:bookmarkStart w:id="201" w:name="_Toc334109048"/>
      <w:r w:rsidRPr="00C01C4C">
        <w:lastRenderedPageBreak/>
        <w:t>References</w:t>
      </w:r>
      <w:bookmarkEnd w:id="201"/>
    </w:p>
    <w:p w:rsidR="00EE02D8" w:rsidRPr="00C01C4C" w:rsidRDefault="00EE02D8" w:rsidP="00EE02D8"/>
    <w:p w:rsidR="00EE02D8" w:rsidRPr="00C01C4C" w:rsidRDefault="00EE02D8" w:rsidP="00EE02D8">
      <w:r w:rsidRPr="00C01C4C">
        <w:t>Altera</w:t>
      </w:r>
      <w:r w:rsidR="008F0275">
        <w:t xml:space="preserve"> (14.Mai.2012)</w:t>
      </w:r>
    </w:p>
    <w:p w:rsidR="00993ACB" w:rsidRPr="00C01C4C" w:rsidRDefault="009F707B" w:rsidP="00EE02D8">
      <w:hyperlink r:id="rId63" w:history="1">
        <w:r w:rsidR="00993ACB" w:rsidRPr="00C01C4C">
          <w:rPr>
            <w:rStyle w:val="Hyperlink"/>
          </w:rPr>
          <w:t>http://www.altera.com</w:t>
        </w:r>
      </w:hyperlink>
    </w:p>
    <w:p w:rsidR="00EE02D8" w:rsidRPr="00C01C4C" w:rsidRDefault="00EE02D8" w:rsidP="00EE02D8"/>
    <w:p w:rsidR="00EE02D8" w:rsidRPr="00C01C4C" w:rsidRDefault="00EE02D8" w:rsidP="00EE02D8">
      <w:proofErr w:type="spellStart"/>
      <w:r w:rsidRPr="00C01C4C">
        <w:t>Arroweurope</w:t>
      </w:r>
      <w:proofErr w:type="spellEnd"/>
      <w:r w:rsidR="008F0275">
        <w:t xml:space="preserve"> (11.Mai.2012)</w:t>
      </w:r>
    </w:p>
    <w:p w:rsidR="00993ACB" w:rsidRDefault="009F707B" w:rsidP="00EE02D8">
      <w:hyperlink r:id="rId64" w:history="1">
        <w:r w:rsidR="00993ACB" w:rsidRPr="00271B94">
          <w:rPr>
            <w:rStyle w:val="Hyperlink"/>
          </w:rPr>
          <w:t>http://www.arroweurope.com</w:t>
        </w:r>
      </w:hyperlink>
    </w:p>
    <w:p w:rsidR="00993ACB" w:rsidRDefault="00993ACB" w:rsidP="00EE02D8"/>
    <w:p w:rsidR="00D91AF2" w:rsidRDefault="007968C0" w:rsidP="00EE02D8">
      <w:r>
        <w:t>Ethernet-POWERLINK</w:t>
      </w:r>
      <w:r w:rsidR="008F0275">
        <w:t xml:space="preserve"> (20.April.2012)</w:t>
      </w:r>
    </w:p>
    <w:p w:rsidR="00D91AF2" w:rsidRDefault="009F707B" w:rsidP="00EE02D8">
      <w:hyperlink r:id="rId65" w:history="1">
        <w:r w:rsidR="00D91AF2" w:rsidRPr="00EF4228">
          <w:rPr>
            <w:rStyle w:val="Hyperlink"/>
          </w:rPr>
          <w:t>http://www.ethernet-powerlink.org</w:t>
        </w:r>
      </w:hyperlink>
    </w:p>
    <w:p w:rsidR="00D91AF2" w:rsidRDefault="00D91AF2" w:rsidP="00EE02D8"/>
    <w:p w:rsidR="00D25D9E" w:rsidRDefault="00D25D9E" w:rsidP="00EE02D8">
      <w:r w:rsidRPr="00EE02D8">
        <w:br w:type="page"/>
      </w:r>
    </w:p>
    <w:p w:rsidR="006E6694" w:rsidRPr="00A24BC3" w:rsidRDefault="00F45908" w:rsidP="00F45908">
      <w:pPr>
        <w:pStyle w:val="berschrift1"/>
      </w:pPr>
      <w:bookmarkStart w:id="202" w:name="_Toc334109049"/>
      <w:r w:rsidRPr="00A24BC3">
        <w:lastRenderedPageBreak/>
        <w:t>Figure Index</w:t>
      </w:r>
      <w:bookmarkEnd w:id="202"/>
      <w:r w:rsidR="006E6694" w:rsidRPr="00A24BC3">
        <w:fldChar w:fldCharType="begin"/>
      </w:r>
      <w:r w:rsidR="006E6694" w:rsidRPr="00A24BC3">
        <w:instrText xml:space="preserve"> XE "</w:instrText>
      </w:r>
      <w:r w:rsidR="00724C87" w:rsidRPr="00A24BC3">
        <w:instrText>Figure Index</w:instrText>
      </w:r>
      <w:r w:rsidR="006E6694" w:rsidRPr="00A24BC3">
        <w:instrText xml:space="preserve">" </w:instrText>
      </w:r>
      <w:r w:rsidR="006E6694" w:rsidRPr="00A24BC3">
        <w:fldChar w:fldCharType="end"/>
      </w:r>
    </w:p>
    <w:p w:rsidR="00E72D3F" w:rsidRDefault="006E6694">
      <w:pPr>
        <w:pStyle w:val="Abbildungsverzeichnis"/>
        <w:rPr>
          <w:rFonts w:asciiTheme="minorHAnsi" w:eastAsiaTheme="minorEastAsia" w:hAnsiTheme="minorHAnsi" w:cstheme="minorBidi"/>
          <w:noProof/>
          <w:sz w:val="22"/>
          <w:szCs w:val="22"/>
          <w:lang w:eastAsia="en-GB"/>
        </w:rPr>
      </w:pPr>
      <w:r w:rsidRPr="005D132C">
        <w:fldChar w:fldCharType="begin"/>
      </w:r>
      <w:r w:rsidR="00184352" w:rsidRPr="003A769B">
        <w:instrText xml:space="preserve"> TOC \c "Figure</w:instrText>
      </w:r>
      <w:r w:rsidRPr="003A769B">
        <w:instrText xml:space="preserve">" </w:instrText>
      </w:r>
      <w:r w:rsidRPr="005D132C">
        <w:fldChar w:fldCharType="separate"/>
      </w:r>
      <w:r w:rsidR="00E72D3F">
        <w:rPr>
          <w:noProof/>
        </w:rPr>
        <w:t>Figure 1: Test Arrangement with the Framemanipulator</w:t>
      </w:r>
      <w:r w:rsidR="00E72D3F">
        <w:rPr>
          <w:noProof/>
        </w:rPr>
        <w:tab/>
      </w:r>
      <w:r w:rsidR="00E72D3F">
        <w:rPr>
          <w:noProof/>
        </w:rPr>
        <w:fldChar w:fldCharType="begin"/>
      </w:r>
      <w:r w:rsidR="00E72D3F">
        <w:rPr>
          <w:noProof/>
        </w:rPr>
        <w:instrText xml:space="preserve"> PAGEREF _Toc334190324 \h </w:instrText>
      </w:r>
      <w:r w:rsidR="00E72D3F">
        <w:rPr>
          <w:noProof/>
        </w:rPr>
      </w:r>
      <w:r w:rsidR="00E72D3F">
        <w:rPr>
          <w:noProof/>
        </w:rPr>
        <w:fldChar w:fldCharType="separate"/>
      </w:r>
      <w:r w:rsidR="00B461E4">
        <w:rPr>
          <w:noProof/>
        </w:rPr>
        <w:t>5</w:t>
      </w:r>
      <w:r w:rsidR="00E72D3F">
        <w:rPr>
          <w:noProof/>
        </w:rPr>
        <w:fldChar w:fldCharType="end"/>
      </w:r>
    </w:p>
    <w:p w:rsidR="00E72D3F" w:rsidRDefault="00E72D3F">
      <w:pPr>
        <w:pStyle w:val="Abbildungsverzeichnis"/>
        <w:rPr>
          <w:rFonts w:asciiTheme="minorHAnsi" w:eastAsiaTheme="minorEastAsia" w:hAnsiTheme="minorHAnsi" w:cstheme="minorBidi"/>
          <w:noProof/>
          <w:sz w:val="22"/>
          <w:szCs w:val="22"/>
          <w:lang w:eastAsia="en-GB"/>
        </w:rPr>
      </w:pPr>
      <w:r>
        <w:rPr>
          <w:noProof/>
        </w:rPr>
        <w:t>Figure 2: Ethernet and POWERLINK Header</w:t>
      </w:r>
      <w:r>
        <w:rPr>
          <w:noProof/>
        </w:rPr>
        <w:tab/>
      </w:r>
      <w:r>
        <w:rPr>
          <w:noProof/>
        </w:rPr>
        <w:fldChar w:fldCharType="begin"/>
      </w:r>
      <w:r>
        <w:rPr>
          <w:noProof/>
        </w:rPr>
        <w:instrText xml:space="preserve"> PAGEREF _Toc334190325 \h </w:instrText>
      </w:r>
      <w:r>
        <w:rPr>
          <w:noProof/>
        </w:rPr>
      </w:r>
      <w:r>
        <w:rPr>
          <w:noProof/>
        </w:rPr>
        <w:fldChar w:fldCharType="separate"/>
      </w:r>
      <w:r w:rsidR="00B461E4">
        <w:rPr>
          <w:noProof/>
        </w:rPr>
        <w:t>6</w:t>
      </w:r>
      <w:r>
        <w:rPr>
          <w:noProof/>
        </w:rPr>
        <w:fldChar w:fldCharType="end"/>
      </w:r>
    </w:p>
    <w:p w:rsidR="00E72D3F" w:rsidRDefault="00E72D3F">
      <w:pPr>
        <w:pStyle w:val="Abbildungsverzeichnis"/>
        <w:rPr>
          <w:rFonts w:asciiTheme="minorHAnsi" w:eastAsiaTheme="minorEastAsia" w:hAnsiTheme="minorHAnsi" w:cstheme="minorBidi"/>
          <w:noProof/>
          <w:sz w:val="22"/>
          <w:szCs w:val="22"/>
          <w:lang w:eastAsia="en-GB"/>
        </w:rPr>
      </w:pPr>
      <w:r>
        <w:rPr>
          <w:noProof/>
        </w:rPr>
        <w:t>Figure 3: Structure of the POWERLINK Frames</w:t>
      </w:r>
      <w:r>
        <w:rPr>
          <w:noProof/>
        </w:rPr>
        <w:tab/>
      </w:r>
      <w:r>
        <w:rPr>
          <w:noProof/>
        </w:rPr>
        <w:fldChar w:fldCharType="begin"/>
      </w:r>
      <w:r>
        <w:rPr>
          <w:noProof/>
        </w:rPr>
        <w:instrText xml:space="preserve"> PAGEREF _Toc334190326 \h </w:instrText>
      </w:r>
      <w:r>
        <w:rPr>
          <w:noProof/>
        </w:rPr>
      </w:r>
      <w:r>
        <w:rPr>
          <w:noProof/>
        </w:rPr>
        <w:fldChar w:fldCharType="separate"/>
      </w:r>
      <w:r w:rsidR="00B461E4">
        <w:rPr>
          <w:noProof/>
        </w:rPr>
        <w:t>6</w:t>
      </w:r>
      <w:r>
        <w:rPr>
          <w:noProof/>
        </w:rPr>
        <w:fldChar w:fldCharType="end"/>
      </w:r>
    </w:p>
    <w:p w:rsidR="00E72D3F" w:rsidRDefault="00E72D3F">
      <w:pPr>
        <w:pStyle w:val="Abbildungsverzeichnis"/>
        <w:rPr>
          <w:rFonts w:asciiTheme="minorHAnsi" w:eastAsiaTheme="minorEastAsia" w:hAnsiTheme="minorHAnsi" w:cstheme="minorBidi"/>
          <w:noProof/>
          <w:sz w:val="22"/>
          <w:szCs w:val="22"/>
          <w:lang w:eastAsia="en-GB"/>
        </w:rPr>
      </w:pPr>
      <w:r>
        <w:rPr>
          <w:noProof/>
        </w:rPr>
        <w:t>Figure 4: Tasks Pass and Delete Frames</w:t>
      </w:r>
      <w:r>
        <w:rPr>
          <w:noProof/>
        </w:rPr>
        <w:tab/>
      </w:r>
      <w:r>
        <w:rPr>
          <w:noProof/>
        </w:rPr>
        <w:fldChar w:fldCharType="begin"/>
      </w:r>
      <w:r>
        <w:rPr>
          <w:noProof/>
        </w:rPr>
        <w:instrText xml:space="preserve"> PAGEREF _Toc334190327 \h </w:instrText>
      </w:r>
      <w:r>
        <w:rPr>
          <w:noProof/>
        </w:rPr>
      </w:r>
      <w:r>
        <w:rPr>
          <w:noProof/>
        </w:rPr>
        <w:fldChar w:fldCharType="separate"/>
      </w:r>
      <w:r w:rsidR="00B461E4">
        <w:rPr>
          <w:noProof/>
        </w:rPr>
        <w:t>7</w:t>
      </w:r>
      <w:r>
        <w:rPr>
          <w:noProof/>
        </w:rPr>
        <w:fldChar w:fldCharType="end"/>
      </w:r>
    </w:p>
    <w:p w:rsidR="00E72D3F" w:rsidRDefault="00E72D3F">
      <w:pPr>
        <w:pStyle w:val="Abbildungsverzeichnis"/>
        <w:rPr>
          <w:rFonts w:asciiTheme="minorHAnsi" w:eastAsiaTheme="minorEastAsia" w:hAnsiTheme="minorHAnsi" w:cstheme="minorBidi"/>
          <w:noProof/>
          <w:sz w:val="22"/>
          <w:szCs w:val="22"/>
          <w:lang w:eastAsia="en-GB"/>
        </w:rPr>
      </w:pPr>
      <w:r>
        <w:rPr>
          <w:noProof/>
        </w:rPr>
        <w:t>Figure 5: Tasks Manipulate Frame Header and CRC</w:t>
      </w:r>
      <w:r>
        <w:rPr>
          <w:noProof/>
        </w:rPr>
        <w:tab/>
      </w:r>
      <w:r>
        <w:rPr>
          <w:noProof/>
        </w:rPr>
        <w:fldChar w:fldCharType="begin"/>
      </w:r>
      <w:r>
        <w:rPr>
          <w:noProof/>
        </w:rPr>
        <w:instrText xml:space="preserve"> PAGEREF _Toc334190328 \h </w:instrText>
      </w:r>
      <w:r>
        <w:rPr>
          <w:noProof/>
        </w:rPr>
      </w:r>
      <w:r>
        <w:rPr>
          <w:noProof/>
        </w:rPr>
        <w:fldChar w:fldCharType="separate"/>
      </w:r>
      <w:r w:rsidR="00B461E4">
        <w:rPr>
          <w:noProof/>
        </w:rPr>
        <w:t>7</w:t>
      </w:r>
      <w:r>
        <w:rPr>
          <w:noProof/>
        </w:rPr>
        <w:fldChar w:fldCharType="end"/>
      </w:r>
    </w:p>
    <w:p w:rsidR="00E72D3F" w:rsidRDefault="00E72D3F">
      <w:pPr>
        <w:pStyle w:val="Abbildungsverzeichnis"/>
        <w:rPr>
          <w:rFonts w:asciiTheme="minorHAnsi" w:eastAsiaTheme="minorEastAsia" w:hAnsiTheme="minorHAnsi" w:cstheme="minorBidi"/>
          <w:noProof/>
          <w:sz w:val="22"/>
          <w:szCs w:val="22"/>
          <w:lang w:eastAsia="en-GB"/>
        </w:rPr>
      </w:pPr>
      <w:r>
        <w:rPr>
          <w:noProof/>
        </w:rPr>
        <w:t>Figure 6: Tasks Delay and Truncate Frames</w:t>
      </w:r>
      <w:r>
        <w:rPr>
          <w:noProof/>
        </w:rPr>
        <w:tab/>
      </w:r>
      <w:r>
        <w:rPr>
          <w:noProof/>
        </w:rPr>
        <w:fldChar w:fldCharType="begin"/>
      </w:r>
      <w:r>
        <w:rPr>
          <w:noProof/>
        </w:rPr>
        <w:instrText xml:space="preserve"> PAGEREF _Toc334190329 \h </w:instrText>
      </w:r>
      <w:r>
        <w:rPr>
          <w:noProof/>
        </w:rPr>
      </w:r>
      <w:r>
        <w:rPr>
          <w:noProof/>
        </w:rPr>
        <w:fldChar w:fldCharType="separate"/>
      </w:r>
      <w:r w:rsidR="00B461E4">
        <w:rPr>
          <w:noProof/>
        </w:rPr>
        <w:t>7</w:t>
      </w:r>
      <w:r>
        <w:rPr>
          <w:noProof/>
        </w:rPr>
        <w:fldChar w:fldCharType="end"/>
      </w:r>
    </w:p>
    <w:p w:rsidR="00E72D3F" w:rsidRDefault="00E72D3F">
      <w:pPr>
        <w:pStyle w:val="Abbildungsverzeichnis"/>
        <w:rPr>
          <w:rFonts w:asciiTheme="minorHAnsi" w:eastAsiaTheme="minorEastAsia" w:hAnsiTheme="minorHAnsi" w:cstheme="minorBidi"/>
          <w:noProof/>
          <w:sz w:val="22"/>
          <w:szCs w:val="22"/>
          <w:lang w:eastAsia="en-GB"/>
        </w:rPr>
      </w:pPr>
      <w:r>
        <w:rPr>
          <w:noProof/>
        </w:rPr>
        <w:t>Figure 7: POWERLINK Slave with Framemanipulator</w:t>
      </w:r>
      <w:r>
        <w:rPr>
          <w:noProof/>
        </w:rPr>
        <w:tab/>
      </w:r>
      <w:r>
        <w:rPr>
          <w:noProof/>
        </w:rPr>
        <w:fldChar w:fldCharType="begin"/>
      </w:r>
      <w:r>
        <w:rPr>
          <w:noProof/>
        </w:rPr>
        <w:instrText xml:space="preserve"> PAGEREF _Toc334190330 \h </w:instrText>
      </w:r>
      <w:r>
        <w:rPr>
          <w:noProof/>
        </w:rPr>
      </w:r>
      <w:r>
        <w:rPr>
          <w:noProof/>
        </w:rPr>
        <w:fldChar w:fldCharType="separate"/>
      </w:r>
      <w:r w:rsidR="00B461E4">
        <w:rPr>
          <w:noProof/>
        </w:rPr>
        <w:t>10</w:t>
      </w:r>
      <w:r>
        <w:rPr>
          <w:noProof/>
        </w:rPr>
        <w:fldChar w:fldCharType="end"/>
      </w:r>
    </w:p>
    <w:p w:rsidR="00E72D3F" w:rsidRDefault="00E72D3F">
      <w:pPr>
        <w:pStyle w:val="Abbildungsverzeichnis"/>
        <w:rPr>
          <w:rFonts w:asciiTheme="minorHAnsi" w:eastAsiaTheme="minorEastAsia" w:hAnsiTheme="minorHAnsi" w:cstheme="minorBidi"/>
          <w:noProof/>
          <w:sz w:val="22"/>
          <w:szCs w:val="22"/>
          <w:lang w:eastAsia="en-GB"/>
        </w:rPr>
      </w:pPr>
      <w:r>
        <w:rPr>
          <w:noProof/>
        </w:rPr>
        <w:t>Figure 8: BeMicro RTE Stick [Source: Arroweurope]</w:t>
      </w:r>
      <w:r>
        <w:rPr>
          <w:noProof/>
        </w:rPr>
        <w:tab/>
      </w:r>
      <w:r>
        <w:rPr>
          <w:noProof/>
        </w:rPr>
        <w:fldChar w:fldCharType="begin"/>
      </w:r>
      <w:r>
        <w:rPr>
          <w:noProof/>
        </w:rPr>
        <w:instrText xml:space="preserve"> PAGEREF _Toc334190331 \h </w:instrText>
      </w:r>
      <w:r>
        <w:rPr>
          <w:noProof/>
        </w:rPr>
      </w:r>
      <w:r>
        <w:rPr>
          <w:noProof/>
        </w:rPr>
        <w:fldChar w:fldCharType="separate"/>
      </w:r>
      <w:r w:rsidR="00B461E4">
        <w:rPr>
          <w:noProof/>
        </w:rPr>
        <w:t>11</w:t>
      </w:r>
      <w:r>
        <w:rPr>
          <w:noProof/>
        </w:rPr>
        <w:fldChar w:fldCharType="end"/>
      </w:r>
    </w:p>
    <w:p w:rsidR="00E72D3F" w:rsidRDefault="00E72D3F">
      <w:pPr>
        <w:pStyle w:val="Abbildungsverzeichnis"/>
        <w:rPr>
          <w:rFonts w:asciiTheme="minorHAnsi" w:eastAsiaTheme="minorEastAsia" w:hAnsiTheme="minorHAnsi" w:cstheme="minorBidi"/>
          <w:noProof/>
          <w:sz w:val="22"/>
          <w:szCs w:val="22"/>
          <w:lang w:eastAsia="en-GB"/>
        </w:rPr>
      </w:pPr>
      <w:r>
        <w:rPr>
          <w:noProof/>
        </w:rPr>
        <w:t>Figure 9: DE2-115 Development and Education Board  [Source: Altera]</w:t>
      </w:r>
      <w:r>
        <w:rPr>
          <w:noProof/>
        </w:rPr>
        <w:tab/>
      </w:r>
      <w:r>
        <w:rPr>
          <w:noProof/>
        </w:rPr>
        <w:fldChar w:fldCharType="begin"/>
      </w:r>
      <w:r>
        <w:rPr>
          <w:noProof/>
        </w:rPr>
        <w:instrText xml:space="preserve"> PAGEREF _Toc334190332 \h </w:instrText>
      </w:r>
      <w:r>
        <w:rPr>
          <w:noProof/>
        </w:rPr>
      </w:r>
      <w:r>
        <w:rPr>
          <w:noProof/>
        </w:rPr>
        <w:fldChar w:fldCharType="separate"/>
      </w:r>
      <w:r w:rsidR="00B461E4">
        <w:rPr>
          <w:noProof/>
        </w:rPr>
        <w:t>11</w:t>
      </w:r>
      <w:r>
        <w:rPr>
          <w:noProof/>
        </w:rPr>
        <w:fldChar w:fldCharType="end"/>
      </w:r>
    </w:p>
    <w:p w:rsidR="00E72D3F" w:rsidRDefault="00E72D3F">
      <w:pPr>
        <w:pStyle w:val="Abbildungsverzeichnis"/>
        <w:rPr>
          <w:rFonts w:asciiTheme="minorHAnsi" w:eastAsiaTheme="minorEastAsia" w:hAnsiTheme="minorHAnsi" w:cstheme="minorBidi"/>
          <w:noProof/>
          <w:sz w:val="22"/>
          <w:szCs w:val="22"/>
          <w:lang w:eastAsia="en-GB"/>
        </w:rPr>
      </w:pPr>
      <w:r>
        <w:rPr>
          <w:noProof/>
        </w:rPr>
        <w:t>Figure 10: IP_core Folder</w:t>
      </w:r>
      <w:r>
        <w:rPr>
          <w:noProof/>
        </w:rPr>
        <w:tab/>
      </w:r>
      <w:r>
        <w:rPr>
          <w:noProof/>
        </w:rPr>
        <w:fldChar w:fldCharType="begin"/>
      </w:r>
      <w:r>
        <w:rPr>
          <w:noProof/>
        </w:rPr>
        <w:instrText xml:space="preserve"> PAGEREF _Toc334190333 \h </w:instrText>
      </w:r>
      <w:r>
        <w:rPr>
          <w:noProof/>
        </w:rPr>
      </w:r>
      <w:r>
        <w:rPr>
          <w:noProof/>
        </w:rPr>
        <w:fldChar w:fldCharType="separate"/>
      </w:r>
      <w:r w:rsidR="00B461E4">
        <w:rPr>
          <w:noProof/>
        </w:rPr>
        <w:t>12</w:t>
      </w:r>
      <w:r>
        <w:rPr>
          <w:noProof/>
        </w:rPr>
        <w:fldChar w:fldCharType="end"/>
      </w:r>
    </w:p>
    <w:p w:rsidR="00E72D3F" w:rsidRDefault="00E72D3F">
      <w:pPr>
        <w:pStyle w:val="Abbildungsverzeichnis"/>
        <w:rPr>
          <w:rFonts w:asciiTheme="minorHAnsi" w:eastAsiaTheme="minorEastAsia" w:hAnsiTheme="minorHAnsi" w:cstheme="minorBidi"/>
          <w:noProof/>
          <w:sz w:val="22"/>
          <w:szCs w:val="22"/>
          <w:lang w:eastAsia="en-GB"/>
        </w:rPr>
      </w:pPr>
      <w:r>
        <w:rPr>
          <w:noProof/>
        </w:rPr>
        <w:t>Figure 11: IP Search Path of the SOPC-Builder</w:t>
      </w:r>
      <w:r>
        <w:rPr>
          <w:noProof/>
        </w:rPr>
        <w:tab/>
      </w:r>
      <w:r>
        <w:rPr>
          <w:noProof/>
        </w:rPr>
        <w:fldChar w:fldCharType="begin"/>
      </w:r>
      <w:r>
        <w:rPr>
          <w:noProof/>
        </w:rPr>
        <w:instrText xml:space="preserve"> PAGEREF _Toc334190334 \h </w:instrText>
      </w:r>
      <w:r>
        <w:rPr>
          <w:noProof/>
        </w:rPr>
      </w:r>
      <w:r>
        <w:rPr>
          <w:noProof/>
        </w:rPr>
        <w:fldChar w:fldCharType="separate"/>
      </w:r>
      <w:r w:rsidR="00B461E4">
        <w:rPr>
          <w:noProof/>
        </w:rPr>
        <w:t>12</w:t>
      </w:r>
      <w:r>
        <w:rPr>
          <w:noProof/>
        </w:rPr>
        <w:fldChar w:fldCharType="end"/>
      </w:r>
    </w:p>
    <w:p w:rsidR="00E72D3F" w:rsidRDefault="00E72D3F">
      <w:pPr>
        <w:pStyle w:val="Abbildungsverzeichnis"/>
        <w:rPr>
          <w:rFonts w:asciiTheme="minorHAnsi" w:eastAsiaTheme="minorEastAsia" w:hAnsiTheme="minorHAnsi" w:cstheme="minorBidi"/>
          <w:noProof/>
          <w:sz w:val="22"/>
          <w:szCs w:val="22"/>
          <w:lang w:eastAsia="en-GB"/>
        </w:rPr>
      </w:pPr>
      <w:r>
        <w:rPr>
          <w:noProof/>
        </w:rPr>
        <w:t>Figure 12: Adding a new Framemanipulator</w:t>
      </w:r>
      <w:r>
        <w:rPr>
          <w:noProof/>
        </w:rPr>
        <w:tab/>
      </w:r>
      <w:r>
        <w:rPr>
          <w:noProof/>
        </w:rPr>
        <w:fldChar w:fldCharType="begin"/>
      </w:r>
      <w:r>
        <w:rPr>
          <w:noProof/>
        </w:rPr>
        <w:instrText xml:space="preserve"> PAGEREF _Toc334190335 \h </w:instrText>
      </w:r>
      <w:r>
        <w:rPr>
          <w:noProof/>
        </w:rPr>
      </w:r>
      <w:r>
        <w:rPr>
          <w:noProof/>
        </w:rPr>
        <w:fldChar w:fldCharType="separate"/>
      </w:r>
      <w:r w:rsidR="00B461E4">
        <w:rPr>
          <w:noProof/>
        </w:rPr>
        <w:t>13</w:t>
      </w:r>
      <w:r>
        <w:rPr>
          <w:noProof/>
        </w:rPr>
        <w:fldChar w:fldCharType="end"/>
      </w:r>
    </w:p>
    <w:p w:rsidR="00E72D3F" w:rsidRDefault="00E72D3F">
      <w:pPr>
        <w:pStyle w:val="Abbildungsverzeichnis"/>
        <w:rPr>
          <w:rFonts w:asciiTheme="minorHAnsi" w:eastAsiaTheme="minorEastAsia" w:hAnsiTheme="minorHAnsi" w:cstheme="minorBidi"/>
          <w:noProof/>
          <w:sz w:val="22"/>
          <w:szCs w:val="22"/>
          <w:lang w:eastAsia="en-GB"/>
        </w:rPr>
      </w:pPr>
      <w:r>
        <w:rPr>
          <w:noProof/>
        </w:rPr>
        <w:t>Figure 13: Framemanipulator SOPC Connection</w:t>
      </w:r>
      <w:r>
        <w:rPr>
          <w:noProof/>
        </w:rPr>
        <w:tab/>
      </w:r>
      <w:r>
        <w:rPr>
          <w:noProof/>
        </w:rPr>
        <w:fldChar w:fldCharType="begin"/>
      </w:r>
      <w:r>
        <w:rPr>
          <w:noProof/>
        </w:rPr>
        <w:instrText xml:space="preserve"> PAGEREF _Toc334190336 \h </w:instrText>
      </w:r>
      <w:r>
        <w:rPr>
          <w:noProof/>
        </w:rPr>
      </w:r>
      <w:r>
        <w:rPr>
          <w:noProof/>
        </w:rPr>
        <w:fldChar w:fldCharType="separate"/>
      </w:r>
      <w:r w:rsidR="00B461E4">
        <w:rPr>
          <w:noProof/>
        </w:rPr>
        <w:t>13</w:t>
      </w:r>
      <w:r>
        <w:rPr>
          <w:noProof/>
        </w:rPr>
        <w:fldChar w:fldCharType="end"/>
      </w:r>
    </w:p>
    <w:p w:rsidR="00E72D3F" w:rsidRDefault="00E72D3F">
      <w:pPr>
        <w:pStyle w:val="Abbildungsverzeichnis"/>
        <w:rPr>
          <w:rFonts w:asciiTheme="minorHAnsi" w:eastAsiaTheme="minorEastAsia" w:hAnsiTheme="minorHAnsi" w:cstheme="minorBidi"/>
          <w:noProof/>
          <w:sz w:val="22"/>
          <w:szCs w:val="22"/>
          <w:lang w:eastAsia="en-GB"/>
        </w:rPr>
      </w:pPr>
      <w:r>
        <w:rPr>
          <w:noProof/>
        </w:rPr>
        <w:t>Figure 14: Update SOPC-Block in the Schematic File</w:t>
      </w:r>
      <w:r>
        <w:rPr>
          <w:noProof/>
        </w:rPr>
        <w:tab/>
      </w:r>
      <w:r>
        <w:rPr>
          <w:noProof/>
        </w:rPr>
        <w:fldChar w:fldCharType="begin"/>
      </w:r>
      <w:r>
        <w:rPr>
          <w:noProof/>
        </w:rPr>
        <w:instrText xml:space="preserve"> PAGEREF _Toc334190337 \h </w:instrText>
      </w:r>
      <w:r>
        <w:rPr>
          <w:noProof/>
        </w:rPr>
      </w:r>
      <w:r>
        <w:rPr>
          <w:noProof/>
        </w:rPr>
        <w:fldChar w:fldCharType="separate"/>
      </w:r>
      <w:r w:rsidR="00B461E4">
        <w:rPr>
          <w:noProof/>
        </w:rPr>
        <w:t>14</w:t>
      </w:r>
      <w:r>
        <w:rPr>
          <w:noProof/>
        </w:rPr>
        <w:fldChar w:fldCharType="end"/>
      </w:r>
    </w:p>
    <w:p w:rsidR="00E72D3F" w:rsidRDefault="00E72D3F">
      <w:pPr>
        <w:pStyle w:val="Abbildungsverzeichnis"/>
        <w:rPr>
          <w:rFonts w:asciiTheme="minorHAnsi" w:eastAsiaTheme="minorEastAsia" w:hAnsiTheme="minorHAnsi" w:cstheme="minorBidi"/>
          <w:noProof/>
          <w:sz w:val="22"/>
          <w:szCs w:val="22"/>
          <w:lang w:eastAsia="en-GB"/>
        </w:rPr>
      </w:pPr>
      <w:r>
        <w:rPr>
          <w:noProof/>
        </w:rPr>
        <w:t>Figure 15: Connection of the BeMicro Stick</w:t>
      </w:r>
      <w:r>
        <w:rPr>
          <w:noProof/>
        </w:rPr>
        <w:tab/>
      </w:r>
      <w:r>
        <w:rPr>
          <w:noProof/>
        </w:rPr>
        <w:fldChar w:fldCharType="begin"/>
      </w:r>
      <w:r>
        <w:rPr>
          <w:noProof/>
        </w:rPr>
        <w:instrText xml:space="preserve"> PAGEREF _Toc334190338 \h </w:instrText>
      </w:r>
      <w:r>
        <w:rPr>
          <w:noProof/>
        </w:rPr>
      </w:r>
      <w:r>
        <w:rPr>
          <w:noProof/>
        </w:rPr>
        <w:fldChar w:fldCharType="separate"/>
      </w:r>
      <w:r w:rsidR="00B461E4">
        <w:rPr>
          <w:noProof/>
        </w:rPr>
        <w:t>15</w:t>
      </w:r>
      <w:r>
        <w:rPr>
          <w:noProof/>
        </w:rPr>
        <w:fldChar w:fldCharType="end"/>
      </w:r>
    </w:p>
    <w:p w:rsidR="00E72D3F" w:rsidRDefault="00E72D3F">
      <w:pPr>
        <w:pStyle w:val="Abbildungsverzeichnis"/>
        <w:rPr>
          <w:rFonts w:asciiTheme="minorHAnsi" w:eastAsiaTheme="minorEastAsia" w:hAnsiTheme="minorHAnsi" w:cstheme="minorBidi"/>
          <w:noProof/>
          <w:sz w:val="22"/>
          <w:szCs w:val="22"/>
          <w:lang w:eastAsia="en-GB"/>
        </w:rPr>
      </w:pPr>
      <w:r>
        <w:rPr>
          <w:noProof/>
        </w:rPr>
        <w:t>Figure 16: RMII Workflow of PL Frames from MN to DUT</w:t>
      </w:r>
      <w:r>
        <w:rPr>
          <w:noProof/>
        </w:rPr>
        <w:tab/>
      </w:r>
      <w:r>
        <w:rPr>
          <w:noProof/>
        </w:rPr>
        <w:fldChar w:fldCharType="begin"/>
      </w:r>
      <w:r>
        <w:rPr>
          <w:noProof/>
        </w:rPr>
        <w:instrText xml:space="preserve"> PAGEREF _Toc334190339 \h </w:instrText>
      </w:r>
      <w:r>
        <w:rPr>
          <w:noProof/>
        </w:rPr>
      </w:r>
      <w:r>
        <w:rPr>
          <w:noProof/>
        </w:rPr>
        <w:fldChar w:fldCharType="separate"/>
      </w:r>
      <w:r w:rsidR="00B461E4">
        <w:rPr>
          <w:noProof/>
        </w:rPr>
        <w:t>15</w:t>
      </w:r>
      <w:r>
        <w:rPr>
          <w:noProof/>
        </w:rPr>
        <w:fldChar w:fldCharType="end"/>
      </w:r>
    </w:p>
    <w:p w:rsidR="00E72D3F" w:rsidRDefault="00E72D3F">
      <w:pPr>
        <w:pStyle w:val="Abbildungsverzeichnis"/>
        <w:rPr>
          <w:rFonts w:asciiTheme="minorHAnsi" w:eastAsiaTheme="minorEastAsia" w:hAnsiTheme="minorHAnsi" w:cstheme="minorBidi"/>
          <w:noProof/>
          <w:sz w:val="22"/>
          <w:szCs w:val="22"/>
          <w:lang w:eastAsia="en-GB"/>
        </w:rPr>
      </w:pPr>
      <w:r>
        <w:rPr>
          <w:noProof/>
        </w:rPr>
        <w:t>Figure 17: Rewiring RMII</w:t>
      </w:r>
      <w:r>
        <w:rPr>
          <w:noProof/>
        </w:rPr>
        <w:tab/>
      </w:r>
      <w:r>
        <w:rPr>
          <w:noProof/>
        </w:rPr>
        <w:fldChar w:fldCharType="begin"/>
      </w:r>
      <w:r>
        <w:rPr>
          <w:noProof/>
        </w:rPr>
        <w:instrText xml:space="preserve"> PAGEREF _Toc334190340 \h </w:instrText>
      </w:r>
      <w:r>
        <w:rPr>
          <w:noProof/>
        </w:rPr>
      </w:r>
      <w:r>
        <w:rPr>
          <w:noProof/>
        </w:rPr>
        <w:fldChar w:fldCharType="separate"/>
      </w:r>
      <w:r w:rsidR="00B461E4">
        <w:rPr>
          <w:noProof/>
        </w:rPr>
        <w:t>15</w:t>
      </w:r>
      <w:r>
        <w:rPr>
          <w:noProof/>
        </w:rPr>
        <w:fldChar w:fldCharType="end"/>
      </w:r>
    </w:p>
    <w:p w:rsidR="00E72D3F" w:rsidRDefault="00E72D3F">
      <w:pPr>
        <w:pStyle w:val="Abbildungsverzeichnis"/>
        <w:rPr>
          <w:rFonts w:asciiTheme="minorHAnsi" w:eastAsiaTheme="minorEastAsia" w:hAnsiTheme="minorHAnsi" w:cstheme="minorBidi"/>
          <w:noProof/>
          <w:sz w:val="22"/>
          <w:szCs w:val="22"/>
          <w:lang w:eastAsia="en-GB"/>
        </w:rPr>
      </w:pPr>
      <w:r>
        <w:rPr>
          <w:noProof/>
        </w:rPr>
        <w:t>Figure 18: MII Workflow of PL Frames from MN to DUT with Workaround</w:t>
      </w:r>
      <w:r>
        <w:rPr>
          <w:noProof/>
        </w:rPr>
        <w:tab/>
      </w:r>
      <w:r>
        <w:rPr>
          <w:noProof/>
        </w:rPr>
        <w:fldChar w:fldCharType="begin"/>
      </w:r>
      <w:r>
        <w:rPr>
          <w:noProof/>
        </w:rPr>
        <w:instrText xml:space="preserve"> PAGEREF _Toc334190341 \h </w:instrText>
      </w:r>
      <w:r>
        <w:rPr>
          <w:noProof/>
        </w:rPr>
      </w:r>
      <w:r>
        <w:rPr>
          <w:noProof/>
        </w:rPr>
        <w:fldChar w:fldCharType="separate"/>
      </w:r>
      <w:r w:rsidR="00B461E4">
        <w:rPr>
          <w:noProof/>
        </w:rPr>
        <w:t>16</w:t>
      </w:r>
      <w:r>
        <w:rPr>
          <w:noProof/>
        </w:rPr>
        <w:fldChar w:fldCharType="end"/>
      </w:r>
    </w:p>
    <w:p w:rsidR="00E72D3F" w:rsidRDefault="00E72D3F">
      <w:pPr>
        <w:pStyle w:val="Abbildungsverzeichnis"/>
        <w:rPr>
          <w:rFonts w:asciiTheme="minorHAnsi" w:eastAsiaTheme="minorEastAsia" w:hAnsiTheme="minorHAnsi" w:cstheme="minorBidi"/>
          <w:noProof/>
          <w:sz w:val="22"/>
          <w:szCs w:val="22"/>
          <w:lang w:eastAsia="en-GB"/>
        </w:rPr>
      </w:pPr>
      <w:r>
        <w:rPr>
          <w:noProof/>
        </w:rPr>
        <w:t>Figure 19: Rewiring the Schematic with rmii2mii Converter - 1</w:t>
      </w:r>
      <w:r>
        <w:rPr>
          <w:noProof/>
        </w:rPr>
        <w:tab/>
      </w:r>
      <w:r>
        <w:rPr>
          <w:noProof/>
        </w:rPr>
        <w:fldChar w:fldCharType="begin"/>
      </w:r>
      <w:r>
        <w:rPr>
          <w:noProof/>
        </w:rPr>
        <w:instrText xml:space="preserve"> PAGEREF _Toc334190342 \h </w:instrText>
      </w:r>
      <w:r>
        <w:rPr>
          <w:noProof/>
        </w:rPr>
      </w:r>
      <w:r>
        <w:rPr>
          <w:noProof/>
        </w:rPr>
        <w:fldChar w:fldCharType="separate"/>
      </w:r>
      <w:r w:rsidR="00B461E4">
        <w:rPr>
          <w:noProof/>
        </w:rPr>
        <w:t>16</w:t>
      </w:r>
      <w:r>
        <w:rPr>
          <w:noProof/>
        </w:rPr>
        <w:fldChar w:fldCharType="end"/>
      </w:r>
    </w:p>
    <w:p w:rsidR="00E72D3F" w:rsidRDefault="00E72D3F">
      <w:pPr>
        <w:pStyle w:val="Abbildungsverzeichnis"/>
        <w:rPr>
          <w:rFonts w:asciiTheme="minorHAnsi" w:eastAsiaTheme="minorEastAsia" w:hAnsiTheme="minorHAnsi" w:cstheme="minorBidi"/>
          <w:noProof/>
          <w:sz w:val="22"/>
          <w:szCs w:val="22"/>
          <w:lang w:eastAsia="en-GB"/>
        </w:rPr>
      </w:pPr>
      <w:r>
        <w:rPr>
          <w:noProof/>
        </w:rPr>
        <w:t>Figure 20: Rewiring the schematic with rmii2mii converter - 2</w:t>
      </w:r>
      <w:r>
        <w:rPr>
          <w:noProof/>
        </w:rPr>
        <w:tab/>
      </w:r>
      <w:r>
        <w:rPr>
          <w:noProof/>
        </w:rPr>
        <w:fldChar w:fldCharType="begin"/>
      </w:r>
      <w:r>
        <w:rPr>
          <w:noProof/>
        </w:rPr>
        <w:instrText xml:space="preserve"> PAGEREF _Toc334190343 \h </w:instrText>
      </w:r>
      <w:r>
        <w:rPr>
          <w:noProof/>
        </w:rPr>
      </w:r>
      <w:r>
        <w:rPr>
          <w:noProof/>
        </w:rPr>
        <w:fldChar w:fldCharType="separate"/>
      </w:r>
      <w:r w:rsidR="00B461E4">
        <w:rPr>
          <w:noProof/>
        </w:rPr>
        <w:t>17</w:t>
      </w:r>
      <w:r>
        <w:rPr>
          <w:noProof/>
        </w:rPr>
        <w:fldChar w:fldCharType="end"/>
      </w:r>
    </w:p>
    <w:p w:rsidR="00E72D3F" w:rsidRDefault="00E72D3F">
      <w:pPr>
        <w:pStyle w:val="Abbildungsverzeichnis"/>
        <w:rPr>
          <w:rFonts w:asciiTheme="minorHAnsi" w:eastAsiaTheme="minorEastAsia" w:hAnsiTheme="minorHAnsi" w:cstheme="minorBidi"/>
          <w:noProof/>
          <w:sz w:val="22"/>
          <w:szCs w:val="22"/>
          <w:lang w:eastAsia="en-GB"/>
        </w:rPr>
      </w:pPr>
      <w:r>
        <w:rPr>
          <w:noProof/>
        </w:rPr>
        <w:t>Figure 21: Start of Tests after receiving PReq with Start Signal</w:t>
      </w:r>
      <w:r>
        <w:rPr>
          <w:noProof/>
        </w:rPr>
        <w:tab/>
      </w:r>
      <w:r>
        <w:rPr>
          <w:noProof/>
        </w:rPr>
        <w:fldChar w:fldCharType="begin"/>
      </w:r>
      <w:r>
        <w:rPr>
          <w:noProof/>
        </w:rPr>
        <w:instrText xml:space="preserve"> PAGEREF _Toc334190344 \h </w:instrText>
      </w:r>
      <w:r>
        <w:rPr>
          <w:noProof/>
        </w:rPr>
      </w:r>
      <w:r>
        <w:rPr>
          <w:noProof/>
        </w:rPr>
        <w:fldChar w:fldCharType="separate"/>
      </w:r>
      <w:r w:rsidR="00B461E4">
        <w:rPr>
          <w:noProof/>
        </w:rPr>
        <w:t>24</w:t>
      </w:r>
      <w:r>
        <w:rPr>
          <w:noProof/>
        </w:rPr>
        <w:fldChar w:fldCharType="end"/>
      </w:r>
    </w:p>
    <w:p w:rsidR="00E72D3F" w:rsidRDefault="00E72D3F">
      <w:pPr>
        <w:pStyle w:val="Abbildungsverzeichnis"/>
        <w:rPr>
          <w:rFonts w:asciiTheme="minorHAnsi" w:eastAsiaTheme="minorEastAsia" w:hAnsiTheme="minorHAnsi" w:cstheme="minorBidi"/>
          <w:noProof/>
          <w:sz w:val="22"/>
          <w:szCs w:val="22"/>
          <w:lang w:eastAsia="en-GB"/>
        </w:rPr>
      </w:pPr>
      <w:r>
        <w:rPr>
          <w:noProof/>
        </w:rPr>
        <w:t>Figure 22: SignalTap Trace; 600µs; Delay of Callback Executing</w:t>
      </w:r>
      <w:r>
        <w:rPr>
          <w:noProof/>
        </w:rPr>
        <w:tab/>
      </w:r>
      <w:r>
        <w:rPr>
          <w:noProof/>
        </w:rPr>
        <w:fldChar w:fldCharType="begin"/>
      </w:r>
      <w:r>
        <w:rPr>
          <w:noProof/>
        </w:rPr>
        <w:instrText xml:space="preserve"> PAGEREF _Toc334190345 \h </w:instrText>
      </w:r>
      <w:r>
        <w:rPr>
          <w:noProof/>
        </w:rPr>
      </w:r>
      <w:r>
        <w:rPr>
          <w:noProof/>
        </w:rPr>
        <w:fldChar w:fldCharType="separate"/>
      </w:r>
      <w:r w:rsidR="00B461E4">
        <w:rPr>
          <w:noProof/>
        </w:rPr>
        <w:t>24</w:t>
      </w:r>
      <w:r>
        <w:rPr>
          <w:noProof/>
        </w:rPr>
        <w:fldChar w:fldCharType="end"/>
      </w:r>
    </w:p>
    <w:p w:rsidR="00E72D3F" w:rsidRDefault="00E72D3F">
      <w:pPr>
        <w:pStyle w:val="Abbildungsverzeichnis"/>
        <w:rPr>
          <w:rFonts w:asciiTheme="minorHAnsi" w:eastAsiaTheme="minorEastAsia" w:hAnsiTheme="minorHAnsi" w:cstheme="minorBidi"/>
          <w:noProof/>
          <w:sz w:val="22"/>
          <w:szCs w:val="22"/>
          <w:lang w:eastAsia="en-GB"/>
        </w:rPr>
      </w:pPr>
      <w:r>
        <w:rPr>
          <w:noProof/>
        </w:rPr>
        <w:t>Figure 23: SignalTap Trace; 400µs; Delay of Callback Executing</w:t>
      </w:r>
      <w:r>
        <w:rPr>
          <w:noProof/>
        </w:rPr>
        <w:tab/>
      </w:r>
      <w:r>
        <w:rPr>
          <w:noProof/>
        </w:rPr>
        <w:fldChar w:fldCharType="begin"/>
      </w:r>
      <w:r>
        <w:rPr>
          <w:noProof/>
        </w:rPr>
        <w:instrText xml:space="preserve"> PAGEREF _Toc334190346 \h </w:instrText>
      </w:r>
      <w:r>
        <w:rPr>
          <w:noProof/>
        </w:rPr>
      </w:r>
      <w:r>
        <w:rPr>
          <w:noProof/>
        </w:rPr>
        <w:fldChar w:fldCharType="separate"/>
      </w:r>
      <w:r w:rsidR="00B461E4">
        <w:rPr>
          <w:noProof/>
        </w:rPr>
        <w:t>25</w:t>
      </w:r>
      <w:r>
        <w:rPr>
          <w:noProof/>
        </w:rPr>
        <w:fldChar w:fldCharType="end"/>
      </w:r>
    </w:p>
    <w:p w:rsidR="00E72D3F" w:rsidRDefault="00E72D3F">
      <w:pPr>
        <w:pStyle w:val="Abbildungsverzeichnis"/>
        <w:rPr>
          <w:rFonts w:asciiTheme="minorHAnsi" w:eastAsiaTheme="minorEastAsia" w:hAnsiTheme="minorHAnsi" w:cstheme="minorBidi"/>
          <w:noProof/>
          <w:sz w:val="22"/>
          <w:szCs w:val="22"/>
          <w:lang w:eastAsia="en-GB"/>
        </w:rPr>
      </w:pPr>
      <w:r>
        <w:rPr>
          <w:noProof/>
        </w:rPr>
        <w:t>Figure 24: RMII Workflow of PL Frames from MN to DUT</w:t>
      </w:r>
      <w:r>
        <w:rPr>
          <w:noProof/>
        </w:rPr>
        <w:tab/>
      </w:r>
      <w:r>
        <w:rPr>
          <w:noProof/>
        </w:rPr>
        <w:fldChar w:fldCharType="begin"/>
      </w:r>
      <w:r>
        <w:rPr>
          <w:noProof/>
        </w:rPr>
        <w:instrText xml:space="preserve"> PAGEREF _Toc334190347 \h </w:instrText>
      </w:r>
      <w:r>
        <w:rPr>
          <w:noProof/>
        </w:rPr>
      </w:r>
      <w:r>
        <w:rPr>
          <w:noProof/>
        </w:rPr>
        <w:fldChar w:fldCharType="separate"/>
      </w:r>
      <w:r w:rsidR="00B461E4">
        <w:rPr>
          <w:noProof/>
        </w:rPr>
        <w:t>25</w:t>
      </w:r>
      <w:r>
        <w:rPr>
          <w:noProof/>
        </w:rPr>
        <w:fldChar w:fldCharType="end"/>
      </w:r>
    </w:p>
    <w:p w:rsidR="00E72D3F" w:rsidRDefault="00E72D3F">
      <w:pPr>
        <w:pStyle w:val="Abbildungsverzeichnis"/>
        <w:rPr>
          <w:rFonts w:asciiTheme="minorHAnsi" w:eastAsiaTheme="minorEastAsia" w:hAnsiTheme="minorHAnsi" w:cstheme="minorBidi"/>
          <w:noProof/>
          <w:sz w:val="22"/>
          <w:szCs w:val="22"/>
          <w:lang w:eastAsia="en-GB"/>
        </w:rPr>
      </w:pPr>
      <w:r>
        <w:rPr>
          <w:noProof/>
        </w:rPr>
        <w:t>Figure 25: SignalTap; Incoming and Outgoing Frame; RMII; Delay of 2.88µs</w:t>
      </w:r>
      <w:r>
        <w:rPr>
          <w:noProof/>
        </w:rPr>
        <w:tab/>
      </w:r>
      <w:r>
        <w:rPr>
          <w:noProof/>
        </w:rPr>
        <w:fldChar w:fldCharType="begin"/>
      </w:r>
      <w:r>
        <w:rPr>
          <w:noProof/>
        </w:rPr>
        <w:instrText xml:space="preserve"> PAGEREF _Toc334190348 \h </w:instrText>
      </w:r>
      <w:r>
        <w:rPr>
          <w:noProof/>
        </w:rPr>
      </w:r>
      <w:r>
        <w:rPr>
          <w:noProof/>
        </w:rPr>
        <w:fldChar w:fldCharType="separate"/>
      </w:r>
      <w:r w:rsidR="00B461E4">
        <w:rPr>
          <w:noProof/>
        </w:rPr>
        <w:t>26</w:t>
      </w:r>
      <w:r>
        <w:rPr>
          <w:noProof/>
        </w:rPr>
        <w:fldChar w:fldCharType="end"/>
      </w:r>
    </w:p>
    <w:p w:rsidR="00E72D3F" w:rsidRDefault="00E72D3F">
      <w:pPr>
        <w:pStyle w:val="Abbildungsverzeichnis"/>
        <w:rPr>
          <w:rFonts w:asciiTheme="minorHAnsi" w:eastAsiaTheme="minorEastAsia" w:hAnsiTheme="minorHAnsi" w:cstheme="minorBidi"/>
          <w:noProof/>
          <w:sz w:val="22"/>
          <w:szCs w:val="22"/>
          <w:lang w:eastAsia="en-GB"/>
        </w:rPr>
      </w:pPr>
      <w:r>
        <w:rPr>
          <w:noProof/>
        </w:rPr>
        <w:t>Figure 26: MII Workflow of PL Frames from MN to DUT</w:t>
      </w:r>
      <w:r>
        <w:rPr>
          <w:noProof/>
        </w:rPr>
        <w:tab/>
      </w:r>
      <w:r>
        <w:rPr>
          <w:noProof/>
        </w:rPr>
        <w:fldChar w:fldCharType="begin"/>
      </w:r>
      <w:r>
        <w:rPr>
          <w:noProof/>
        </w:rPr>
        <w:instrText xml:space="preserve"> PAGEREF _Toc334190349 \h </w:instrText>
      </w:r>
      <w:r>
        <w:rPr>
          <w:noProof/>
        </w:rPr>
      </w:r>
      <w:r>
        <w:rPr>
          <w:noProof/>
        </w:rPr>
        <w:fldChar w:fldCharType="separate"/>
      </w:r>
      <w:r w:rsidR="00B461E4">
        <w:rPr>
          <w:noProof/>
        </w:rPr>
        <w:t>26</w:t>
      </w:r>
      <w:r>
        <w:rPr>
          <w:noProof/>
        </w:rPr>
        <w:fldChar w:fldCharType="end"/>
      </w:r>
    </w:p>
    <w:p w:rsidR="00E72D3F" w:rsidRDefault="00E72D3F">
      <w:pPr>
        <w:pStyle w:val="Abbildungsverzeichnis"/>
        <w:rPr>
          <w:rFonts w:asciiTheme="minorHAnsi" w:eastAsiaTheme="minorEastAsia" w:hAnsiTheme="minorHAnsi" w:cstheme="minorBidi"/>
          <w:noProof/>
          <w:sz w:val="22"/>
          <w:szCs w:val="22"/>
          <w:lang w:eastAsia="en-GB"/>
        </w:rPr>
      </w:pPr>
      <w:r>
        <w:rPr>
          <w:noProof/>
        </w:rPr>
        <w:t>Figure 27: SignalTap; Incoming and Outgoing Frame; MII; Delay of 6.06µs</w:t>
      </w:r>
      <w:r>
        <w:rPr>
          <w:noProof/>
        </w:rPr>
        <w:tab/>
      </w:r>
      <w:r>
        <w:rPr>
          <w:noProof/>
        </w:rPr>
        <w:fldChar w:fldCharType="begin"/>
      </w:r>
      <w:r>
        <w:rPr>
          <w:noProof/>
        </w:rPr>
        <w:instrText xml:space="preserve"> PAGEREF _Toc334190350 \h </w:instrText>
      </w:r>
      <w:r>
        <w:rPr>
          <w:noProof/>
        </w:rPr>
      </w:r>
      <w:r>
        <w:rPr>
          <w:noProof/>
        </w:rPr>
        <w:fldChar w:fldCharType="separate"/>
      </w:r>
      <w:r w:rsidR="00B461E4">
        <w:rPr>
          <w:noProof/>
        </w:rPr>
        <w:t>26</w:t>
      </w:r>
      <w:r>
        <w:rPr>
          <w:noProof/>
        </w:rPr>
        <w:fldChar w:fldCharType="end"/>
      </w:r>
    </w:p>
    <w:p w:rsidR="00E72D3F" w:rsidRDefault="00E72D3F">
      <w:pPr>
        <w:pStyle w:val="Abbildungsverzeichnis"/>
        <w:rPr>
          <w:rFonts w:asciiTheme="minorHAnsi" w:eastAsiaTheme="minorEastAsia" w:hAnsiTheme="minorHAnsi" w:cstheme="minorBidi"/>
          <w:noProof/>
          <w:sz w:val="22"/>
          <w:szCs w:val="22"/>
          <w:lang w:eastAsia="en-GB"/>
        </w:rPr>
      </w:pPr>
      <w:r>
        <w:rPr>
          <w:noProof/>
        </w:rPr>
        <w:t>Figure 28: Automation Studio; Import Fieldbus Device</w:t>
      </w:r>
      <w:r>
        <w:rPr>
          <w:noProof/>
        </w:rPr>
        <w:tab/>
      </w:r>
      <w:r>
        <w:rPr>
          <w:noProof/>
        </w:rPr>
        <w:fldChar w:fldCharType="begin"/>
      </w:r>
      <w:r>
        <w:rPr>
          <w:noProof/>
        </w:rPr>
        <w:instrText xml:space="preserve"> PAGEREF _Toc334190351 \h </w:instrText>
      </w:r>
      <w:r>
        <w:rPr>
          <w:noProof/>
        </w:rPr>
      </w:r>
      <w:r>
        <w:rPr>
          <w:noProof/>
        </w:rPr>
        <w:fldChar w:fldCharType="separate"/>
      </w:r>
      <w:r w:rsidR="00B461E4">
        <w:rPr>
          <w:noProof/>
        </w:rPr>
        <w:t>27</w:t>
      </w:r>
      <w:r>
        <w:rPr>
          <w:noProof/>
        </w:rPr>
        <w:fldChar w:fldCharType="end"/>
      </w:r>
    </w:p>
    <w:p w:rsidR="00E72D3F" w:rsidRDefault="00E72D3F">
      <w:pPr>
        <w:pStyle w:val="Abbildungsverzeichnis"/>
        <w:rPr>
          <w:rFonts w:asciiTheme="minorHAnsi" w:eastAsiaTheme="minorEastAsia" w:hAnsiTheme="minorHAnsi" w:cstheme="minorBidi"/>
          <w:noProof/>
          <w:sz w:val="22"/>
          <w:szCs w:val="22"/>
          <w:lang w:eastAsia="en-GB"/>
        </w:rPr>
      </w:pPr>
      <w:r>
        <w:rPr>
          <w:noProof/>
        </w:rPr>
        <w:t>Figure 29: Selection of the CN with the Framemanipulator</w:t>
      </w:r>
      <w:r>
        <w:rPr>
          <w:noProof/>
        </w:rPr>
        <w:tab/>
      </w:r>
      <w:r>
        <w:rPr>
          <w:noProof/>
        </w:rPr>
        <w:fldChar w:fldCharType="begin"/>
      </w:r>
      <w:r>
        <w:rPr>
          <w:noProof/>
        </w:rPr>
        <w:instrText xml:space="preserve"> PAGEREF _Toc334190352 \h </w:instrText>
      </w:r>
      <w:r>
        <w:rPr>
          <w:noProof/>
        </w:rPr>
      </w:r>
      <w:r>
        <w:rPr>
          <w:noProof/>
        </w:rPr>
        <w:fldChar w:fldCharType="separate"/>
      </w:r>
      <w:r w:rsidR="00B461E4">
        <w:rPr>
          <w:noProof/>
        </w:rPr>
        <w:t>27</w:t>
      </w:r>
      <w:r>
        <w:rPr>
          <w:noProof/>
        </w:rPr>
        <w:fldChar w:fldCharType="end"/>
      </w:r>
    </w:p>
    <w:p w:rsidR="00E72D3F" w:rsidRDefault="00E72D3F">
      <w:pPr>
        <w:pStyle w:val="Abbildungsverzeichnis"/>
        <w:rPr>
          <w:rFonts w:asciiTheme="minorHAnsi" w:eastAsiaTheme="minorEastAsia" w:hAnsiTheme="minorHAnsi" w:cstheme="minorBidi"/>
          <w:noProof/>
          <w:sz w:val="22"/>
          <w:szCs w:val="22"/>
          <w:lang w:eastAsia="en-GB"/>
        </w:rPr>
      </w:pPr>
      <w:r>
        <w:rPr>
          <w:noProof/>
        </w:rPr>
        <w:t>Figure 30: Automation Studio: I/O Configuration of the Framemanipulator CN</w:t>
      </w:r>
      <w:r>
        <w:rPr>
          <w:noProof/>
        </w:rPr>
        <w:tab/>
      </w:r>
      <w:r>
        <w:rPr>
          <w:noProof/>
        </w:rPr>
        <w:fldChar w:fldCharType="begin"/>
      </w:r>
      <w:r>
        <w:rPr>
          <w:noProof/>
        </w:rPr>
        <w:instrText xml:space="preserve"> PAGEREF _Toc334190353 \h </w:instrText>
      </w:r>
      <w:r>
        <w:rPr>
          <w:noProof/>
        </w:rPr>
      </w:r>
      <w:r>
        <w:rPr>
          <w:noProof/>
        </w:rPr>
        <w:fldChar w:fldCharType="separate"/>
      </w:r>
      <w:r w:rsidR="00B461E4">
        <w:rPr>
          <w:noProof/>
        </w:rPr>
        <w:t>28</w:t>
      </w:r>
      <w:r>
        <w:rPr>
          <w:noProof/>
        </w:rPr>
        <w:fldChar w:fldCharType="end"/>
      </w:r>
    </w:p>
    <w:p w:rsidR="00E72D3F" w:rsidRDefault="00E72D3F">
      <w:pPr>
        <w:pStyle w:val="Abbildungsverzeichnis"/>
        <w:rPr>
          <w:rFonts w:asciiTheme="minorHAnsi" w:eastAsiaTheme="minorEastAsia" w:hAnsiTheme="minorHAnsi" w:cstheme="minorBidi"/>
          <w:noProof/>
          <w:sz w:val="22"/>
          <w:szCs w:val="22"/>
          <w:lang w:eastAsia="en-GB"/>
        </w:rPr>
      </w:pPr>
      <w:r>
        <w:rPr>
          <w:noProof/>
        </w:rPr>
        <w:t>Figure 31: FM Operation Register</w:t>
      </w:r>
      <w:r>
        <w:rPr>
          <w:noProof/>
        </w:rPr>
        <w:tab/>
      </w:r>
      <w:r>
        <w:rPr>
          <w:noProof/>
        </w:rPr>
        <w:fldChar w:fldCharType="begin"/>
      </w:r>
      <w:r>
        <w:rPr>
          <w:noProof/>
        </w:rPr>
        <w:instrText xml:space="preserve"> PAGEREF _Toc334190354 \h </w:instrText>
      </w:r>
      <w:r>
        <w:rPr>
          <w:noProof/>
        </w:rPr>
      </w:r>
      <w:r>
        <w:rPr>
          <w:noProof/>
        </w:rPr>
        <w:fldChar w:fldCharType="separate"/>
      </w:r>
      <w:r w:rsidR="00B461E4">
        <w:rPr>
          <w:noProof/>
        </w:rPr>
        <w:t>29</w:t>
      </w:r>
      <w:r>
        <w:rPr>
          <w:noProof/>
        </w:rPr>
        <w:fldChar w:fldCharType="end"/>
      </w:r>
    </w:p>
    <w:p w:rsidR="00E72D3F" w:rsidRDefault="00E72D3F">
      <w:pPr>
        <w:pStyle w:val="Abbildungsverzeichnis"/>
        <w:rPr>
          <w:rFonts w:asciiTheme="minorHAnsi" w:eastAsiaTheme="minorEastAsia" w:hAnsiTheme="minorHAnsi" w:cstheme="minorBidi"/>
          <w:noProof/>
          <w:sz w:val="22"/>
          <w:szCs w:val="22"/>
          <w:lang w:eastAsia="en-GB"/>
        </w:rPr>
      </w:pPr>
      <w:r>
        <w:rPr>
          <w:noProof/>
        </w:rPr>
        <w:t>Figure 32: FM Status Register</w:t>
      </w:r>
      <w:r>
        <w:rPr>
          <w:noProof/>
        </w:rPr>
        <w:tab/>
      </w:r>
      <w:r>
        <w:rPr>
          <w:noProof/>
        </w:rPr>
        <w:fldChar w:fldCharType="begin"/>
      </w:r>
      <w:r>
        <w:rPr>
          <w:noProof/>
        </w:rPr>
        <w:instrText xml:space="preserve"> PAGEREF _Toc334190355 \h </w:instrText>
      </w:r>
      <w:r>
        <w:rPr>
          <w:noProof/>
        </w:rPr>
      </w:r>
      <w:r>
        <w:rPr>
          <w:noProof/>
        </w:rPr>
        <w:fldChar w:fldCharType="separate"/>
      </w:r>
      <w:r w:rsidR="00B461E4">
        <w:rPr>
          <w:noProof/>
        </w:rPr>
        <w:t>30</w:t>
      </w:r>
      <w:r>
        <w:rPr>
          <w:noProof/>
        </w:rPr>
        <w:fldChar w:fldCharType="end"/>
      </w:r>
    </w:p>
    <w:p w:rsidR="00E72D3F" w:rsidRDefault="00E72D3F">
      <w:pPr>
        <w:pStyle w:val="Abbildungsverzeichnis"/>
        <w:rPr>
          <w:rFonts w:asciiTheme="minorHAnsi" w:eastAsiaTheme="minorEastAsia" w:hAnsiTheme="minorHAnsi" w:cstheme="minorBidi"/>
          <w:noProof/>
          <w:sz w:val="22"/>
          <w:szCs w:val="22"/>
          <w:lang w:eastAsia="en-GB"/>
        </w:rPr>
      </w:pPr>
      <w:r>
        <w:rPr>
          <w:noProof/>
        </w:rPr>
        <w:t>Figure 33: Clear Error Operation</w:t>
      </w:r>
      <w:r>
        <w:rPr>
          <w:noProof/>
        </w:rPr>
        <w:tab/>
      </w:r>
      <w:r>
        <w:rPr>
          <w:noProof/>
        </w:rPr>
        <w:fldChar w:fldCharType="begin"/>
      </w:r>
      <w:r>
        <w:rPr>
          <w:noProof/>
        </w:rPr>
        <w:instrText xml:space="preserve"> PAGEREF _Toc334190356 \h </w:instrText>
      </w:r>
      <w:r>
        <w:rPr>
          <w:noProof/>
        </w:rPr>
      </w:r>
      <w:r>
        <w:rPr>
          <w:noProof/>
        </w:rPr>
        <w:fldChar w:fldCharType="separate"/>
      </w:r>
      <w:r w:rsidR="00B461E4">
        <w:rPr>
          <w:noProof/>
        </w:rPr>
        <w:t>31</w:t>
      </w:r>
      <w:r>
        <w:rPr>
          <w:noProof/>
        </w:rPr>
        <w:fldChar w:fldCharType="end"/>
      </w:r>
    </w:p>
    <w:p w:rsidR="00E72D3F" w:rsidRDefault="00E72D3F">
      <w:pPr>
        <w:pStyle w:val="Abbildungsverzeichnis"/>
        <w:rPr>
          <w:rFonts w:asciiTheme="minorHAnsi" w:eastAsiaTheme="minorEastAsia" w:hAnsiTheme="minorHAnsi" w:cstheme="minorBidi"/>
          <w:noProof/>
          <w:sz w:val="22"/>
          <w:szCs w:val="22"/>
          <w:lang w:eastAsia="en-GB"/>
        </w:rPr>
      </w:pPr>
      <w:r>
        <w:rPr>
          <w:noProof/>
        </w:rPr>
        <w:t>Figure 34: Start Task Operation with dropping the fifth SoC</w:t>
      </w:r>
      <w:r>
        <w:rPr>
          <w:noProof/>
        </w:rPr>
        <w:tab/>
      </w:r>
      <w:r>
        <w:rPr>
          <w:noProof/>
        </w:rPr>
        <w:fldChar w:fldCharType="begin"/>
      </w:r>
      <w:r>
        <w:rPr>
          <w:noProof/>
        </w:rPr>
        <w:instrText xml:space="preserve"> PAGEREF _Toc334190357 \h </w:instrText>
      </w:r>
      <w:r>
        <w:rPr>
          <w:noProof/>
        </w:rPr>
      </w:r>
      <w:r>
        <w:rPr>
          <w:noProof/>
        </w:rPr>
        <w:fldChar w:fldCharType="separate"/>
      </w:r>
      <w:r w:rsidR="00B461E4">
        <w:rPr>
          <w:noProof/>
        </w:rPr>
        <w:t>31</w:t>
      </w:r>
      <w:r>
        <w:rPr>
          <w:noProof/>
        </w:rPr>
        <w:fldChar w:fldCharType="end"/>
      </w:r>
    </w:p>
    <w:p w:rsidR="00E72D3F" w:rsidRDefault="00E72D3F">
      <w:pPr>
        <w:pStyle w:val="Abbildungsverzeichnis"/>
        <w:rPr>
          <w:rFonts w:asciiTheme="minorHAnsi" w:eastAsiaTheme="minorEastAsia" w:hAnsiTheme="minorHAnsi" w:cstheme="minorBidi"/>
          <w:noProof/>
          <w:sz w:val="22"/>
          <w:szCs w:val="22"/>
          <w:lang w:eastAsia="en-GB"/>
        </w:rPr>
      </w:pPr>
      <w:r>
        <w:rPr>
          <w:noProof/>
        </w:rPr>
        <w:t>Figure 35: Objects of the Manipulation Tasks</w:t>
      </w:r>
      <w:r>
        <w:rPr>
          <w:noProof/>
        </w:rPr>
        <w:tab/>
      </w:r>
      <w:r>
        <w:rPr>
          <w:noProof/>
        </w:rPr>
        <w:fldChar w:fldCharType="begin"/>
      </w:r>
      <w:r>
        <w:rPr>
          <w:noProof/>
        </w:rPr>
        <w:instrText xml:space="preserve"> PAGEREF _Toc334190358 \h </w:instrText>
      </w:r>
      <w:r>
        <w:rPr>
          <w:noProof/>
        </w:rPr>
      </w:r>
      <w:r>
        <w:rPr>
          <w:noProof/>
        </w:rPr>
        <w:fldChar w:fldCharType="separate"/>
      </w:r>
      <w:r w:rsidR="00B461E4">
        <w:rPr>
          <w:noProof/>
        </w:rPr>
        <w:t>32</w:t>
      </w:r>
      <w:r>
        <w:rPr>
          <w:noProof/>
        </w:rPr>
        <w:fldChar w:fldCharType="end"/>
      </w:r>
    </w:p>
    <w:p w:rsidR="00E72D3F" w:rsidRDefault="00E72D3F">
      <w:pPr>
        <w:pStyle w:val="Abbildungsverzeichnis"/>
        <w:rPr>
          <w:rFonts w:asciiTheme="minorHAnsi" w:eastAsiaTheme="minorEastAsia" w:hAnsiTheme="minorHAnsi" w:cstheme="minorBidi"/>
          <w:noProof/>
          <w:sz w:val="22"/>
          <w:szCs w:val="22"/>
          <w:lang w:eastAsia="en-GB"/>
        </w:rPr>
      </w:pPr>
      <w:r>
        <w:rPr>
          <w:noProof/>
        </w:rPr>
        <w:t>Figure 36: Example of the used Task Objects</w:t>
      </w:r>
      <w:r>
        <w:rPr>
          <w:noProof/>
        </w:rPr>
        <w:tab/>
      </w:r>
      <w:r>
        <w:rPr>
          <w:noProof/>
        </w:rPr>
        <w:fldChar w:fldCharType="begin"/>
      </w:r>
      <w:r>
        <w:rPr>
          <w:noProof/>
        </w:rPr>
        <w:instrText xml:space="preserve"> PAGEREF _Toc334190359 \h </w:instrText>
      </w:r>
      <w:r>
        <w:rPr>
          <w:noProof/>
        </w:rPr>
      </w:r>
      <w:r>
        <w:rPr>
          <w:noProof/>
        </w:rPr>
        <w:fldChar w:fldCharType="separate"/>
      </w:r>
      <w:r w:rsidR="00B461E4">
        <w:rPr>
          <w:noProof/>
        </w:rPr>
        <w:t>32</w:t>
      </w:r>
      <w:r>
        <w:rPr>
          <w:noProof/>
        </w:rPr>
        <w:fldChar w:fldCharType="end"/>
      </w:r>
    </w:p>
    <w:p w:rsidR="00E72D3F" w:rsidRDefault="00E72D3F">
      <w:pPr>
        <w:pStyle w:val="Abbildungsverzeichnis"/>
        <w:rPr>
          <w:rFonts w:asciiTheme="minorHAnsi" w:eastAsiaTheme="minorEastAsia" w:hAnsiTheme="minorHAnsi" w:cstheme="minorBidi"/>
          <w:noProof/>
          <w:sz w:val="22"/>
          <w:szCs w:val="22"/>
          <w:lang w:eastAsia="en-GB"/>
        </w:rPr>
      </w:pPr>
      <w:r>
        <w:rPr>
          <w:noProof/>
        </w:rPr>
        <w:t>Figure 37: Basic Structure of the Task Setting Objects</w:t>
      </w:r>
      <w:r>
        <w:rPr>
          <w:noProof/>
        </w:rPr>
        <w:tab/>
      </w:r>
      <w:r>
        <w:rPr>
          <w:noProof/>
        </w:rPr>
        <w:fldChar w:fldCharType="begin"/>
      </w:r>
      <w:r>
        <w:rPr>
          <w:noProof/>
        </w:rPr>
        <w:instrText xml:space="preserve"> PAGEREF _Toc334190360 \h </w:instrText>
      </w:r>
      <w:r>
        <w:rPr>
          <w:noProof/>
        </w:rPr>
      </w:r>
      <w:r>
        <w:rPr>
          <w:noProof/>
        </w:rPr>
        <w:fldChar w:fldCharType="separate"/>
      </w:r>
      <w:r w:rsidR="00B461E4">
        <w:rPr>
          <w:noProof/>
        </w:rPr>
        <w:t>33</w:t>
      </w:r>
      <w:r>
        <w:rPr>
          <w:noProof/>
        </w:rPr>
        <w:fldChar w:fldCharType="end"/>
      </w:r>
    </w:p>
    <w:p w:rsidR="00E72D3F" w:rsidRDefault="00E72D3F">
      <w:pPr>
        <w:pStyle w:val="Abbildungsverzeichnis"/>
        <w:rPr>
          <w:rFonts w:asciiTheme="minorHAnsi" w:eastAsiaTheme="minorEastAsia" w:hAnsiTheme="minorHAnsi" w:cstheme="minorBidi"/>
          <w:noProof/>
          <w:sz w:val="22"/>
          <w:szCs w:val="22"/>
          <w:lang w:eastAsia="en-GB"/>
        </w:rPr>
      </w:pPr>
      <w:r>
        <w:rPr>
          <w:noProof/>
        </w:rPr>
        <w:t>Figure 38: Whole Structure of the Task Setting Objects</w:t>
      </w:r>
      <w:r>
        <w:rPr>
          <w:noProof/>
        </w:rPr>
        <w:tab/>
      </w:r>
      <w:r>
        <w:rPr>
          <w:noProof/>
        </w:rPr>
        <w:fldChar w:fldCharType="begin"/>
      </w:r>
      <w:r>
        <w:rPr>
          <w:noProof/>
        </w:rPr>
        <w:instrText xml:space="preserve"> PAGEREF _Toc334190361 \h </w:instrText>
      </w:r>
      <w:r>
        <w:rPr>
          <w:noProof/>
        </w:rPr>
      </w:r>
      <w:r>
        <w:rPr>
          <w:noProof/>
        </w:rPr>
        <w:fldChar w:fldCharType="separate"/>
      </w:r>
      <w:r w:rsidR="00B461E4">
        <w:rPr>
          <w:noProof/>
        </w:rPr>
        <w:t>33</w:t>
      </w:r>
      <w:r>
        <w:rPr>
          <w:noProof/>
        </w:rPr>
        <w:fldChar w:fldCharType="end"/>
      </w:r>
    </w:p>
    <w:p w:rsidR="00E72D3F" w:rsidRDefault="00E72D3F">
      <w:pPr>
        <w:pStyle w:val="Abbildungsverzeichnis"/>
        <w:rPr>
          <w:rFonts w:asciiTheme="minorHAnsi" w:eastAsiaTheme="minorEastAsia" w:hAnsiTheme="minorHAnsi" w:cstheme="minorBidi"/>
          <w:noProof/>
          <w:sz w:val="22"/>
          <w:szCs w:val="22"/>
          <w:lang w:eastAsia="en-GB"/>
        </w:rPr>
      </w:pPr>
      <w:r>
        <w:rPr>
          <w:noProof/>
        </w:rPr>
        <w:t>Figure 39: Task: Dropping Frames</w:t>
      </w:r>
      <w:r>
        <w:rPr>
          <w:noProof/>
        </w:rPr>
        <w:tab/>
      </w:r>
      <w:r>
        <w:rPr>
          <w:noProof/>
        </w:rPr>
        <w:fldChar w:fldCharType="begin"/>
      </w:r>
      <w:r>
        <w:rPr>
          <w:noProof/>
        </w:rPr>
        <w:instrText xml:space="preserve"> PAGEREF _Toc334190362 \h </w:instrText>
      </w:r>
      <w:r>
        <w:rPr>
          <w:noProof/>
        </w:rPr>
      </w:r>
      <w:r>
        <w:rPr>
          <w:noProof/>
        </w:rPr>
        <w:fldChar w:fldCharType="separate"/>
      </w:r>
      <w:r w:rsidR="00B461E4">
        <w:rPr>
          <w:noProof/>
        </w:rPr>
        <w:t>34</w:t>
      </w:r>
      <w:r>
        <w:rPr>
          <w:noProof/>
        </w:rPr>
        <w:fldChar w:fldCharType="end"/>
      </w:r>
    </w:p>
    <w:p w:rsidR="00E72D3F" w:rsidRDefault="00E72D3F">
      <w:pPr>
        <w:pStyle w:val="Abbildungsverzeichnis"/>
        <w:rPr>
          <w:rFonts w:asciiTheme="minorHAnsi" w:eastAsiaTheme="minorEastAsia" w:hAnsiTheme="minorHAnsi" w:cstheme="minorBidi"/>
          <w:noProof/>
          <w:sz w:val="22"/>
          <w:szCs w:val="22"/>
          <w:lang w:eastAsia="en-GB"/>
        </w:rPr>
      </w:pPr>
      <w:r>
        <w:rPr>
          <w:noProof/>
        </w:rPr>
        <w:t>Figure 40: Task Setting of Dropping Frames</w:t>
      </w:r>
      <w:r>
        <w:rPr>
          <w:noProof/>
        </w:rPr>
        <w:tab/>
      </w:r>
      <w:r>
        <w:rPr>
          <w:noProof/>
        </w:rPr>
        <w:fldChar w:fldCharType="begin"/>
      </w:r>
      <w:r>
        <w:rPr>
          <w:noProof/>
        </w:rPr>
        <w:instrText xml:space="preserve"> PAGEREF _Toc334190363 \h </w:instrText>
      </w:r>
      <w:r>
        <w:rPr>
          <w:noProof/>
        </w:rPr>
      </w:r>
      <w:r>
        <w:rPr>
          <w:noProof/>
        </w:rPr>
        <w:fldChar w:fldCharType="separate"/>
      </w:r>
      <w:r w:rsidR="00B461E4">
        <w:rPr>
          <w:noProof/>
        </w:rPr>
        <w:t>34</w:t>
      </w:r>
      <w:r>
        <w:rPr>
          <w:noProof/>
        </w:rPr>
        <w:fldChar w:fldCharType="end"/>
      </w:r>
    </w:p>
    <w:p w:rsidR="00E72D3F" w:rsidRDefault="00E72D3F">
      <w:pPr>
        <w:pStyle w:val="Abbildungsverzeichnis"/>
        <w:rPr>
          <w:rFonts w:asciiTheme="minorHAnsi" w:eastAsiaTheme="minorEastAsia" w:hAnsiTheme="minorHAnsi" w:cstheme="minorBidi"/>
          <w:noProof/>
          <w:sz w:val="22"/>
          <w:szCs w:val="22"/>
          <w:lang w:eastAsia="en-GB"/>
        </w:rPr>
      </w:pPr>
      <w:r>
        <w:rPr>
          <w:noProof/>
        </w:rPr>
        <w:t>Figure 41: Task: Delaying Frames</w:t>
      </w:r>
      <w:r>
        <w:rPr>
          <w:noProof/>
        </w:rPr>
        <w:tab/>
      </w:r>
      <w:r>
        <w:rPr>
          <w:noProof/>
        </w:rPr>
        <w:fldChar w:fldCharType="begin"/>
      </w:r>
      <w:r>
        <w:rPr>
          <w:noProof/>
        </w:rPr>
        <w:instrText xml:space="preserve"> PAGEREF _Toc334190364 \h </w:instrText>
      </w:r>
      <w:r>
        <w:rPr>
          <w:noProof/>
        </w:rPr>
      </w:r>
      <w:r>
        <w:rPr>
          <w:noProof/>
        </w:rPr>
        <w:fldChar w:fldCharType="separate"/>
      </w:r>
      <w:r w:rsidR="00B461E4">
        <w:rPr>
          <w:noProof/>
        </w:rPr>
        <w:t>34</w:t>
      </w:r>
      <w:r>
        <w:rPr>
          <w:noProof/>
        </w:rPr>
        <w:fldChar w:fldCharType="end"/>
      </w:r>
    </w:p>
    <w:p w:rsidR="00E72D3F" w:rsidRDefault="00E72D3F">
      <w:pPr>
        <w:pStyle w:val="Abbildungsverzeichnis"/>
        <w:rPr>
          <w:rFonts w:asciiTheme="minorHAnsi" w:eastAsiaTheme="minorEastAsia" w:hAnsiTheme="minorHAnsi" w:cstheme="minorBidi"/>
          <w:noProof/>
          <w:sz w:val="22"/>
          <w:szCs w:val="22"/>
          <w:lang w:eastAsia="en-GB"/>
        </w:rPr>
      </w:pPr>
      <w:r>
        <w:rPr>
          <w:noProof/>
        </w:rPr>
        <w:t>Figure 42: Task Setting of Delaying Frames</w:t>
      </w:r>
      <w:r>
        <w:rPr>
          <w:noProof/>
        </w:rPr>
        <w:tab/>
      </w:r>
      <w:r>
        <w:rPr>
          <w:noProof/>
        </w:rPr>
        <w:fldChar w:fldCharType="begin"/>
      </w:r>
      <w:r>
        <w:rPr>
          <w:noProof/>
        </w:rPr>
        <w:instrText xml:space="preserve"> PAGEREF _Toc334190365 \h </w:instrText>
      </w:r>
      <w:r>
        <w:rPr>
          <w:noProof/>
        </w:rPr>
      </w:r>
      <w:r>
        <w:rPr>
          <w:noProof/>
        </w:rPr>
        <w:fldChar w:fldCharType="separate"/>
      </w:r>
      <w:r w:rsidR="00B461E4">
        <w:rPr>
          <w:noProof/>
        </w:rPr>
        <w:t>34</w:t>
      </w:r>
      <w:r>
        <w:rPr>
          <w:noProof/>
        </w:rPr>
        <w:fldChar w:fldCharType="end"/>
      </w:r>
    </w:p>
    <w:p w:rsidR="00E72D3F" w:rsidRDefault="00E72D3F">
      <w:pPr>
        <w:pStyle w:val="Abbildungsverzeichnis"/>
        <w:rPr>
          <w:rFonts w:asciiTheme="minorHAnsi" w:eastAsiaTheme="minorEastAsia" w:hAnsiTheme="minorHAnsi" w:cstheme="minorBidi"/>
          <w:noProof/>
          <w:sz w:val="22"/>
          <w:szCs w:val="22"/>
          <w:lang w:eastAsia="en-GB"/>
        </w:rPr>
      </w:pPr>
      <w:r>
        <w:rPr>
          <w:noProof/>
        </w:rPr>
        <w:t>Figure 43: Delaying Frame 2; Storing all other Frames until Frame 2 is Passed on</w:t>
      </w:r>
      <w:r>
        <w:rPr>
          <w:noProof/>
        </w:rPr>
        <w:tab/>
      </w:r>
      <w:r>
        <w:rPr>
          <w:noProof/>
        </w:rPr>
        <w:fldChar w:fldCharType="begin"/>
      </w:r>
      <w:r>
        <w:rPr>
          <w:noProof/>
        </w:rPr>
        <w:instrText xml:space="preserve"> PAGEREF _Toc334190366 \h </w:instrText>
      </w:r>
      <w:r>
        <w:rPr>
          <w:noProof/>
        </w:rPr>
      </w:r>
      <w:r>
        <w:rPr>
          <w:noProof/>
        </w:rPr>
        <w:fldChar w:fldCharType="separate"/>
      </w:r>
      <w:r w:rsidR="00B461E4">
        <w:rPr>
          <w:noProof/>
        </w:rPr>
        <w:t>35</w:t>
      </w:r>
      <w:r>
        <w:rPr>
          <w:noProof/>
        </w:rPr>
        <w:fldChar w:fldCharType="end"/>
      </w:r>
    </w:p>
    <w:p w:rsidR="00E72D3F" w:rsidRDefault="00E72D3F">
      <w:pPr>
        <w:pStyle w:val="Abbildungsverzeichnis"/>
        <w:rPr>
          <w:rFonts w:asciiTheme="minorHAnsi" w:eastAsiaTheme="minorEastAsia" w:hAnsiTheme="minorHAnsi" w:cstheme="minorBidi"/>
          <w:noProof/>
          <w:sz w:val="22"/>
          <w:szCs w:val="22"/>
          <w:lang w:eastAsia="en-GB"/>
        </w:rPr>
      </w:pPr>
      <w:r>
        <w:rPr>
          <w:noProof/>
        </w:rPr>
        <w:t>Figure 44: Delaying Frame 2; Dropping of all other Frames during the Delay</w:t>
      </w:r>
      <w:r>
        <w:rPr>
          <w:noProof/>
        </w:rPr>
        <w:tab/>
      </w:r>
      <w:r>
        <w:rPr>
          <w:noProof/>
        </w:rPr>
        <w:fldChar w:fldCharType="begin"/>
      </w:r>
      <w:r>
        <w:rPr>
          <w:noProof/>
        </w:rPr>
        <w:instrText xml:space="preserve"> PAGEREF _Toc334190367 \h </w:instrText>
      </w:r>
      <w:r>
        <w:rPr>
          <w:noProof/>
        </w:rPr>
      </w:r>
      <w:r>
        <w:rPr>
          <w:noProof/>
        </w:rPr>
        <w:fldChar w:fldCharType="separate"/>
      </w:r>
      <w:r w:rsidR="00B461E4">
        <w:rPr>
          <w:noProof/>
        </w:rPr>
        <w:t>35</w:t>
      </w:r>
      <w:r>
        <w:rPr>
          <w:noProof/>
        </w:rPr>
        <w:fldChar w:fldCharType="end"/>
      </w:r>
    </w:p>
    <w:p w:rsidR="00E72D3F" w:rsidRDefault="00E72D3F">
      <w:pPr>
        <w:pStyle w:val="Abbildungsverzeichnis"/>
        <w:rPr>
          <w:rFonts w:asciiTheme="minorHAnsi" w:eastAsiaTheme="minorEastAsia" w:hAnsiTheme="minorHAnsi" w:cstheme="minorBidi"/>
          <w:noProof/>
          <w:sz w:val="22"/>
          <w:szCs w:val="22"/>
          <w:lang w:eastAsia="en-GB"/>
        </w:rPr>
      </w:pPr>
      <w:r>
        <w:rPr>
          <w:noProof/>
        </w:rPr>
        <w:t>Figure 45: Delaying Frame 2; Storing of the Green Coloured SoC-Frames like Frame 5</w:t>
      </w:r>
      <w:r>
        <w:rPr>
          <w:noProof/>
        </w:rPr>
        <w:tab/>
      </w:r>
      <w:r>
        <w:rPr>
          <w:noProof/>
        </w:rPr>
        <w:fldChar w:fldCharType="begin"/>
      </w:r>
      <w:r>
        <w:rPr>
          <w:noProof/>
        </w:rPr>
        <w:instrText xml:space="preserve"> PAGEREF _Toc334190368 \h </w:instrText>
      </w:r>
      <w:r>
        <w:rPr>
          <w:noProof/>
        </w:rPr>
      </w:r>
      <w:r>
        <w:rPr>
          <w:noProof/>
        </w:rPr>
        <w:fldChar w:fldCharType="separate"/>
      </w:r>
      <w:r w:rsidR="00B461E4">
        <w:rPr>
          <w:noProof/>
        </w:rPr>
        <w:t>35</w:t>
      </w:r>
      <w:r>
        <w:rPr>
          <w:noProof/>
        </w:rPr>
        <w:fldChar w:fldCharType="end"/>
      </w:r>
    </w:p>
    <w:p w:rsidR="00E72D3F" w:rsidRDefault="00E72D3F">
      <w:pPr>
        <w:pStyle w:val="Abbildungsverzeichnis"/>
        <w:rPr>
          <w:rFonts w:asciiTheme="minorHAnsi" w:eastAsiaTheme="minorEastAsia" w:hAnsiTheme="minorHAnsi" w:cstheme="minorBidi"/>
          <w:noProof/>
          <w:sz w:val="22"/>
          <w:szCs w:val="22"/>
          <w:lang w:eastAsia="en-GB"/>
        </w:rPr>
      </w:pPr>
      <w:r>
        <w:rPr>
          <w:noProof/>
        </w:rPr>
        <w:t>Figure 46: Task: Manipulating the Headers</w:t>
      </w:r>
      <w:r>
        <w:rPr>
          <w:noProof/>
        </w:rPr>
        <w:tab/>
      </w:r>
      <w:r>
        <w:rPr>
          <w:noProof/>
        </w:rPr>
        <w:fldChar w:fldCharType="begin"/>
      </w:r>
      <w:r>
        <w:rPr>
          <w:noProof/>
        </w:rPr>
        <w:instrText xml:space="preserve"> PAGEREF _Toc334190369 \h </w:instrText>
      </w:r>
      <w:r>
        <w:rPr>
          <w:noProof/>
        </w:rPr>
      </w:r>
      <w:r>
        <w:rPr>
          <w:noProof/>
        </w:rPr>
        <w:fldChar w:fldCharType="separate"/>
      </w:r>
      <w:r w:rsidR="00B461E4">
        <w:rPr>
          <w:noProof/>
        </w:rPr>
        <w:t>36</w:t>
      </w:r>
      <w:r>
        <w:rPr>
          <w:noProof/>
        </w:rPr>
        <w:fldChar w:fldCharType="end"/>
      </w:r>
    </w:p>
    <w:p w:rsidR="00E72D3F" w:rsidRDefault="00E72D3F">
      <w:pPr>
        <w:pStyle w:val="Abbildungsverzeichnis"/>
        <w:rPr>
          <w:rFonts w:asciiTheme="minorHAnsi" w:eastAsiaTheme="minorEastAsia" w:hAnsiTheme="minorHAnsi" w:cstheme="minorBidi"/>
          <w:noProof/>
          <w:sz w:val="22"/>
          <w:szCs w:val="22"/>
          <w:lang w:eastAsia="en-GB"/>
        </w:rPr>
      </w:pPr>
      <w:r>
        <w:rPr>
          <w:noProof/>
        </w:rPr>
        <w:t>Figure 47: Task Setting of Manipulating the Headers</w:t>
      </w:r>
      <w:r>
        <w:rPr>
          <w:noProof/>
        </w:rPr>
        <w:tab/>
      </w:r>
      <w:r>
        <w:rPr>
          <w:noProof/>
        </w:rPr>
        <w:fldChar w:fldCharType="begin"/>
      </w:r>
      <w:r>
        <w:rPr>
          <w:noProof/>
        </w:rPr>
        <w:instrText xml:space="preserve"> PAGEREF _Toc334190370 \h </w:instrText>
      </w:r>
      <w:r>
        <w:rPr>
          <w:noProof/>
        </w:rPr>
      </w:r>
      <w:r>
        <w:rPr>
          <w:noProof/>
        </w:rPr>
        <w:fldChar w:fldCharType="separate"/>
      </w:r>
      <w:r w:rsidR="00B461E4">
        <w:rPr>
          <w:noProof/>
        </w:rPr>
        <w:t>36</w:t>
      </w:r>
      <w:r>
        <w:rPr>
          <w:noProof/>
        </w:rPr>
        <w:fldChar w:fldCharType="end"/>
      </w:r>
    </w:p>
    <w:p w:rsidR="00E72D3F" w:rsidRDefault="00E72D3F">
      <w:pPr>
        <w:pStyle w:val="Abbildungsverzeichnis"/>
        <w:rPr>
          <w:rFonts w:asciiTheme="minorHAnsi" w:eastAsiaTheme="minorEastAsia" w:hAnsiTheme="minorHAnsi" w:cstheme="minorBidi"/>
          <w:noProof/>
          <w:sz w:val="22"/>
          <w:szCs w:val="22"/>
          <w:lang w:eastAsia="en-GB"/>
        </w:rPr>
      </w:pPr>
      <w:r>
        <w:rPr>
          <w:noProof/>
        </w:rPr>
        <w:t>Figure 48: Task: CRC Distortion</w:t>
      </w:r>
      <w:r>
        <w:rPr>
          <w:noProof/>
        </w:rPr>
        <w:tab/>
      </w:r>
      <w:r>
        <w:rPr>
          <w:noProof/>
        </w:rPr>
        <w:fldChar w:fldCharType="begin"/>
      </w:r>
      <w:r>
        <w:rPr>
          <w:noProof/>
        </w:rPr>
        <w:instrText xml:space="preserve"> PAGEREF _Toc334190371 \h </w:instrText>
      </w:r>
      <w:r>
        <w:rPr>
          <w:noProof/>
        </w:rPr>
      </w:r>
      <w:r>
        <w:rPr>
          <w:noProof/>
        </w:rPr>
        <w:fldChar w:fldCharType="separate"/>
      </w:r>
      <w:r w:rsidR="00B461E4">
        <w:rPr>
          <w:noProof/>
        </w:rPr>
        <w:t>37</w:t>
      </w:r>
      <w:r>
        <w:rPr>
          <w:noProof/>
        </w:rPr>
        <w:fldChar w:fldCharType="end"/>
      </w:r>
    </w:p>
    <w:p w:rsidR="00E72D3F" w:rsidRDefault="00E72D3F">
      <w:pPr>
        <w:pStyle w:val="Abbildungsverzeichnis"/>
        <w:rPr>
          <w:rFonts w:asciiTheme="minorHAnsi" w:eastAsiaTheme="minorEastAsia" w:hAnsiTheme="minorHAnsi" w:cstheme="minorBidi"/>
          <w:noProof/>
          <w:sz w:val="22"/>
          <w:szCs w:val="22"/>
          <w:lang w:eastAsia="en-GB"/>
        </w:rPr>
      </w:pPr>
      <w:r>
        <w:rPr>
          <w:noProof/>
        </w:rPr>
        <w:t>Figure 49: Task Setting of CRC Distortion</w:t>
      </w:r>
      <w:r>
        <w:rPr>
          <w:noProof/>
        </w:rPr>
        <w:tab/>
      </w:r>
      <w:r>
        <w:rPr>
          <w:noProof/>
        </w:rPr>
        <w:fldChar w:fldCharType="begin"/>
      </w:r>
      <w:r>
        <w:rPr>
          <w:noProof/>
        </w:rPr>
        <w:instrText xml:space="preserve"> PAGEREF _Toc334190372 \h </w:instrText>
      </w:r>
      <w:r>
        <w:rPr>
          <w:noProof/>
        </w:rPr>
      </w:r>
      <w:r>
        <w:rPr>
          <w:noProof/>
        </w:rPr>
        <w:fldChar w:fldCharType="separate"/>
      </w:r>
      <w:r w:rsidR="00B461E4">
        <w:rPr>
          <w:noProof/>
        </w:rPr>
        <w:t>37</w:t>
      </w:r>
      <w:r>
        <w:rPr>
          <w:noProof/>
        </w:rPr>
        <w:fldChar w:fldCharType="end"/>
      </w:r>
    </w:p>
    <w:p w:rsidR="00E72D3F" w:rsidRDefault="00E72D3F">
      <w:pPr>
        <w:pStyle w:val="Abbildungsverzeichnis"/>
        <w:rPr>
          <w:rFonts w:asciiTheme="minorHAnsi" w:eastAsiaTheme="minorEastAsia" w:hAnsiTheme="minorHAnsi" w:cstheme="minorBidi"/>
          <w:noProof/>
          <w:sz w:val="22"/>
          <w:szCs w:val="22"/>
          <w:lang w:eastAsia="en-GB"/>
        </w:rPr>
      </w:pPr>
      <w:r>
        <w:rPr>
          <w:noProof/>
        </w:rPr>
        <w:t>Figure 50: Task: Truncate the Frame</w:t>
      </w:r>
      <w:r>
        <w:rPr>
          <w:noProof/>
        </w:rPr>
        <w:tab/>
      </w:r>
      <w:r>
        <w:rPr>
          <w:noProof/>
        </w:rPr>
        <w:fldChar w:fldCharType="begin"/>
      </w:r>
      <w:r>
        <w:rPr>
          <w:noProof/>
        </w:rPr>
        <w:instrText xml:space="preserve"> PAGEREF _Toc334190373 \h </w:instrText>
      </w:r>
      <w:r>
        <w:rPr>
          <w:noProof/>
        </w:rPr>
      </w:r>
      <w:r>
        <w:rPr>
          <w:noProof/>
        </w:rPr>
        <w:fldChar w:fldCharType="separate"/>
      </w:r>
      <w:r w:rsidR="00B461E4">
        <w:rPr>
          <w:noProof/>
        </w:rPr>
        <w:t>37</w:t>
      </w:r>
      <w:r>
        <w:rPr>
          <w:noProof/>
        </w:rPr>
        <w:fldChar w:fldCharType="end"/>
      </w:r>
    </w:p>
    <w:p w:rsidR="00E72D3F" w:rsidRDefault="00E72D3F">
      <w:pPr>
        <w:pStyle w:val="Abbildungsverzeichnis"/>
        <w:rPr>
          <w:rFonts w:asciiTheme="minorHAnsi" w:eastAsiaTheme="minorEastAsia" w:hAnsiTheme="minorHAnsi" w:cstheme="minorBidi"/>
          <w:noProof/>
          <w:sz w:val="22"/>
          <w:szCs w:val="22"/>
          <w:lang w:eastAsia="en-GB"/>
        </w:rPr>
      </w:pPr>
      <w:r>
        <w:rPr>
          <w:noProof/>
        </w:rPr>
        <w:t>Figure 51: Task Setting of Frame Truncation</w:t>
      </w:r>
      <w:r>
        <w:rPr>
          <w:noProof/>
        </w:rPr>
        <w:tab/>
      </w:r>
      <w:r>
        <w:rPr>
          <w:noProof/>
        </w:rPr>
        <w:fldChar w:fldCharType="begin"/>
      </w:r>
      <w:r>
        <w:rPr>
          <w:noProof/>
        </w:rPr>
        <w:instrText xml:space="preserve"> PAGEREF _Toc334190374 \h </w:instrText>
      </w:r>
      <w:r>
        <w:rPr>
          <w:noProof/>
        </w:rPr>
      </w:r>
      <w:r>
        <w:rPr>
          <w:noProof/>
        </w:rPr>
        <w:fldChar w:fldCharType="separate"/>
      </w:r>
      <w:r w:rsidR="00B461E4">
        <w:rPr>
          <w:noProof/>
        </w:rPr>
        <w:t>37</w:t>
      </w:r>
      <w:r>
        <w:rPr>
          <w:noProof/>
        </w:rPr>
        <w:fldChar w:fldCharType="end"/>
      </w:r>
    </w:p>
    <w:p w:rsidR="00E72D3F" w:rsidRDefault="00E72D3F">
      <w:pPr>
        <w:pStyle w:val="Abbildungsverzeichnis"/>
        <w:rPr>
          <w:rFonts w:asciiTheme="minorHAnsi" w:eastAsiaTheme="minorEastAsia" w:hAnsiTheme="minorHAnsi" w:cstheme="minorBidi"/>
          <w:noProof/>
          <w:sz w:val="22"/>
          <w:szCs w:val="22"/>
          <w:lang w:eastAsia="en-GB"/>
        </w:rPr>
      </w:pPr>
      <w:r>
        <w:rPr>
          <w:noProof/>
        </w:rPr>
        <w:t>Figure 52: Basic Structure of the Responsible Objects for Filtering the Frames</w:t>
      </w:r>
      <w:r>
        <w:rPr>
          <w:noProof/>
        </w:rPr>
        <w:tab/>
      </w:r>
      <w:r>
        <w:rPr>
          <w:noProof/>
        </w:rPr>
        <w:fldChar w:fldCharType="begin"/>
      </w:r>
      <w:r>
        <w:rPr>
          <w:noProof/>
        </w:rPr>
        <w:instrText xml:space="preserve"> PAGEREF _Toc334190375 \h </w:instrText>
      </w:r>
      <w:r>
        <w:rPr>
          <w:noProof/>
        </w:rPr>
      </w:r>
      <w:r>
        <w:rPr>
          <w:noProof/>
        </w:rPr>
        <w:fldChar w:fldCharType="separate"/>
      </w:r>
      <w:r w:rsidR="00B461E4">
        <w:rPr>
          <w:noProof/>
        </w:rPr>
        <w:t>38</w:t>
      </w:r>
      <w:r>
        <w:rPr>
          <w:noProof/>
        </w:rPr>
        <w:fldChar w:fldCharType="end"/>
      </w:r>
    </w:p>
    <w:p w:rsidR="00E72D3F" w:rsidRDefault="00E72D3F">
      <w:pPr>
        <w:pStyle w:val="Abbildungsverzeichnis"/>
        <w:rPr>
          <w:rFonts w:asciiTheme="minorHAnsi" w:eastAsiaTheme="minorEastAsia" w:hAnsiTheme="minorHAnsi" w:cstheme="minorBidi"/>
          <w:noProof/>
          <w:sz w:val="22"/>
          <w:szCs w:val="22"/>
          <w:lang w:eastAsia="en-GB"/>
        </w:rPr>
      </w:pPr>
      <w:r>
        <w:rPr>
          <w:noProof/>
        </w:rPr>
        <w:t>Figure 53: Filter Object Structure of the Different Messages</w:t>
      </w:r>
      <w:r>
        <w:rPr>
          <w:noProof/>
        </w:rPr>
        <w:tab/>
      </w:r>
      <w:r>
        <w:rPr>
          <w:noProof/>
        </w:rPr>
        <w:fldChar w:fldCharType="begin"/>
      </w:r>
      <w:r>
        <w:rPr>
          <w:noProof/>
        </w:rPr>
        <w:instrText xml:space="preserve"> PAGEREF _Toc334190376 \h </w:instrText>
      </w:r>
      <w:r>
        <w:rPr>
          <w:noProof/>
        </w:rPr>
      </w:r>
      <w:r>
        <w:rPr>
          <w:noProof/>
        </w:rPr>
        <w:fldChar w:fldCharType="separate"/>
      </w:r>
      <w:r w:rsidR="00B461E4">
        <w:rPr>
          <w:noProof/>
        </w:rPr>
        <w:t>38</w:t>
      </w:r>
      <w:r>
        <w:rPr>
          <w:noProof/>
        </w:rPr>
        <w:fldChar w:fldCharType="end"/>
      </w:r>
    </w:p>
    <w:p w:rsidR="00E72D3F" w:rsidRDefault="00E72D3F">
      <w:pPr>
        <w:pStyle w:val="Abbildungsverzeichnis"/>
        <w:rPr>
          <w:rFonts w:asciiTheme="minorHAnsi" w:eastAsiaTheme="minorEastAsia" w:hAnsiTheme="minorHAnsi" w:cstheme="minorBidi"/>
          <w:noProof/>
          <w:sz w:val="22"/>
          <w:szCs w:val="22"/>
          <w:lang w:eastAsia="en-GB"/>
        </w:rPr>
      </w:pPr>
      <w:r>
        <w:rPr>
          <w:noProof/>
        </w:rPr>
        <w:t>Figure 54: Filter Example: Data Conformance</w:t>
      </w:r>
      <w:r>
        <w:rPr>
          <w:noProof/>
        </w:rPr>
        <w:tab/>
      </w:r>
      <w:r>
        <w:rPr>
          <w:noProof/>
        </w:rPr>
        <w:fldChar w:fldCharType="begin"/>
      </w:r>
      <w:r>
        <w:rPr>
          <w:noProof/>
        </w:rPr>
        <w:instrText xml:space="preserve"> PAGEREF _Toc334190377 \h </w:instrText>
      </w:r>
      <w:r>
        <w:rPr>
          <w:noProof/>
        </w:rPr>
      </w:r>
      <w:r>
        <w:rPr>
          <w:noProof/>
        </w:rPr>
        <w:fldChar w:fldCharType="separate"/>
      </w:r>
      <w:r w:rsidR="00B461E4">
        <w:rPr>
          <w:noProof/>
        </w:rPr>
        <w:t>38</w:t>
      </w:r>
      <w:r>
        <w:rPr>
          <w:noProof/>
        </w:rPr>
        <w:fldChar w:fldCharType="end"/>
      </w:r>
    </w:p>
    <w:p w:rsidR="00E72D3F" w:rsidRDefault="00E72D3F">
      <w:pPr>
        <w:pStyle w:val="Abbildungsverzeichnis"/>
        <w:rPr>
          <w:rFonts w:asciiTheme="minorHAnsi" w:eastAsiaTheme="minorEastAsia" w:hAnsiTheme="minorHAnsi" w:cstheme="minorBidi"/>
          <w:noProof/>
          <w:sz w:val="22"/>
          <w:szCs w:val="22"/>
          <w:lang w:eastAsia="en-GB"/>
        </w:rPr>
      </w:pPr>
      <w:r>
        <w:rPr>
          <w:noProof/>
        </w:rPr>
        <w:lastRenderedPageBreak/>
        <w:t>Figure 55: Filter Example: Data Conformance not fulfilled</w:t>
      </w:r>
      <w:r>
        <w:rPr>
          <w:noProof/>
        </w:rPr>
        <w:tab/>
      </w:r>
      <w:r>
        <w:rPr>
          <w:noProof/>
        </w:rPr>
        <w:fldChar w:fldCharType="begin"/>
      </w:r>
      <w:r>
        <w:rPr>
          <w:noProof/>
        </w:rPr>
        <w:instrText xml:space="preserve"> PAGEREF _Toc334190378 \h </w:instrText>
      </w:r>
      <w:r>
        <w:rPr>
          <w:noProof/>
        </w:rPr>
      </w:r>
      <w:r>
        <w:rPr>
          <w:noProof/>
        </w:rPr>
        <w:fldChar w:fldCharType="separate"/>
      </w:r>
      <w:r w:rsidR="00B461E4">
        <w:rPr>
          <w:noProof/>
        </w:rPr>
        <w:t>38</w:t>
      </w:r>
      <w:r>
        <w:rPr>
          <w:noProof/>
        </w:rPr>
        <w:fldChar w:fldCharType="end"/>
      </w:r>
    </w:p>
    <w:p w:rsidR="00E72D3F" w:rsidRDefault="00E72D3F">
      <w:pPr>
        <w:pStyle w:val="Abbildungsverzeichnis"/>
        <w:rPr>
          <w:rFonts w:asciiTheme="minorHAnsi" w:eastAsiaTheme="minorEastAsia" w:hAnsiTheme="minorHAnsi" w:cstheme="minorBidi"/>
          <w:noProof/>
          <w:sz w:val="22"/>
          <w:szCs w:val="22"/>
          <w:lang w:eastAsia="en-GB"/>
        </w:rPr>
      </w:pPr>
      <w:r>
        <w:rPr>
          <w:noProof/>
        </w:rPr>
        <w:t>Figure 56: Task Setting Objects Structure</w:t>
      </w:r>
      <w:r>
        <w:rPr>
          <w:noProof/>
        </w:rPr>
        <w:tab/>
      </w:r>
      <w:r>
        <w:rPr>
          <w:noProof/>
        </w:rPr>
        <w:fldChar w:fldCharType="begin"/>
      </w:r>
      <w:r>
        <w:rPr>
          <w:noProof/>
        </w:rPr>
        <w:instrText xml:space="preserve"> PAGEREF _Toc334190379 \h </w:instrText>
      </w:r>
      <w:r>
        <w:rPr>
          <w:noProof/>
        </w:rPr>
      </w:r>
      <w:r>
        <w:rPr>
          <w:noProof/>
        </w:rPr>
        <w:fldChar w:fldCharType="separate"/>
      </w:r>
      <w:r w:rsidR="00B461E4">
        <w:rPr>
          <w:noProof/>
        </w:rPr>
        <w:t>39</w:t>
      </w:r>
      <w:r>
        <w:rPr>
          <w:noProof/>
        </w:rPr>
        <w:fldChar w:fldCharType="end"/>
      </w:r>
    </w:p>
    <w:p w:rsidR="00E72D3F" w:rsidRDefault="00E72D3F">
      <w:pPr>
        <w:pStyle w:val="Abbildungsverzeichnis"/>
        <w:rPr>
          <w:rFonts w:asciiTheme="minorHAnsi" w:eastAsiaTheme="minorEastAsia" w:hAnsiTheme="minorHAnsi" w:cstheme="minorBidi"/>
          <w:noProof/>
          <w:sz w:val="22"/>
          <w:szCs w:val="22"/>
          <w:lang w:eastAsia="en-GB"/>
        </w:rPr>
      </w:pPr>
      <w:r>
        <w:rPr>
          <w:noProof/>
        </w:rPr>
        <w:t>Figure 57: Frame Data Object Structure</w:t>
      </w:r>
      <w:r>
        <w:rPr>
          <w:noProof/>
        </w:rPr>
        <w:tab/>
      </w:r>
      <w:r>
        <w:rPr>
          <w:noProof/>
        </w:rPr>
        <w:fldChar w:fldCharType="begin"/>
      </w:r>
      <w:r>
        <w:rPr>
          <w:noProof/>
        </w:rPr>
        <w:instrText xml:space="preserve"> PAGEREF _Toc334190380 \h </w:instrText>
      </w:r>
      <w:r>
        <w:rPr>
          <w:noProof/>
        </w:rPr>
      </w:r>
      <w:r>
        <w:rPr>
          <w:noProof/>
        </w:rPr>
        <w:fldChar w:fldCharType="separate"/>
      </w:r>
      <w:r w:rsidR="00B461E4">
        <w:rPr>
          <w:noProof/>
        </w:rPr>
        <w:t>39</w:t>
      </w:r>
      <w:r>
        <w:rPr>
          <w:noProof/>
        </w:rPr>
        <w:fldChar w:fldCharType="end"/>
      </w:r>
    </w:p>
    <w:p w:rsidR="006E6694" w:rsidRPr="003A769B" w:rsidRDefault="006E6694">
      <w:pPr>
        <w:pStyle w:val="FlietextEinzug"/>
      </w:pPr>
      <w:r w:rsidRPr="005D132C">
        <w:fldChar w:fldCharType="end"/>
      </w:r>
    </w:p>
    <w:p w:rsidR="006E6694" w:rsidRPr="005D132C" w:rsidRDefault="006E6694">
      <w:pPr>
        <w:pStyle w:val="berschrift1"/>
      </w:pPr>
      <w:r w:rsidRPr="003A769B">
        <w:br w:type="page"/>
      </w:r>
      <w:bookmarkStart w:id="203" w:name="_Toc334109050"/>
      <w:r w:rsidRPr="005D132C">
        <w:lastRenderedPageBreak/>
        <w:t>Tab</w:t>
      </w:r>
      <w:r w:rsidR="00F45908" w:rsidRPr="005D132C">
        <w:t>le Index</w:t>
      </w:r>
      <w:bookmarkEnd w:id="203"/>
      <w:r w:rsidRPr="005D132C">
        <w:fldChar w:fldCharType="begin"/>
      </w:r>
      <w:r w:rsidRPr="005D132C">
        <w:instrText xml:space="preserve"> XE "</w:instrText>
      </w:r>
      <w:r w:rsidR="00724C87" w:rsidRPr="005D132C">
        <w:instrText>Table Index</w:instrText>
      </w:r>
      <w:r w:rsidRPr="005D132C">
        <w:instrText xml:space="preserve">" </w:instrText>
      </w:r>
      <w:r w:rsidRPr="005D132C">
        <w:fldChar w:fldCharType="end"/>
      </w:r>
    </w:p>
    <w:p w:rsidR="00B62A77" w:rsidRDefault="006E6694">
      <w:pPr>
        <w:pStyle w:val="Abbildungsverzeichnis"/>
        <w:rPr>
          <w:rFonts w:asciiTheme="minorHAnsi" w:eastAsiaTheme="minorEastAsia" w:hAnsiTheme="minorHAnsi" w:cstheme="minorBidi"/>
          <w:noProof/>
          <w:sz w:val="22"/>
          <w:szCs w:val="22"/>
          <w:lang w:eastAsia="en-GB"/>
        </w:rPr>
      </w:pPr>
      <w:r w:rsidRPr="005D132C">
        <w:fldChar w:fldCharType="begin"/>
      </w:r>
      <w:r w:rsidRPr="005D132C">
        <w:instrText xml:space="preserve"> TOC \c "Table" </w:instrText>
      </w:r>
      <w:r w:rsidRPr="005D132C">
        <w:fldChar w:fldCharType="separate"/>
      </w:r>
      <w:r w:rsidR="00B62A77">
        <w:rPr>
          <w:noProof/>
        </w:rPr>
        <w:t>Table 1: Versions</w:t>
      </w:r>
      <w:r w:rsidR="00B62A77">
        <w:rPr>
          <w:noProof/>
        </w:rPr>
        <w:tab/>
      </w:r>
      <w:r w:rsidR="00B62A77">
        <w:rPr>
          <w:noProof/>
        </w:rPr>
        <w:fldChar w:fldCharType="begin"/>
      </w:r>
      <w:r w:rsidR="00B62A77">
        <w:rPr>
          <w:noProof/>
        </w:rPr>
        <w:instrText xml:space="preserve"> PAGEREF _Toc332203108 \h </w:instrText>
      </w:r>
      <w:r w:rsidR="00B62A77">
        <w:rPr>
          <w:noProof/>
        </w:rPr>
      </w:r>
      <w:r w:rsidR="00B62A77">
        <w:rPr>
          <w:noProof/>
        </w:rPr>
        <w:fldChar w:fldCharType="separate"/>
      </w:r>
      <w:r w:rsidR="00B461E4">
        <w:rPr>
          <w:noProof/>
        </w:rPr>
        <w:t>2</w:t>
      </w:r>
      <w:r w:rsidR="00B62A77">
        <w:rPr>
          <w:noProof/>
        </w:rPr>
        <w:fldChar w:fldCharType="end"/>
      </w:r>
    </w:p>
    <w:p w:rsidR="00B62A77" w:rsidRDefault="00B62A77">
      <w:pPr>
        <w:pStyle w:val="Abbildungsverzeichnis"/>
        <w:rPr>
          <w:rFonts w:asciiTheme="minorHAnsi" w:eastAsiaTheme="minorEastAsia" w:hAnsiTheme="minorHAnsi" w:cstheme="minorBidi"/>
          <w:noProof/>
          <w:sz w:val="22"/>
          <w:szCs w:val="22"/>
          <w:lang w:eastAsia="en-GB"/>
        </w:rPr>
      </w:pPr>
      <w:r>
        <w:rPr>
          <w:noProof/>
        </w:rPr>
        <w:t>Table 2: Distribution</w:t>
      </w:r>
      <w:r>
        <w:rPr>
          <w:noProof/>
        </w:rPr>
        <w:tab/>
      </w:r>
      <w:r>
        <w:rPr>
          <w:noProof/>
        </w:rPr>
        <w:fldChar w:fldCharType="begin"/>
      </w:r>
      <w:r>
        <w:rPr>
          <w:noProof/>
        </w:rPr>
        <w:instrText xml:space="preserve"> PAGEREF _Toc332203109 \h </w:instrText>
      </w:r>
      <w:r>
        <w:rPr>
          <w:noProof/>
        </w:rPr>
      </w:r>
      <w:r>
        <w:rPr>
          <w:noProof/>
        </w:rPr>
        <w:fldChar w:fldCharType="separate"/>
      </w:r>
      <w:r w:rsidR="00B461E4">
        <w:rPr>
          <w:noProof/>
        </w:rPr>
        <w:t>2</w:t>
      </w:r>
      <w:r>
        <w:rPr>
          <w:noProof/>
        </w:rPr>
        <w:fldChar w:fldCharType="end"/>
      </w:r>
    </w:p>
    <w:p w:rsidR="00B62A77" w:rsidRDefault="00B62A77">
      <w:pPr>
        <w:pStyle w:val="Abbildungsverzeichnis"/>
        <w:rPr>
          <w:rFonts w:asciiTheme="minorHAnsi" w:eastAsiaTheme="minorEastAsia" w:hAnsiTheme="minorHAnsi" w:cstheme="minorBidi"/>
          <w:noProof/>
          <w:sz w:val="22"/>
          <w:szCs w:val="22"/>
          <w:lang w:eastAsia="en-GB"/>
        </w:rPr>
      </w:pPr>
      <w:r>
        <w:rPr>
          <w:noProof/>
        </w:rPr>
        <w:t>Table 3: Safety notices</w:t>
      </w:r>
      <w:r>
        <w:rPr>
          <w:noProof/>
        </w:rPr>
        <w:tab/>
      </w:r>
      <w:r>
        <w:rPr>
          <w:noProof/>
        </w:rPr>
        <w:fldChar w:fldCharType="begin"/>
      </w:r>
      <w:r>
        <w:rPr>
          <w:noProof/>
        </w:rPr>
        <w:instrText xml:space="preserve"> PAGEREF _Toc332203110 \h </w:instrText>
      </w:r>
      <w:r>
        <w:rPr>
          <w:noProof/>
        </w:rPr>
      </w:r>
      <w:r>
        <w:rPr>
          <w:noProof/>
        </w:rPr>
        <w:fldChar w:fldCharType="separate"/>
      </w:r>
      <w:r w:rsidR="00B461E4">
        <w:rPr>
          <w:noProof/>
        </w:rPr>
        <w:t>2</w:t>
      </w:r>
      <w:r>
        <w:rPr>
          <w:noProof/>
        </w:rPr>
        <w:fldChar w:fldCharType="end"/>
      </w:r>
    </w:p>
    <w:p w:rsidR="00B62A77" w:rsidRDefault="00B62A77">
      <w:pPr>
        <w:pStyle w:val="Abbildungsverzeichnis"/>
        <w:rPr>
          <w:rFonts w:asciiTheme="minorHAnsi" w:eastAsiaTheme="minorEastAsia" w:hAnsiTheme="minorHAnsi" w:cstheme="minorBidi"/>
          <w:noProof/>
          <w:sz w:val="22"/>
          <w:szCs w:val="22"/>
          <w:lang w:eastAsia="en-GB"/>
        </w:rPr>
      </w:pPr>
      <w:r>
        <w:rPr>
          <w:noProof/>
        </w:rPr>
        <w:t>Table 4: Used Commands for the Benchmark Function</w:t>
      </w:r>
      <w:r>
        <w:rPr>
          <w:noProof/>
        </w:rPr>
        <w:tab/>
      </w:r>
      <w:r>
        <w:rPr>
          <w:noProof/>
        </w:rPr>
        <w:fldChar w:fldCharType="begin"/>
      </w:r>
      <w:r>
        <w:rPr>
          <w:noProof/>
        </w:rPr>
        <w:instrText xml:space="preserve"> PAGEREF _Toc332203111 \h </w:instrText>
      </w:r>
      <w:r>
        <w:rPr>
          <w:noProof/>
        </w:rPr>
      </w:r>
      <w:r>
        <w:rPr>
          <w:noProof/>
        </w:rPr>
        <w:fldChar w:fldCharType="separate"/>
      </w:r>
      <w:r w:rsidR="00B461E4">
        <w:rPr>
          <w:noProof/>
        </w:rPr>
        <w:t>24</w:t>
      </w:r>
      <w:r>
        <w:rPr>
          <w:noProof/>
        </w:rPr>
        <w:fldChar w:fldCharType="end"/>
      </w:r>
    </w:p>
    <w:p w:rsidR="006E6694" w:rsidRPr="005D132C" w:rsidRDefault="006E6694">
      <w:pPr>
        <w:pStyle w:val="FlietextEinzug"/>
      </w:pPr>
      <w:r w:rsidRPr="005D132C">
        <w:fldChar w:fldCharType="end"/>
      </w:r>
    </w:p>
    <w:p w:rsidR="006E6694" w:rsidRPr="005D132C" w:rsidRDefault="006E6694">
      <w:pPr>
        <w:pStyle w:val="berschrift1"/>
      </w:pPr>
      <w:bookmarkStart w:id="204" w:name="_Toc332203168"/>
      <w:bookmarkEnd w:id="204"/>
      <w:r w:rsidRPr="004638EE">
        <w:br w:type="page"/>
      </w:r>
      <w:bookmarkStart w:id="205" w:name="_Toc334109051"/>
      <w:r w:rsidR="00F45908" w:rsidRPr="009C5BA9">
        <w:lastRenderedPageBreak/>
        <w:t>Index</w:t>
      </w:r>
      <w:bookmarkEnd w:id="205"/>
      <w:r w:rsidRPr="005D132C">
        <w:fldChar w:fldCharType="begin"/>
      </w:r>
      <w:r w:rsidRPr="005D132C">
        <w:instrText xml:space="preserve"> XE "</w:instrText>
      </w:r>
      <w:r w:rsidR="00724C87" w:rsidRPr="005D132C">
        <w:instrText>Listing Index</w:instrText>
      </w:r>
      <w:r w:rsidRPr="005D132C">
        <w:instrText xml:space="preserve">" </w:instrText>
      </w:r>
      <w:r w:rsidRPr="005D132C">
        <w:fldChar w:fldCharType="end"/>
      </w:r>
    </w:p>
    <w:p w:rsidR="001B0D38" w:rsidRDefault="00204B5A" w:rsidP="00204B5A">
      <w:pPr>
        <w:pStyle w:val="FlietextEinzug"/>
        <w:rPr>
          <w:noProof/>
        </w:rPr>
        <w:sectPr w:rsidR="001B0D38" w:rsidSect="003A769B">
          <w:headerReference w:type="default" r:id="rId66"/>
          <w:footerReference w:type="even" r:id="rId67"/>
          <w:footerReference w:type="default" r:id="rId68"/>
          <w:headerReference w:type="first" r:id="rId69"/>
          <w:footerReference w:type="first" r:id="rId70"/>
          <w:type w:val="continuous"/>
          <w:pgSz w:w="11906" w:h="16838" w:code="9"/>
          <w:pgMar w:top="1985" w:right="1134" w:bottom="1814" w:left="1134" w:header="851" w:footer="680" w:gutter="0"/>
          <w:cols w:space="720"/>
          <w:titlePg/>
        </w:sectPr>
      </w:pPr>
      <w:r w:rsidRPr="005D132C">
        <w:fldChar w:fldCharType="begin"/>
      </w:r>
      <w:r w:rsidRPr="005D132C">
        <w:instrText xml:space="preserve"> INDEX \e "</w:instrText>
      </w:r>
      <w:r w:rsidRPr="005D132C">
        <w:tab/>
        <w:instrText xml:space="preserve">" \c "2" \h"A" \z "1031" </w:instrText>
      </w:r>
      <w:r w:rsidRPr="005D132C">
        <w:fldChar w:fldCharType="separate"/>
      </w:r>
    </w:p>
    <w:p w:rsidR="001B0D38" w:rsidRDefault="001B0D38">
      <w:pPr>
        <w:pStyle w:val="Indexberschrift"/>
        <w:keepNext/>
        <w:tabs>
          <w:tab w:val="right" w:leader="dot" w:pos="4449"/>
        </w:tabs>
        <w:rPr>
          <w:rFonts w:asciiTheme="minorHAnsi" w:eastAsiaTheme="minorEastAsia" w:hAnsiTheme="minorHAnsi" w:cstheme="minorBidi"/>
          <w:b w:val="0"/>
          <w:bCs w:val="0"/>
          <w:noProof/>
          <w:lang w:val="de-DE"/>
        </w:rPr>
      </w:pPr>
      <w:r>
        <w:rPr>
          <w:noProof/>
          <w:lang w:val="de-DE"/>
        </w:rPr>
        <w:lastRenderedPageBreak/>
        <w:t>D</w:t>
      </w:r>
    </w:p>
    <w:p w:rsidR="001B0D38" w:rsidRDefault="001B0D38">
      <w:pPr>
        <w:pStyle w:val="Index1"/>
        <w:tabs>
          <w:tab w:val="right" w:leader="dot" w:pos="4449"/>
        </w:tabs>
        <w:rPr>
          <w:noProof/>
          <w:lang w:val="de-DE"/>
        </w:rPr>
      </w:pPr>
      <w:r>
        <w:rPr>
          <w:noProof/>
          <w:lang w:val="de-DE"/>
        </w:rPr>
        <w:t>Distribution</w:t>
      </w:r>
      <w:r>
        <w:rPr>
          <w:noProof/>
          <w:lang w:val="de-DE"/>
        </w:rPr>
        <w:tab/>
        <w:t>2</w:t>
      </w:r>
    </w:p>
    <w:p w:rsidR="001B0D38" w:rsidRDefault="001B0D38">
      <w:pPr>
        <w:pStyle w:val="Indexberschrift"/>
        <w:keepNext/>
        <w:tabs>
          <w:tab w:val="right" w:leader="dot" w:pos="4449"/>
        </w:tabs>
        <w:rPr>
          <w:rFonts w:asciiTheme="minorHAnsi" w:eastAsiaTheme="minorEastAsia" w:hAnsiTheme="minorHAnsi" w:cstheme="minorBidi"/>
          <w:b w:val="0"/>
          <w:bCs w:val="0"/>
          <w:noProof/>
          <w:lang w:val="de-DE"/>
        </w:rPr>
      </w:pPr>
      <w:r>
        <w:rPr>
          <w:noProof/>
          <w:lang w:val="de-DE"/>
        </w:rPr>
        <w:t>F</w:t>
      </w:r>
    </w:p>
    <w:p w:rsidR="001B0D38" w:rsidRDefault="001B0D38">
      <w:pPr>
        <w:pStyle w:val="Index1"/>
        <w:tabs>
          <w:tab w:val="right" w:leader="dot" w:pos="4449"/>
        </w:tabs>
        <w:rPr>
          <w:noProof/>
          <w:lang w:val="de-DE"/>
        </w:rPr>
      </w:pPr>
      <w:r>
        <w:rPr>
          <w:noProof/>
          <w:lang w:val="de-DE"/>
        </w:rPr>
        <w:t>Figure Index</w:t>
      </w:r>
      <w:r>
        <w:rPr>
          <w:noProof/>
          <w:lang w:val="de-DE"/>
        </w:rPr>
        <w:tab/>
        <w:t>42</w:t>
      </w:r>
    </w:p>
    <w:p w:rsidR="001B0D38" w:rsidRDefault="001B0D38">
      <w:pPr>
        <w:pStyle w:val="Indexberschrift"/>
        <w:keepNext/>
        <w:tabs>
          <w:tab w:val="right" w:leader="dot" w:pos="4449"/>
        </w:tabs>
        <w:rPr>
          <w:rFonts w:asciiTheme="minorHAnsi" w:eastAsiaTheme="minorEastAsia" w:hAnsiTheme="minorHAnsi" w:cstheme="minorBidi"/>
          <w:b w:val="0"/>
          <w:bCs w:val="0"/>
          <w:noProof/>
          <w:lang w:val="de-DE"/>
        </w:rPr>
      </w:pPr>
      <w:r>
        <w:rPr>
          <w:noProof/>
          <w:lang w:val="de-DE"/>
        </w:rPr>
        <w:t>I</w:t>
      </w:r>
    </w:p>
    <w:p w:rsidR="001B0D38" w:rsidRDefault="001B0D38">
      <w:pPr>
        <w:pStyle w:val="Index1"/>
        <w:tabs>
          <w:tab w:val="right" w:leader="dot" w:pos="4449"/>
        </w:tabs>
        <w:rPr>
          <w:noProof/>
          <w:lang w:val="de-DE"/>
        </w:rPr>
      </w:pPr>
      <w:r>
        <w:rPr>
          <w:noProof/>
          <w:lang w:val="de-DE"/>
        </w:rPr>
        <w:t>Introduction</w:t>
      </w:r>
      <w:r>
        <w:rPr>
          <w:noProof/>
          <w:lang w:val="de-DE"/>
        </w:rPr>
        <w:tab/>
        <w:t>5</w:t>
      </w:r>
    </w:p>
    <w:p w:rsidR="001B0D38" w:rsidRDefault="001B0D38">
      <w:pPr>
        <w:pStyle w:val="Indexberschrift"/>
        <w:keepNext/>
        <w:tabs>
          <w:tab w:val="right" w:leader="dot" w:pos="4449"/>
        </w:tabs>
        <w:rPr>
          <w:rFonts w:asciiTheme="minorHAnsi" w:eastAsiaTheme="minorEastAsia" w:hAnsiTheme="minorHAnsi" w:cstheme="minorBidi"/>
          <w:b w:val="0"/>
          <w:bCs w:val="0"/>
          <w:noProof/>
          <w:lang w:val="de-DE"/>
        </w:rPr>
      </w:pPr>
      <w:r>
        <w:rPr>
          <w:noProof/>
          <w:lang w:val="de-DE"/>
        </w:rPr>
        <w:t>L</w:t>
      </w:r>
    </w:p>
    <w:p w:rsidR="001B0D38" w:rsidRDefault="001B0D38">
      <w:pPr>
        <w:pStyle w:val="Index1"/>
        <w:tabs>
          <w:tab w:val="right" w:leader="dot" w:pos="4449"/>
        </w:tabs>
        <w:rPr>
          <w:noProof/>
          <w:lang w:val="de-DE"/>
        </w:rPr>
      </w:pPr>
      <w:r>
        <w:rPr>
          <w:noProof/>
          <w:lang w:val="de-DE"/>
        </w:rPr>
        <w:t>Listing Index</w:t>
      </w:r>
      <w:r>
        <w:rPr>
          <w:noProof/>
          <w:lang w:val="de-DE"/>
        </w:rPr>
        <w:tab/>
        <w:t>45</w:t>
      </w:r>
    </w:p>
    <w:p w:rsidR="001B0D38" w:rsidRDefault="001B0D38">
      <w:pPr>
        <w:pStyle w:val="Indexberschrift"/>
        <w:keepNext/>
        <w:tabs>
          <w:tab w:val="right" w:leader="dot" w:pos="4449"/>
        </w:tabs>
        <w:rPr>
          <w:rFonts w:asciiTheme="minorHAnsi" w:eastAsiaTheme="minorEastAsia" w:hAnsiTheme="minorHAnsi" w:cstheme="minorBidi"/>
          <w:b w:val="0"/>
          <w:bCs w:val="0"/>
          <w:noProof/>
          <w:lang w:val="de-DE"/>
        </w:rPr>
      </w:pPr>
      <w:r>
        <w:rPr>
          <w:noProof/>
          <w:lang w:val="de-DE"/>
        </w:rPr>
        <w:lastRenderedPageBreak/>
        <w:t>S</w:t>
      </w:r>
    </w:p>
    <w:p w:rsidR="001B0D38" w:rsidRDefault="001B0D38">
      <w:pPr>
        <w:pStyle w:val="Index1"/>
        <w:tabs>
          <w:tab w:val="right" w:leader="dot" w:pos="4449"/>
        </w:tabs>
        <w:rPr>
          <w:noProof/>
          <w:lang w:val="de-DE"/>
        </w:rPr>
      </w:pPr>
      <w:r>
        <w:rPr>
          <w:noProof/>
          <w:lang w:val="de-DE"/>
        </w:rPr>
        <w:t>Safety Notices</w:t>
      </w:r>
      <w:r>
        <w:rPr>
          <w:noProof/>
          <w:lang w:val="de-DE"/>
        </w:rPr>
        <w:tab/>
        <w:t>2</w:t>
      </w:r>
    </w:p>
    <w:p w:rsidR="001B0D38" w:rsidRDefault="001B0D38">
      <w:pPr>
        <w:pStyle w:val="Indexberschrift"/>
        <w:keepNext/>
        <w:tabs>
          <w:tab w:val="right" w:leader="dot" w:pos="4449"/>
        </w:tabs>
        <w:rPr>
          <w:rFonts w:asciiTheme="minorHAnsi" w:eastAsiaTheme="minorEastAsia" w:hAnsiTheme="minorHAnsi" w:cstheme="minorBidi"/>
          <w:b w:val="0"/>
          <w:bCs w:val="0"/>
          <w:noProof/>
          <w:lang w:val="de-DE"/>
        </w:rPr>
      </w:pPr>
      <w:r>
        <w:rPr>
          <w:noProof/>
          <w:lang w:val="de-DE"/>
        </w:rPr>
        <w:t>T</w:t>
      </w:r>
    </w:p>
    <w:p w:rsidR="001B0D38" w:rsidRDefault="001B0D38">
      <w:pPr>
        <w:pStyle w:val="Index1"/>
        <w:tabs>
          <w:tab w:val="right" w:leader="dot" w:pos="4449"/>
        </w:tabs>
        <w:rPr>
          <w:noProof/>
          <w:lang w:val="de-DE"/>
        </w:rPr>
      </w:pPr>
      <w:r>
        <w:rPr>
          <w:noProof/>
          <w:lang w:val="de-DE"/>
        </w:rPr>
        <w:t>Table Index</w:t>
      </w:r>
      <w:r>
        <w:rPr>
          <w:noProof/>
          <w:lang w:val="de-DE"/>
        </w:rPr>
        <w:tab/>
        <w:t>44</w:t>
      </w:r>
    </w:p>
    <w:p w:rsidR="001B0D38" w:rsidRDefault="001B0D38">
      <w:pPr>
        <w:pStyle w:val="Index1"/>
        <w:tabs>
          <w:tab w:val="right" w:leader="dot" w:pos="4449"/>
        </w:tabs>
        <w:rPr>
          <w:noProof/>
          <w:lang w:val="de-DE"/>
        </w:rPr>
      </w:pPr>
      <w:r>
        <w:rPr>
          <w:noProof/>
          <w:lang w:val="de-DE"/>
        </w:rPr>
        <w:t>Table of Contents</w:t>
      </w:r>
      <w:r>
        <w:rPr>
          <w:noProof/>
          <w:lang w:val="de-DE"/>
        </w:rPr>
        <w:tab/>
        <w:t>3</w:t>
      </w:r>
    </w:p>
    <w:p w:rsidR="001B0D38" w:rsidRDefault="001B0D38">
      <w:pPr>
        <w:pStyle w:val="Indexberschrift"/>
        <w:keepNext/>
        <w:tabs>
          <w:tab w:val="right" w:leader="dot" w:pos="4449"/>
        </w:tabs>
        <w:rPr>
          <w:rFonts w:asciiTheme="minorHAnsi" w:eastAsiaTheme="minorEastAsia" w:hAnsiTheme="minorHAnsi" w:cstheme="minorBidi"/>
          <w:b w:val="0"/>
          <w:bCs w:val="0"/>
          <w:noProof/>
          <w:lang w:val="de-DE"/>
        </w:rPr>
      </w:pPr>
      <w:r>
        <w:rPr>
          <w:noProof/>
          <w:lang w:val="de-DE"/>
        </w:rPr>
        <w:t>V</w:t>
      </w:r>
    </w:p>
    <w:p w:rsidR="001B0D38" w:rsidRDefault="001B0D38">
      <w:pPr>
        <w:pStyle w:val="Index1"/>
        <w:tabs>
          <w:tab w:val="right" w:leader="dot" w:pos="4449"/>
        </w:tabs>
        <w:rPr>
          <w:noProof/>
          <w:lang w:val="de-DE"/>
        </w:rPr>
      </w:pPr>
      <w:r>
        <w:rPr>
          <w:noProof/>
          <w:lang w:val="de-DE"/>
        </w:rPr>
        <w:t>Versions</w:t>
      </w:r>
      <w:r>
        <w:rPr>
          <w:noProof/>
          <w:lang w:val="de-DE"/>
        </w:rPr>
        <w:tab/>
        <w:t>2</w:t>
      </w:r>
    </w:p>
    <w:p w:rsidR="001B0D38" w:rsidRDefault="001B0D38" w:rsidP="00204B5A">
      <w:pPr>
        <w:pStyle w:val="FlietextEinzug"/>
        <w:rPr>
          <w:noProof/>
        </w:rPr>
        <w:sectPr w:rsidR="001B0D38" w:rsidSect="00FE76E7">
          <w:type w:val="continuous"/>
          <w:pgSz w:w="11906" w:h="16838" w:code="9"/>
          <w:pgMar w:top="1985" w:right="1134" w:bottom="1814" w:left="1134" w:header="851" w:footer="680" w:gutter="0"/>
          <w:cols w:num="2" w:space="720"/>
          <w:titlePg/>
        </w:sectPr>
      </w:pPr>
    </w:p>
    <w:p w:rsidR="006E6694" w:rsidRPr="005D132C" w:rsidRDefault="00204B5A" w:rsidP="00204B5A">
      <w:pPr>
        <w:pStyle w:val="FlietextEinzug"/>
      </w:pPr>
      <w:r w:rsidRPr="005D132C">
        <w:lastRenderedPageBreak/>
        <w:fldChar w:fldCharType="end"/>
      </w:r>
    </w:p>
    <w:sectPr w:rsidR="006E6694" w:rsidRPr="005D132C" w:rsidSect="003A769B">
      <w:type w:val="continuous"/>
      <w:pgSz w:w="11906" w:h="16838" w:code="9"/>
      <w:pgMar w:top="1985" w:right="1134" w:bottom="1814" w:left="1134" w:header="851" w:footer="680"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F707B" w:rsidRDefault="009F707B">
      <w:r>
        <w:separator/>
      </w:r>
    </w:p>
  </w:endnote>
  <w:endnote w:type="continuationSeparator" w:id="0">
    <w:p w:rsidR="009F707B" w:rsidRDefault="009F707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0301B" w:rsidRDefault="0030301B">
    <w:pPr>
      <w:pStyle w:val="Fuzeile"/>
      <w:framePr w:wrap="around" w:vAnchor="text" w:hAnchor="margin" w:xAlign="right" w:y="1"/>
    </w:pPr>
    <w:r>
      <w:fldChar w:fldCharType="begin"/>
    </w:r>
    <w:r>
      <w:instrText xml:space="preserve">PAGE  </w:instrText>
    </w:r>
    <w:r>
      <w:fldChar w:fldCharType="separate"/>
    </w:r>
    <w:r>
      <w:rPr>
        <w:noProof/>
      </w:rPr>
      <w:t>3</w:t>
    </w:r>
    <w:r>
      <w:fldChar w:fldCharType="end"/>
    </w:r>
  </w:p>
  <w:p w:rsidR="0030301B" w:rsidRDefault="0030301B">
    <w:pPr>
      <w:pStyle w:val="Fuzeile"/>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Borders>
        <w:top w:val="single" w:sz="4" w:space="0" w:color="auto"/>
      </w:tblBorders>
      <w:shd w:val="clear" w:color="auto" w:fill="FFFFFF"/>
      <w:tblLayout w:type="fixed"/>
      <w:tblCellMar>
        <w:left w:w="71" w:type="dxa"/>
        <w:right w:w="71" w:type="dxa"/>
      </w:tblCellMar>
      <w:tblLook w:val="0000" w:firstRow="0" w:lastRow="0" w:firstColumn="0" w:lastColumn="0" w:noHBand="0" w:noVBand="0"/>
    </w:tblPr>
    <w:tblGrid>
      <w:gridCol w:w="7655"/>
      <w:gridCol w:w="2126"/>
    </w:tblGrid>
    <w:tr w:rsidR="0030301B" w:rsidRPr="00652C8B">
      <w:trPr>
        <w:cantSplit/>
      </w:trPr>
      <w:tc>
        <w:tcPr>
          <w:tcW w:w="7655" w:type="dxa"/>
          <w:shd w:val="clear" w:color="auto" w:fill="FFFFFF"/>
        </w:tcPr>
        <w:p w:rsidR="0030301B" w:rsidRPr="00652C8B" w:rsidRDefault="0030301B">
          <w:pPr>
            <w:pStyle w:val="Fuzeile"/>
            <w:ind w:right="360"/>
          </w:pPr>
          <w:r w:rsidRPr="00652C8B">
            <w:t xml:space="preserve">Copyright © B&amp;R - </w:t>
          </w:r>
          <w:r>
            <w:t>Subject to change without notice</w:t>
          </w:r>
          <w:r w:rsidRPr="00652C8B">
            <w:br/>
          </w:r>
          <w:r>
            <w:fldChar w:fldCharType="begin"/>
          </w:r>
          <w:r>
            <w:instrText xml:space="preserve"> FILENAME  </w:instrText>
          </w:r>
          <w:r>
            <w:fldChar w:fldCharType="separate"/>
          </w:r>
          <w:ins w:id="206" w:author="Sebastian Muelhausen" w:date="2012-08-31T15:31:00Z">
            <w:r w:rsidR="00B461E4">
              <w:rPr>
                <w:noProof/>
              </w:rPr>
              <w:t>FM_Userdoku</w:t>
            </w:r>
          </w:ins>
          <w:del w:id="207" w:author="Sebastian Muelhausen" w:date="2012-08-31T15:31:00Z">
            <w:r w:rsidR="00BB7D24" w:rsidDel="00B461E4">
              <w:rPr>
                <w:noProof/>
              </w:rPr>
              <w:delText>FM_Userdoku_V0.9</w:delText>
            </w:r>
          </w:del>
          <w:r>
            <w:fldChar w:fldCharType="end"/>
          </w:r>
        </w:p>
      </w:tc>
      <w:tc>
        <w:tcPr>
          <w:tcW w:w="2126" w:type="dxa"/>
          <w:shd w:val="clear" w:color="auto" w:fill="FFFFFF"/>
        </w:tcPr>
        <w:p w:rsidR="0030301B" w:rsidRPr="00652C8B" w:rsidRDefault="0030301B">
          <w:pPr>
            <w:pStyle w:val="Fuzeile"/>
            <w:jc w:val="right"/>
          </w:pPr>
          <w:r>
            <w:fldChar w:fldCharType="begin"/>
          </w:r>
          <w:r>
            <w:instrText xml:space="preserve"> SAVEDATE  \@ "MMMM d, yyyy" </w:instrText>
          </w:r>
          <w:r>
            <w:fldChar w:fldCharType="separate"/>
          </w:r>
          <w:r w:rsidR="00B461E4">
            <w:rPr>
              <w:noProof/>
            </w:rPr>
            <w:t>August 31, 2012</w:t>
          </w:r>
          <w:r>
            <w:fldChar w:fldCharType="end"/>
          </w:r>
          <w:r w:rsidRPr="00652C8B">
            <w:br/>
          </w:r>
          <w:r w:rsidRPr="00652C8B">
            <w:fldChar w:fldCharType="begin"/>
          </w:r>
          <w:r w:rsidRPr="00652C8B">
            <w:instrText xml:space="preserve"> PAGE </w:instrText>
          </w:r>
          <w:r w:rsidRPr="00652C8B">
            <w:fldChar w:fldCharType="separate"/>
          </w:r>
          <w:r w:rsidR="00B461E4">
            <w:rPr>
              <w:noProof/>
            </w:rPr>
            <w:t>45</w:t>
          </w:r>
          <w:r w:rsidRPr="00652C8B">
            <w:fldChar w:fldCharType="end"/>
          </w:r>
          <w:r w:rsidRPr="00652C8B">
            <w:t>/</w:t>
          </w:r>
          <w:r w:rsidRPr="00652C8B">
            <w:fldChar w:fldCharType="begin"/>
          </w:r>
          <w:r w:rsidRPr="00652C8B">
            <w:instrText xml:space="preserve"> NUMPAGES </w:instrText>
          </w:r>
          <w:r w:rsidRPr="00652C8B">
            <w:fldChar w:fldCharType="separate"/>
          </w:r>
          <w:r w:rsidR="00B461E4">
            <w:rPr>
              <w:noProof/>
            </w:rPr>
            <w:t>45</w:t>
          </w:r>
          <w:r w:rsidRPr="00652C8B">
            <w:fldChar w:fldCharType="end"/>
          </w:r>
        </w:p>
      </w:tc>
    </w:tr>
  </w:tbl>
  <w:p w:rsidR="0030301B" w:rsidRPr="007D229A" w:rsidRDefault="0030301B" w:rsidP="007D229A">
    <w:pPr>
      <w:pStyle w:val="Fuzeile"/>
      <w:spacing w:before="0" w:after="0"/>
      <w:rPr>
        <w:sz w:val="2"/>
        <w:szCs w:val="2"/>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0301B" w:rsidRPr="00E912AE" w:rsidRDefault="0030301B" w:rsidP="00C834FF">
    <w:pPr>
      <w:pStyle w:val="Flietext"/>
      <w:jc w:val="both"/>
    </w:pPr>
    <w:r w:rsidRPr="00E912AE">
      <w:t xml:space="preserve">We reserve the right to change the content of this manual without </w:t>
    </w:r>
    <w:r>
      <w:t>prior notice</w:t>
    </w:r>
    <w:r w:rsidRPr="00E912AE">
      <w:t xml:space="preserve">. The information contained herein is believed to be accurate as of the date of publication, however, </w:t>
    </w:r>
    <w:r>
      <w:t>B&amp;R</w:t>
    </w:r>
    <w:r w:rsidRPr="00E912AE">
      <w:t xml:space="preserve"> makes no warranty, expressed or implied, with regards to the products or the documentation contained within this </w:t>
    </w:r>
    <w:r>
      <w:t>document</w:t>
    </w:r>
    <w:r w:rsidRPr="00E912AE">
      <w:t xml:space="preserve">. </w:t>
    </w:r>
    <w:r>
      <w:t xml:space="preserve">B&amp;R </w:t>
    </w:r>
    <w:r w:rsidRPr="00E912AE">
      <w:t>shall not be liable in the event if incidental or consequential damages in connection with or arising from the furnishing, performance or use of these products. The software names, hardware names and trademarks used in this document are registered by the respective companies.</w:t>
    </w:r>
  </w:p>
  <w:p w:rsidR="0030301B" w:rsidRPr="00E912AE" w:rsidRDefault="0030301B" w:rsidP="00C834FF">
    <w:pPr>
      <w:pStyle w:val="Flietext"/>
      <w:jc w:val="both"/>
    </w:pPr>
  </w:p>
  <w:tbl>
    <w:tblPr>
      <w:tblW w:w="0" w:type="auto"/>
      <w:tblBorders>
        <w:top w:val="single" w:sz="4" w:space="0" w:color="auto"/>
      </w:tblBorders>
      <w:shd w:val="clear" w:color="auto" w:fill="FFFFFF"/>
      <w:tblLayout w:type="fixed"/>
      <w:tblCellMar>
        <w:left w:w="71" w:type="dxa"/>
        <w:right w:w="71" w:type="dxa"/>
      </w:tblCellMar>
      <w:tblLook w:val="0000" w:firstRow="0" w:lastRow="0" w:firstColumn="0" w:lastColumn="0" w:noHBand="0" w:noVBand="0"/>
    </w:tblPr>
    <w:tblGrid>
      <w:gridCol w:w="7655"/>
      <w:gridCol w:w="2126"/>
    </w:tblGrid>
    <w:tr w:rsidR="0030301B" w:rsidRPr="00E912AE">
      <w:trPr>
        <w:cantSplit/>
      </w:trPr>
      <w:tc>
        <w:tcPr>
          <w:tcW w:w="7655" w:type="dxa"/>
          <w:shd w:val="clear" w:color="auto" w:fill="FFFFFF"/>
        </w:tcPr>
        <w:p w:rsidR="0030301B" w:rsidRPr="00E912AE" w:rsidRDefault="0030301B">
          <w:pPr>
            <w:pStyle w:val="Fuzeile"/>
          </w:pPr>
          <w:r w:rsidRPr="00E912AE">
            <w:t>Copyright © B&amp;R – Subject to change without notice</w:t>
          </w:r>
          <w:r w:rsidRPr="00E912AE">
            <w:br/>
          </w:r>
          <w:r>
            <w:fldChar w:fldCharType="begin"/>
          </w:r>
          <w:r>
            <w:instrText xml:space="preserve"> FILENAME  </w:instrText>
          </w:r>
          <w:r>
            <w:fldChar w:fldCharType="separate"/>
          </w:r>
          <w:ins w:id="208" w:author="Sebastian Muelhausen" w:date="2012-08-31T15:31:00Z">
            <w:r w:rsidR="00B461E4">
              <w:rPr>
                <w:noProof/>
              </w:rPr>
              <w:t>FM_Userdoku</w:t>
            </w:r>
          </w:ins>
          <w:del w:id="209" w:author="Sebastian Muelhausen" w:date="2012-08-31T15:31:00Z">
            <w:r w:rsidR="00BB7D24" w:rsidDel="00B461E4">
              <w:rPr>
                <w:noProof/>
              </w:rPr>
              <w:delText>FM_Userdoku_V0.9</w:delText>
            </w:r>
          </w:del>
          <w:r>
            <w:fldChar w:fldCharType="end"/>
          </w:r>
        </w:p>
      </w:tc>
      <w:tc>
        <w:tcPr>
          <w:tcW w:w="2126" w:type="dxa"/>
          <w:shd w:val="clear" w:color="auto" w:fill="FFFFFF"/>
        </w:tcPr>
        <w:p w:rsidR="0030301B" w:rsidRPr="00E912AE" w:rsidRDefault="0030301B">
          <w:pPr>
            <w:pStyle w:val="Fuzeile"/>
            <w:jc w:val="right"/>
          </w:pPr>
          <w:r>
            <w:fldChar w:fldCharType="begin"/>
          </w:r>
          <w:r>
            <w:instrText xml:space="preserve"> SAVEDATE  \@ "MMMM d, yyyy" </w:instrText>
          </w:r>
          <w:r>
            <w:fldChar w:fldCharType="separate"/>
          </w:r>
          <w:r w:rsidR="00B461E4">
            <w:rPr>
              <w:noProof/>
            </w:rPr>
            <w:t>August 31, 2012</w:t>
          </w:r>
          <w:r>
            <w:fldChar w:fldCharType="end"/>
          </w:r>
          <w:r w:rsidRPr="00E912AE">
            <w:br/>
          </w:r>
          <w:r w:rsidRPr="00E912AE">
            <w:fldChar w:fldCharType="begin"/>
          </w:r>
          <w:r w:rsidRPr="00E912AE">
            <w:instrText xml:space="preserve"> PAGE </w:instrText>
          </w:r>
          <w:r w:rsidRPr="00E912AE">
            <w:fldChar w:fldCharType="separate"/>
          </w:r>
          <w:r w:rsidR="00B461E4">
            <w:rPr>
              <w:noProof/>
            </w:rPr>
            <w:t>1</w:t>
          </w:r>
          <w:r w:rsidRPr="00E912AE">
            <w:fldChar w:fldCharType="end"/>
          </w:r>
          <w:r w:rsidRPr="00E912AE">
            <w:t>/</w:t>
          </w:r>
          <w:r w:rsidRPr="00E912AE">
            <w:fldChar w:fldCharType="begin"/>
          </w:r>
          <w:r w:rsidRPr="00E912AE">
            <w:instrText xml:space="preserve"> NUMPAGES </w:instrText>
          </w:r>
          <w:r w:rsidRPr="00E912AE">
            <w:fldChar w:fldCharType="separate"/>
          </w:r>
          <w:r w:rsidR="00B461E4">
            <w:rPr>
              <w:noProof/>
            </w:rPr>
            <w:t>45</w:t>
          </w:r>
          <w:r w:rsidRPr="00E912AE">
            <w:fldChar w:fldCharType="end"/>
          </w:r>
        </w:p>
      </w:tc>
    </w:tr>
  </w:tbl>
  <w:p w:rsidR="0030301B" w:rsidRPr="007D229A" w:rsidRDefault="0030301B" w:rsidP="007D229A">
    <w:pPr>
      <w:pStyle w:val="Fuzeile"/>
      <w:spacing w:before="0" w:after="0"/>
      <w:rPr>
        <w:sz w:val="2"/>
        <w:szCs w:val="2"/>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F707B" w:rsidRDefault="009F707B">
      <w:r>
        <w:separator/>
      </w:r>
    </w:p>
  </w:footnote>
  <w:footnote w:type="continuationSeparator" w:id="0">
    <w:p w:rsidR="009F707B" w:rsidRDefault="009F707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Borders>
        <w:bottom w:val="single" w:sz="4" w:space="0" w:color="auto"/>
      </w:tblBorders>
      <w:shd w:val="clear" w:color="auto" w:fill="FFFFFF"/>
      <w:tblLayout w:type="fixed"/>
      <w:tblCellMar>
        <w:left w:w="71" w:type="dxa"/>
        <w:right w:w="71" w:type="dxa"/>
      </w:tblCellMar>
      <w:tblLook w:val="0000" w:firstRow="0" w:lastRow="0" w:firstColumn="0" w:lastColumn="0" w:noHBand="0" w:noVBand="0"/>
    </w:tblPr>
    <w:tblGrid>
      <w:gridCol w:w="6521"/>
      <w:gridCol w:w="3260"/>
    </w:tblGrid>
    <w:tr w:rsidR="0030301B" w:rsidRPr="00894E8B">
      <w:trPr>
        <w:cantSplit/>
        <w:trHeight w:hRule="exact" w:val="638"/>
      </w:trPr>
      <w:tc>
        <w:tcPr>
          <w:tcW w:w="6521" w:type="dxa"/>
          <w:shd w:val="clear" w:color="auto" w:fill="FFFFFF"/>
          <w:vAlign w:val="bottom"/>
        </w:tcPr>
        <w:p w:rsidR="0030301B" w:rsidRPr="00555569" w:rsidRDefault="0030301B" w:rsidP="005F0A6C">
          <w:pPr>
            <w:pStyle w:val="Kopfzeile"/>
            <w:rPr>
              <w:b/>
            </w:rPr>
          </w:pPr>
          <w:r>
            <w:rPr>
              <w:b/>
            </w:rPr>
            <w:fldChar w:fldCharType="begin"/>
          </w:r>
          <w:r>
            <w:rPr>
              <w:b/>
            </w:rPr>
            <w:instrText xml:space="preserve"> TITLE  </w:instrText>
          </w:r>
          <w:r>
            <w:rPr>
              <w:b/>
            </w:rPr>
            <w:fldChar w:fldCharType="separate"/>
          </w:r>
          <w:r w:rsidR="00B461E4">
            <w:rPr>
              <w:b/>
            </w:rPr>
            <w:t>User Documentation: The Framemanipulator</w:t>
          </w:r>
          <w:r>
            <w:rPr>
              <w:b/>
            </w:rPr>
            <w:fldChar w:fldCharType="end"/>
          </w:r>
          <w:r w:rsidRPr="00555569">
            <w:rPr>
              <w:b/>
            </w:rPr>
            <w:br/>
          </w:r>
          <w:r>
            <w:rPr>
              <w:b/>
            </w:rPr>
            <w:fldChar w:fldCharType="begin"/>
          </w:r>
          <w:r>
            <w:rPr>
              <w:b/>
            </w:rPr>
            <w:instrText xml:space="preserve"> SUBJECT  </w:instrText>
          </w:r>
          <w:r>
            <w:rPr>
              <w:b/>
            </w:rPr>
            <w:fldChar w:fldCharType="separate"/>
          </w:r>
          <w:proofErr w:type="spellStart"/>
          <w:r w:rsidR="00B461E4">
            <w:rPr>
              <w:b/>
            </w:rPr>
            <w:t>SRS_Framemanipulator</w:t>
          </w:r>
          <w:proofErr w:type="spellEnd"/>
          <w:r>
            <w:rPr>
              <w:b/>
            </w:rPr>
            <w:fldChar w:fldCharType="end"/>
          </w:r>
        </w:p>
      </w:tc>
      <w:tc>
        <w:tcPr>
          <w:tcW w:w="3260" w:type="dxa"/>
          <w:shd w:val="clear" w:color="auto" w:fill="FFFFFF"/>
          <w:vAlign w:val="bottom"/>
        </w:tcPr>
        <w:p w:rsidR="0030301B" w:rsidRPr="00555569" w:rsidRDefault="00A80F4A" w:rsidP="006866A3">
          <w:pPr>
            <w:pStyle w:val="Kopfzeile"/>
            <w:jc w:val="right"/>
            <w:rPr>
              <w:b/>
            </w:rPr>
          </w:pPr>
          <w:r>
            <w:rPr>
              <w:b/>
            </w:rPr>
            <w:fldChar w:fldCharType="begin"/>
          </w:r>
          <w:r>
            <w:rPr>
              <w:b/>
            </w:rPr>
            <w:instrText xml:space="preserve"> STYLEREF  "Überschrift 1" </w:instrText>
          </w:r>
          <w:r>
            <w:rPr>
              <w:b/>
            </w:rPr>
            <w:fldChar w:fldCharType="separate"/>
          </w:r>
          <w:r w:rsidR="00B461E4">
            <w:rPr>
              <w:b/>
              <w:noProof/>
            </w:rPr>
            <w:t>Index</w:t>
          </w:r>
          <w:r>
            <w:rPr>
              <w:b/>
            </w:rPr>
            <w:fldChar w:fldCharType="end"/>
          </w:r>
        </w:p>
      </w:tc>
    </w:tr>
  </w:tbl>
  <w:p w:rsidR="0030301B" w:rsidRPr="00555569" w:rsidRDefault="0030301B">
    <w:pPr>
      <w:pStyle w:val="Kopfzeile"/>
      <w:rPr>
        <w:b/>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shd w:val="clear" w:color="auto" w:fill="FFFFFF"/>
      <w:tblLayout w:type="fixed"/>
      <w:tblCellMar>
        <w:left w:w="71" w:type="dxa"/>
        <w:right w:w="71" w:type="dxa"/>
      </w:tblCellMar>
      <w:tblLook w:val="0000" w:firstRow="0" w:lastRow="0" w:firstColumn="0" w:lastColumn="0" w:noHBand="0" w:noVBand="0"/>
    </w:tblPr>
    <w:tblGrid>
      <w:gridCol w:w="9781"/>
    </w:tblGrid>
    <w:tr w:rsidR="0030301B" w:rsidRPr="00652C8B">
      <w:trPr>
        <w:cantSplit/>
        <w:trHeight w:hRule="exact" w:val="907"/>
      </w:trPr>
      <w:tc>
        <w:tcPr>
          <w:tcW w:w="9781" w:type="dxa"/>
          <w:shd w:val="clear" w:color="auto" w:fill="FFFFFF"/>
          <w:vAlign w:val="bottom"/>
        </w:tcPr>
        <w:p w:rsidR="0030301B" w:rsidRPr="00652C8B" w:rsidRDefault="0030301B" w:rsidP="002F6A38">
          <w:pPr>
            <w:pStyle w:val="Kopfzeile"/>
            <w:jc w:val="right"/>
            <w:rPr>
              <w:b/>
            </w:rPr>
          </w:pPr>
          <w:r>
            <w:rPr>
              <w:b/>
              <w:noProof/>
              <w:lang w:eastAsia="en-GB"/>
            </w:rPr>
            <w:drawing>
              <wp:inline distT="0" distB="0" distL="0" distR="0" wp14:anchorId="26C48AAA" wp14:editId="5D086DCE">
                <wp:extent cx="3057525" cy="495300"/>
                <wp:effectExtent l="0" t="0" r="0" b="0"/>
                <wp:docPr id="1" name="Bild 1" descr="B&amp;R%20Logo%20RGB%20mit%20PIA%20und%20UR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amp;R%20Logo%20RGB%20mit%20PIA%20und%20URL"/>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057525" cy="495300"/>
                        </a:xfrm>
                        <a:prstGeom prst="rect">
                          <a:avLst/>
                        </a:prstGeom>
                        <a:noFill/>
                        <a:ln>
                          <a:noFill/>
                        </a:ln>
                      </pic:spPr>
                    </pic:pic>
                  </a:graphicData>
                </a:graphic>
              </wp:inline>
            </w:drawing>
          </w:r>
        </w:p>
      </w:tc>
    </w:tr>
    <w:tr w:rsidR="0030301B" w:rsidRPr="00125E48">
      <w:trPr>
        <w:cantSplit/>
        <w:trHeight w:val="2608"/>
      </w:trPr>
      <w:tc>
        <w:tcPr>
          <w:tcW w:w="9781" w:type="dxa"/>
          <w:shd w:val="clear" w:color="auto" w:fill="FFFFFF"/>
          <w:vAlign w:val="center"/>
        </w:tcPr>
        <w:p w:rsidR="0030301B" w:rsidRPr="00125E48" w:rsidRDefault="0030301B" w:rsidP="00125E48">
          <w:pPr>
            <w:pStyle w:val="Kopfzeile"/>
            <w:jc w:val="right"/>
          </w:pPr>
        </w:p>
      </w:tc>
    </w:tr>
  </w:tbl>
  <w:p w:rsidR="0030301B" w:rsidRPr="00125E48" w:rsidRDefault="0030301B">
    <w:pPr>
      <w:pStyle w:val="Kopfzeile"/>
      <w:rPr>
        <w:b/>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5A5CE5"/>
    <w:multiLevelType w:val="hybridMultilevel"/>
    <w:tmpl w:val="FF4A6762"/>
    <w:lvl w:ilvl="0" w:tplc="08090001">
      <w:start w:val="1"/>
      <w:numFmt w:val="bullet"/>
      <w:lvlText w:val=""/>
      <w:lvlJc w:val="left"/>
      <w:pPr>
        <w:ind w:left="1004" w:hanging="360"/>
      </w:pPr>
      <w:rPr>
        <w:rFonts w:ascii="Symbol" w:hAnsi="Symbol" w:hint="default"/>
      </w:rPr>
    </w:lvl>
    <w:lvl w:ilvl="1" w:tplc="08090003">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1">
    <w:nsid w:val="0D0534A5"/>
    <w:multiLevelType w:val="hybridMultilevel"/>
    <w:tmpl w:val="809A07B2"/>
    <w:lvl w:ilvl="0" w:tplc="08090001">
      <w:start w:val="1"/>
      <w:numFmt w:val="bullet"/>
      <w:lvlText w:val=""/>
      <w:lvlJc w:val="left"/>
      <w:pPr>
        <w:ind w:left="1004" w:hanging="360"/>
      </w:pPr>
      <w:rPr>
        <w:rFonts w:ascii="Symbol" w:hAnsi="Symbol" w:hint="default"/>
      </w:rPr>
    </w:lvl>
    <w:lvl w:ilvl="1" w:tplc="08090003">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2">
    <w:nsid w:val="0FE31D98"/>
    <w:multiLevelType w:val="hybridMultilevel"/>
    <w:tmpl w:val="2C980CD4"/>
    <w:lvl w:ilvl="0" w:tplc="08090001">
      <w:start w:val="1"/>
      <w:numFmt w:val="bullet"/>
      <w:lvlText w:val=""/>
      <w:lvlJc w:val="left"/>
      <w:pPr>
        <w:ind w:left="1004" w:hanging="360"/>
      </w:pPr>
      <w:rPr>
        <w:rFonts w:ascii="Symbol" w:hAnsi="Symbol" w:hint="default"/>
      </w:rPr>
    </w:lvl>
    <w:lvl w:ilvl="1" w:tplc="08090003">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3">
    <w:nsid w:val="0FED2DEF"/>
    <w:multiLevelType w:val="hybridMultilevel"/>
    <w:tmpl w:val="B65435D2"/>
    <w:lvl w:ilvl="0" w:tplc="0809000F">
      <w:start w:val="1"/>
      <w:numFmt w:val="decimal"/>
      <w:lvlText w:val="%1."/>
      <w:lvlJc w:val="left"/>
      <w:pPr>
        <w:ind w:left="1004" w:hanging="360"/>
      </w:pPr>
    </w:lvl>
    <w:lvl w:ilvl="1" w:tplc="08090019" w:tentative="1">
      <w:start w:val="1"/>
      <w:numFmt w:val="lowerLetter"/>
      <w:lvlText w:val="%2."/>
      <w:lvlJc w:val="left"/>
      <w:pPr>
        <w:ind w:left="1724" w:hanging="360"/>
      </w:pPr>
    </w:lvl>
    <w:lvl w:ilvl="2" w:tplc="0809001B" w:tentative="1">
      <w:start w:val="1"/>
      <w:numFmt w:val="lowerRoman"/>
      <w:lvlText w:val="%3."/>
      <w:lvlJc w:val="right"/>
      <w:pPr>
        <w:ind w:left="2444" w:hanging="180"/>
      </w:pPr>
    </w:lvl>
    <w:lvl w:ilvl="3" w:tplc="0809000F" w:tentative="1">
      <w:start w:val="1"/>
      <w:numFmt w:val="decimal"/>
      <w:lvlText w:val="%4."/>
      <w:lvlJc w:val="left"/>
      <w:pPr>
        <w:ind w:left="3164" w:hanging="360"/>
      </w:pPr>
    </w:lvl>
    <w:lvl w:ilvl="4" w:tplc="08090019" w:tentative="1">
      <w:start w:val="1"/>
      <w:numFmt w:val="lowerLetter"/>
      <w:lvlText w:val="%5."/>
      <w:lvlJc w:val="left"/>
      <w:pPr>
        <w:ind w:left="3884" w:hanging="360"/>
      </w:pPr>
    </w:lvl>
    <w:lvl w:ilvl="5" w:tplc="0809001B" w:tentative="1">
      <w:start w:val="1"/>
      <w:numFmt w:val="lowerRoman"/>
      <w:lvlText w:val="%6."/>
      <w:lvlJc w:val="right"/>
      <w:pPr>
        <w:ind w:left="4604" w:hanging="180"/>
      </w:pPr>
    </w:lvl>
    <w:lvl w:ilvl="6" w:tplc="0809000F" w:tentative="1">
      <w:start w:val="1"/>
      <w:numFmt w:val="decimal"/>
      <w:lvlText w:val="%7."/>
      <w:lvlJc w:val="left"/>
      <w:pPr>
        <w:ind w:left="5324" w:hanging="360"/>
      </w:pPr>
    </w:lvl>
    <w:lvl w:ilvl="7" w:tplc="08090019" w:tentative="1">
      <w:start w:val="1"/>
      <w:numFmt w:val="lowerLetter"/>
      <w:lvlText w:val="%8."/>
      <w:lvlJc w:val="left"/>
      <w:pPr>
        <w:ind w:left="6044" w:hanging="360"/>
      </w:pPr>
    </w:lvl>
    <w:lvl w:ilvl="8" w:tplc="0809001B" w:tentative="1">
      <w:start w:val="1"/>
      <w:numFmt w:val="lowerRoman"/>
      <w:lvlText w:val="%9."/>
      <w:lvlJc w:val="right"/>
      <w:pPr>
        <w:ind w:left="6764" w:hanging="180"/>
      </w:pPr>
    </w:lvl>
  </w:abstractNum>
  <w:abstractNum w:abstractNumId="4">
    <w:nsid w:val="17BD608E"/>
    <w:multiLevelType w:val="hybridMultilevel"/>
    <w:tmpl w:val="D14E40EA"/>
    <w:lvl w:ilvl="0" w:tplc="08090001">
      <w:start w:val="1"/>
      <w:numFmt w:val="bullet"/>
      <w:lvlText w:val=""/>
      <w:lvlJc w:val="left"/>
      <w:pPr>
        <w:ind w:left="1004" w:hanging="360"/>
      </w:pPr>
      <w:rPr>
        <w:rFonts w:ascii="Symbol" w:hAnsi="Symbol" w:hint="default"/>
      </w:rPr>
    </w:lvl>
    <w:lvl w:ilvl="1" w:tplc="08090003">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5">
    <w:nsid w:val="18A51BCD"/>
    <w:multiLevelType w:val="hybridMultilevel"/>
    <w:tmpl w:val="894EE172"/>
    <w:lvl w:ilvl="0" w:tplc="0C07000F">
      <w:start w:val="1"/>
      <w:numFmt w:val="decimal"/>
      <w:lvlText w:val="%1."/>
      <w:lvlJc w:val="left"/>
      <w:pPr>
        <w:tabs>
          <w:tab w:val="num" w:pos="1004"/>
        </w:tabs>
        <w:ind w:left="1004" w:hanging="360"/>
      </w:pPr>
      <w:rPr>
        <w:rFonts w:hint="default"/>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6">
    <w:nsid w:val="1CEB29D6"/>
    <w:multiLevelType w:val="hybridMultilevel"/>
    <w:tmpl w:val="6D56FE6C"/>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7">
    <w:nsid w:val="20BC751C"/>
    <w:multiLevelType w:val="hybridMultilevel"/>
    <w:tmpl w:val="22209EC4"/>
    <w:lvl w:ilvl="0" w:tplc="08090001">
      <w:start w:val="1"/>
      <w:numFmt w:val="bullet"/>
      <w:lvlText w:val=""/>
      <w:lvlJc w:val="left"/>
      <w:pPr>
        <w:ind w:left="1004" w:hanging="360"/>
      </w:pPr>
      <w:rPr>
        <w:rFonts w:ascii="Symbol" w:hAnsi="Symbol" w:hint="default"/>
      </w:rPr>
    </w:lvl>
    <w:lvl w:ilvl="1" w:tplc="A49C9AC4">
      <w:numFmt w:val="bullet"/>
      <w:lvlText w:val=""/>
      <w:lvlJc w:val="left"/>
      <w:pPr>
        <w:ind w:left="1724" w:hanging="360"/>
      </w:pPr>
      <w:rPr>
        <w:rFonts w:ascii="Wingdings" w:eastAsia="Arial Unicode MS" w:hAnsi="Wingdings" w:cs="Times New Roman" w:hint="default"/>
      </w:rPr>
    </w:lvl>
    <w:lvl w:ilvl="2" w:tplc="08090003">
      <w:start w:val="1"/>
      <w:numFmt w:val="bullet"/>
      <w:lvlText w:val="o"/>
      <w:lvlJc w:val="left"/>
      <w:pPr>
        <w:ind w:left="2444" w:hanging="360"/>
      </w:pPr>
      <w:rPr>
        <w:rFonts w:ascii="Courier New" w:hAnsi="Courier New" w:cs="Courier New"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8">
    <w:nsid w:val="27367EBF"/>
    <w:multiLevelType w:val="multilevel"/>
    <w:tmpl w:val="103C52DC"/>
    <w:lvl w:ilvl="0">
      <w:start w:val="1"/>
      <w:numFmt w:val="decimal"/>
      <w:pStyle w:val="berschrift1"/>
      <w:suff w:val="space"/>
      <w:lvlText w:val="%1"/>
      <w:lvlJc w:val="left"/>
      <w:pPr>
        <w:ind w:left="0" w:firstLine="0"/>
      </w:pPr>
      <w:rPr>
        <w:rFonts w:ascii="Arial" w:hAnsi="Arial" w:hint="default"/>
      </w:rPr>
    </w:lvl>
    <w:lvl w:ilvl="1">
      <w:start w:val="1"/>
      <w:numFmt w:val="decimal"/>
      <w:pStyle w:val="berschrift2"/>
      <w:suff w:val="space"/>
      <w:lvlText w:val="%1.%2"/>
      <w:lvlJc w:val="left"/>
      <w:pPr>
        <w:ind w:left="0" w:firstLine="0"/>
      </w:pPr>
      <w:rPr>
        <w:rFonts w:ascii="Arial" w:hAnsi="Arial" w:hint="default"/>
      </w:rPr>
    </w:lvl>
    <w:lvl w:ilvl="2">
      <w:start w:val="1"/>
      <w:numFmt w:val="decimal"/>
      <w:pStyle w:val="berschrift3"/>
      <w:suff w:val="space"/>
      <w:lvlText w:val="%1.%2.%3"/>
      <w:lvlJc w:val="left"/>
      <w:pPr>
        <w:ind w:left="1701" w:hanging="1701"/>
      </w:pPr>
      <w:rPr>
        <w:rFonts w:ascii="Arial" w:hAnsi="Arial" w:hint="default"/>
      </w:rPr>
    </w:lvl>
    <w:lvl w:ilvl="3">
      <w:start w:val="1"/>
      <w:numFmt w:val="decimal"/>
      <w:pStyle w:val="berschrift4"/>
      <w:suff w:val="space"/>
      <w:lvlText w:val="%1.%2.%3.%4"/>
      <w:lvlJc w:val="left"/>
      <w:pPr>
        <w:ind w:left="0" w:firstLine="0"/>
      </w:pPr>
      <w:rPr>
        <w:rFonts w:ascii="Arial" w:hAnsi="Arial" w:hint="default"/>
      </w:rPr>
    </w:lvl>
    <w:lvl w:ilvl="4">
      <w:start w:val="1"/>
      <w:numFmt w:val="decimal"/>
      <w:pStyle w:val="berschrift5"/>
      <w:suff w:val="space"/>
      <w:lvlText w:val="%1.%2.%3.%4.%5"/>
      <w:lvlJc w:val="left"/>
      <w:pPr>
        <w:ind w:left="0" w:firstLine="0"/>
      </w:pPr>
      <w:rPr>
        <w:rFonts w:ascii="Arial" w:hAnsi="Arial" w:hint="default"/>
      </w:rPr>
    </w:lvl>
    <w:lvl w:ilvl="5">
      <w:start w:val="1"/>
      <w:numFmt w:val="decimal"/>
      <w:pStyle w:val="berschrift6"/>
      <w:suff w:val="space"/>
      <w:lvlText w:val="%1.%2.%3.%4.%5.%6"/>
      <w:lvlJc w:val="left"/>
      <w:pPr>
        <w:ind w:left="0" w:firstLine="0"/>
      </w:pPr>
      <w:rPr>
        <w:rFonts w:ascii="Arial" w:hAnsi="Arial" w:hint="default"/>
      </w:rPr>
    </w:lvl>
    <w:lvl w:ilvl="6">
      <w:start w:val="1"/>
      <w:numFmt w:val="decimal"/>
      <w:pStyle w:val="berschrift7"/>
      <w:suff w:val="space"/>
      <w:lvlText w:val="%1.%2.%3.%4.%5.%6.%7"/>
      <w:lvlJc w:val="left"/>
      <w:pPr>
        <w:ind w:left="0" w:firstLine="0"/>
      </w:pPr>
      <w:rPr>
        <w:rFonts w:ascii="Arial" w:hAnsi="Arial" w:hint="default"/>
      </w:rPr>
    </w:lvl>
    <w:lvl w:ilvl="7">
      <w:start w:val="1"/>
      <w:numFmt w:val="decimal"/>
      <w:pStyle w:val="berschrift8"/>
      <w:suff w:val="space"/>
      <w:lvlText w:val="%1.%2.%3.%4.%5.%6.%7.%8"/>
      <w:lvlJc w:val="left"/>
      <w:pPr>
        <w:ind w:left="0" w:firstLine="0"/>
      </w:pPr>
      <w:rPr>
        <w:rFonts w:ascii="Arial" w:hAnsi="Arial" w:hint="default"/>
      </w:rPr>
    </w:lvl>
    <w:lvl w:ilvl="8">
      <w:start w:val="1"/>
      <w:numFmt w:val="decimal"/>
      <w:pStyle w:val="berschrift9"/>
      <w:suff w:val="space"/>
      <w:lvlText w:val="%1.%2.%3.%4.%5.%6.%7.%8.%9"/>
      <w:lvlJc w:val="left"/>
      <w:pPr>
        <w:ind w:left="0" w:firstLine="0"/>
      </w:pPr>
      <w:rPr>
        <w:rFonts w:ascii="Arial" w:hAnsi="Arial" w:hint="default"/>
      </w:rPr>
    </w:lvl>
  </w:abstractNum>
  <w:abstractNum w:abstractNumId="9">
    <w:nsid w:val="2AA11E82"/>
    <w:multiLevelType w:val="hybridMultilevel"/>
    <w:tmpl w:val="31448ED4"/>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10">
    <w:nsid w:val="3FD173A3"/>
    <w:multiLevelType w:val="hybridMultilevel"/>
    <w:tmpl w:val="FCDE6882"/>
    <w:lvl w:ilvl="0" w:tplc="08090001">
      <w:start w:val="1"/>
      <w:numFmt w:val="bullet"/>
      <w:lvlText w:val=""/>
      <w:lvlJc w:val="left"/>
      <w:pPr>
        <w:ind w:left="1069" w:hanging="360"/>
      </w:pPr>
      <w:rPr>
        <w:rFonts w:ascii="Symbol" w:hAnsi="Symbol" w:hint="default"/>
      </w:rPr>
    </w:lvl>
    <w:lvl w:ilvl="1" w:tplc="08090003" w:tentative="1">
      <w:start w:val="1"/>
      <w:numFmt w:val="bullet"/>
      <w:lvlText w:val="o"/>
      <w:lvlJc w:val="left"/>
      <w:pPr>
        <w:ind w:left="1789" w:hanging="360"/>
      </w:pPr>
      <w:rPr>
        <w:rFonts w:ascii="Courier New" w:hAnsi="Courier New" w:cs="Courier New" w:hint="default"/>
      </w:rPr>
    </w:lvl>
    <w:lvl w:ilvl="2" w:tplc="08090005" w:tentative="1">
      <w:start w:val="1"/>
      <w:numFmt w:val="bullet"/>
      <w:lvlText w:val=""/>
      <w:lvlJc w:val="left"/>
      <w:pPr>
        <w:ind w:left="2509" w:hanging="360"/>
      </w:pPr>
      <w:rPr>
        <w:rFonts w:ascii="Wingdings" w:hAnsi="Wingdings" w:hint="default"/>
      </w:rPr>
    </w:lvl>
    <w:lvl w:ilvl="3" w:tplc="08090001" w:tentative="1">
      <w:start w:val="1"/>
      <w:numFmt w:val="bullet"/>
      <w:lvlText w:val=""/>
      <w:lvlJc w:val="left"/>
      <w:pPr>
        <w:ind w:left="3229" w:hanging="360"/>
      </w:pPr>
      <w:rPr>
        <w:rFonts w:ascii="Symbol" w:hAnsi="Symbol" w:hint="default"/>
      </w:rPr>
    </w:lvl>
    <w:lvl w:ilvl="4" w:tplc="08090003" w:tentative="1">
      <w:start w:val="1"/>
      <w:numFmt w:val="bullet"/>
      <w:lvlText w:val="o"/>
      <w:lvlJc w:val="left"/>
      <w:pPr>
        <w:ind w:left="3949" w:hanging="360"/>
      </w:pPr>
      <w:rPr>
        <w:rFonts w:ascii="Courier New" w:hAnsi="Courier New" w:cs="Courier New" w:hint="default"/>
      </w:rPr>
    </w:lvl>
    <w:lvl w:ilvl="5" w:tplc="08090005" w:tentative="1">
      <w:start w:val="1"/>
      <w:numFmt w:val="bullet"/>
      <w:lvlText w:val=""/>
      <w:lvlJc w:val="left"/>
      <w:pPr>
        <w:ind w:left="4669" w:hanging="360"/>
      </w:pPr>
      <w:rPr>
        <w:rFonts w:ascii="Wingdings" w:hAnsi="Wingdings" w:hint="default"/>
      </w:rPr>
    </w:lvl>
    <w:lvl w:ilvl="6" w:tplc="08090001" w:tentative="1">
      <w:start w:val="1"/>
      <w:numFmt w:val="bullet"/>
      <w:lvlText w:val=""/>
      <w:lvlJc w:val="left"/>
      <w:pPr>
        <w:ind w:left="5389" w:hanging="360"/>
      </w:pPr>
      <w:rPr>
        <w:rFonts w:ascii="Symbol" w:hAnsi="Symbol" w:hint="default"/>
      </w:rPr>
    </w:lvl>
    <w:lvl w:ilvl="7" w:tplc="08090003" w:tentative="1">
      <w:start w:val="1"/>
      <w:numFmt w:val="bullet"/>
      <w:lvlText w:val="o"/>
      <w:lvlJc w:val="left"/>
      <w:pPr>
        <w:ind w:left="6109" w:hanging="360"/>
      </w:pPr>
      <w:rPr>
        <w:rFonts w:ascii="Courier New" w:hAnsi="Courier New" w:cs="Courier New" w:hint="default"/>
      </w:rPr>
    </w:lvl>
    <w:lvl w:ilvl="8" w:tplc="08090005" w:tentative="1">
      <w:start w:val="1"/>
      <w:numFmt w:val="bullet"/>
      <w:lvlText w:val=""/>
      <w:lvlJc w:val="left"/>
      <w:pPr>
        <w:ind w:left="6829" w:hanging="360"/>
      </w:pPr>
      <w:rPr>
        <w:rFonts w:ascii="Wingdings" w:hAnsi="Wingdings" w:hint="default"/>
      </w:rPr>
    </w:lvl>
  </w:abstractNum>
  <w:abstractNum w:abstractNumId="11">
    <w:nsid w:val="40F82209"/>
    <w:multiLevelType w:val="hybridMultilevel"/>
    <w:tmpl w:val="07B61038"/>
    <w:lvl w:ilvl="0" w:tplc="08090001">
      <w:start w:val="1"/>
      <w:numFmt w:val="bullet"/>
      <w:lvlText w:val=""/>
      <w:lvlJc w:val="left"/>
      <w:pPr>
        <w:ind w:left="1004" w:hanging="360"/>
      </w:pPr>
      <w:rPr>
        <w:rFonts w:ascii="Symbol" w:hAnsi="Symbol" w:hint="default"/>
      </w:rPr>
    </w:lvl>
    <w:lvl w:ilvl="1" w:tplc="08090003">
      <w:start w:val="1"/>
      <w:numFmt w:val="bullet"/>
      <w:lvlText w:val="o"/>
      <w:lvlJc w:val="left"/>
      <w:pPr>
        <w:ind w:left="1724" w:hanging="360"/>
      </w:pPr>
      <w:rPr>
        <w:rFonts w:ascii="Courier New" w:hAnsi="Courier New" w:cs="Courier New" w:hint="default"/>
      </w:rPr>
    </w:lvl>
    <w:lvl w:ilvl="2" w:tplc="08090005">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12">
    <w:nsid w:val="41CF6EA3"/>
    <w:multiLevelType w:val="hybridMultilevel"/>
    <w:tmpl w:val="402E744C"/>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3">
    <w:nsid w:val="4B8F66D0"/>
    <w:multiLevelType w:val="hybridMultilevel"/>
    <w:tmpl w:val="F4527B8E"/>
    <w:lvl w:ilvl="0" w:tplc="A49C9AC4">
      <w:numFmt w:val="bullet"/>
      <w:lvlText w:val=""/>
      <w:lvlJc w:val="left"/>
      <w:pPr>
        <w:ind w:left="1004" w:hanging="360"/>
      </w:pPr>
      <w:rPr>
        <w:rFonts w:ascii="Wingdings" w:eastAsia="Arial Unicode MS" w:hAnsi="Wingdings" w:cs="Times New Roman" w:hint="default"/>
      </w:rPr>
    </w:lvl>
    <w:lvl w:ilvl="1" w:tplc="A49C9AC4">
      <w:numFmt w:val="bullet"/>
      <w:lvlText w:val=""/>
      <w:lvlJc w:val="left"/>
      <w:pPr>
        <w:ind w:left="1724" w:hanging="360"/>
      </w:pPr>
      <w:rPr>
        <w:rFonts w:ascii="Wingdings" w:eastAsia="Arial Unicode MS" w:hAnsi="Wingdings" w:cs="Times New Roman"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14">
    <w:nsid w:val="4E710FE3"/>
    <w:multiLevelType w:val="hybridMultilevel"/>
    <w:tmpl w:val="EB363B54"/>
    <w:lvl w:ilvl="0" w:tplc="04070001">
      <w:start w:val="1"/>
      <w:numFmt w:val="bullet"/>
      <w:lvlText w:val=""/>
      <w:lvlJc w:val="left"/>
      <w:pPr>
        <w:ind w:left="1004" w:hanging="360"/>
      </w:pPr>
      <w:rPr>
        <w:rFonts w:ascii="Symbol" w:hAnsi="Symbol" w:hint="default"/>
      </w:rPr>
    </w:lvl>
    <w:lvl w:ilvl="1" w:tplc="04070003">
      <w:start w:val="1"/>
      <w:numFmt w:val="bullet"/>
      <w:lvlText w:val="o"/>
      <w:lvlJc w:val="left"/>
      <w:pPr>
        <w:ind w:left="1636" w:hanging="360"/>
      </w:pPr>
      <w:rPr>
        <w:rFonts w:ascii="Courier New" w:hAnsi="Courier New" w:cs="Courier New" w:hint="default"/>
      </w:rPr>
    </w:lvl>
    <w:lvl w:ilvl="2" w:tplc="A49C9AC4">
      <w:numFmt w:val="bullet"/>
      <w:lvlText w:val=""/>
      <w:lvlJc w:val="left"/>
      <w:pPr>
        <w:ind w:left="2444" w:hanging="360"/>
      </w:pPr>
      <w:rPr>
        <w:rFonts w:ascii="Wingdings" w:eastAsia="Arial Unicode MS" w:hAnsi="Wingdings" w:cs="Times New Roman"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15">
    <w:nsid w:val="50F86DD7"/>
    <w:multiLevelType w:val="multilevel"/>
    <w:tmpl w:val="24681FD4"/>
    <w:lvl w:ilvl="0">
      <w:start w:val="1"/>
      <w:numFmt w:val="bullet"/>
      <w:pStyle w:val="Aufzhlung"/>
      <w:lvlText w:val=""/>
      <w:lvlJc w:val="left"/>
      <w:pPr>
        <w:tabs>
          <w:tab w:val="num" w:pos="644"/>
        </w:tabs>
        <w:ind w:left="567" w:hanging="283"/>
      </w:pPr>
      <w:rPr>
        <w:rFonts w:ascii="Symbol" w:hAnsi="Symbol" w:hint="default"/>
      </w:rPr>
    </w:lvl>
    <w:lvl w:ilvl="1">
      <w:start w:val="1"/>
      <w:numFmt w:val="bullet"/>
      <w:lvlText w:val="-"/>
      <w:lvlJc w:val="left"/>
      <w:pPr>
        <w:tabs>
          <w:tab w:val="num" w:pos="927"/>
        </w:tabs>
        <w:ind w:left="851" w:hanging="284"/>
      </w:pPr>
      <w:rPr>
        <w:rFonts w:ascii="Times New Roman" w:hAnsi="Times New Roman" w:hint="default"/>
      </w:rPr>
    </w:lvl>
    <w:lvl w:ilvl="2">
      <w:start w:val="1"/>
      <w:numFmt w:val="bullet"/>
      <w:lvlText w:val=""/>
      <w:lvlJc w:val="left"/>
      <w:pPr>
        <w:tabs>
          <w:tab w:val="num" w:pos="1211"/>
        </w:tabs>
        <w:ind w:left="1134" w:hanging="283"/>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6">
    <w:nsid w:val="53B9279A"/>
    <w:multiLevelType w:val="hybridMultilevel"/>
    <w:tmpl w:val="12A8124C"/>
    <w:lvl w:ilvl="0" w:tplc="08090001">
      <w:start w:val="1"/>
      <w:numFmt w:val="bullet"/>
      <w:lvlText w:val=""/>
      <w:lvlJc w:val="left"/>
      <w:pPr>
        <w:ind w:left="1004" w:hanging="360"/>
      </w:pPr>
      <w:rPr>
        <w:rFonts w:ascii="Symbol" w:hAnsi="Symbol" w:hint="default"/>
      </w:rPr>
    </w:lvl>
    <w:lvl w:ilvl="1" w:tplc="08090003">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17">
    <w:nsid w:val="53E07278"/>
    <w:multiLevelType w:val="hybridMultilevel"/>
    <w:tmpl w:val="479214BE"/>
    <w:lvl w:ilvl="0" w:tplc="3FE46E02">
      <w:start w:val="1"/>
      <w:numFmt w:val="upperRoman"/>
      <w:pStyle w:val="berschriftNum1"/>
      <w:lvlText w:val="%1"/>
      <w:lvlJc w:val="left"/>
      <w:pPr>
        <w:tabs>
          <w:tab w:val="num" w:pos="482"/>
        </w:tabs>
        <w:ind w:left="482" w:hanging="340"/>
      </w:pPr>
      <w:rPr>
        <w:rFonts w:ascii="Arial" w:hAnsi="Arial"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8">
    <w:nsid w:val="568152DD"/>
    <w:multiLevelType w:val="hybridMultilevel"/>
    <w:tmpl w:val="598E0722"/>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19">
    <w:nsid w:val="58B8668D"/>
    <w:multiLevelType w:val="hybridMultilevel"/>
    <w:tmpl w:val="F842BDB8"/>
    <w:lvl w:ilvl="0" w:tplc="0C070001">
      <w:start w:val="1"/>
      <w:numFmt w:val="bullet"/>
      <w:lvlText w:val=""/>
      <w:lvlJc w:val="left"/>
      <w:pPr>
        <w:tabs>
          <w:tab w:val="num" w:pos="927"/>
        </w:tabs>
        <w:ind w:left="927" w:hanging="360"/>
      </w:pPr>
      <w:rPr>
        <w:rFonts w:ascii="Symbol" w:hAnsi="Symbol" w:hint="default"/>
      </w:rPr>
    </w:lvl>
    <w:lvl w:ilvl="1" w:tplc="0C070019">
      <w:start w:val="1"/>
      <w:numFmt w:val="lowerLetter"/>
      <w:lvlText w:val="%2."/>
      <w:lvlJc w:val="left"/>
      <w:pPr>
        <w:tabs>
          <w:tab w:val="num" w:pos="1647"/>
        </w:tabs>
        <w:ind w:left="1647" w:hanging="360"/>
      </w:pPr>
    </w:lvl>
    <w:lvl w:ilvl="2" w:tplc="0C07001B">
      <w:start w:val="1"/>
      <w:numFmt w:val="lowerRoman"/>
      <w:lvlText w:val="%3."/>
      <w:lvlJc w:val="right"/>
      <w:pPr>
        <w:tabs>
          <w:tab w:val="num" w:pos="2367"/>
        </w:tabs>
        <w:ind w:left="2367" w:hanging="180"/>
      </w:pPr>
    </w:lvl>
    <w:lvl w:ilvl="3" w:tplc="0C07000F">
      <w:start w:val="1"/>
      <w:numFmt w:val="decimal"/>
      <w:lvlText w:val="%4."/>
      <w:lvlJc w:val="left"/>
      <w:pPr>
        <w:tabs>
          <w:tab w:val="num" w:pos="3087"/>
        </w:tabs>
        <w:ind w:left="3087" w:hanging="360"/>
      </w:pPr>
    </w:lvl>
    <w:lvl w:ilvl="4" w:tplc="0C070019" w:tentative="1">
      <w:start w:val="1"/>
      <w:numFmt w:val="lowerLetter"/>
      <w:lvlText w:val="%5."/>
      <w:lvlJc w:val="left"/>
      <w:pPr>
        <w:tabs>
          <w:tab w:val="num" w:pos="3807"/>
        </w:tabs>
        <w:ind w:left="3807" w:hanging="360"/>
      </w:pPr>
    </w:lvl>
    <w:lvl w:ilvl="5" w:tplc="0C07001B" w:tentative="1">
      <w:start w:val="1"/>
      <w:numFmt w:val="lowerRoman"/>
      <w:lvlText w:val="%6."/>
      <w:lvlJc w:val="right"/>
      <w:pPr>
        <w:tabs>
          <w:tab w:val="num" w:pos="4527"/>
        </w:tabs>
        <w:ind w:left="4527" w:hanging="180"/>
      </w:pPr>
    </w:lvl>
    <w:lvl w:ilvl="6" w:tplc="0C07000F" w:tentative="1">
      <w:start w:val="1"/>
      <w:numFmt w:val="decimal"/>
      <w:lvlText w:val="%7."/>
      <w:lvlJc w:val="left"/>
      <w:pPr>
        <w:tabs>
          <w:tab w:val="num" w:pos="5247"/>
        </w:tabs>
        <w:ind w:left="5247" w:hanging="360"/>
      </w:pPr>
    </w:lvl>
    <w:lvl w:ilvl="7" w:tplc="0C070019" w:tentative="1">
      <w:start w:val="1"/>
      <w:numFmt w:val="lowerLetter"/>
      <w:lvlText w:val="%8."/>
      <w:lvlJc w:val="left"/>
      <w:pPr>
        <w:tabs>
          <w:tab w:val="num" w:pos="5967"/>
        </w:tabs>
        <w:ind w:left="5967" w:hanging="360"/>
      </w:pPr>
    </w:lvl>
    <w:lvl w:ilvl="8" w:tplc="0C07001B" w:tentative="1">
      <w:start w:val="1"/>
      <w:numFmt w:val="lowerRoman"/>
      <w:lvlText w:val="%9."/>
      <w:lvlJc w:val="right"/>
      <w:pPr>
        <w:tabs>
          <w:tab w:val="num" w:pos="6687"/>
        </w:tabs>
        <w:ind w:left="6687" w:hanging="180"/>
      </w:pPr>
    </w:lvl>
  </w:abstractNum>
  <w:abstractNum w:abstractNumId="20">
    <w:nsid w:val="5A23315F"/>
    <w:multiLevelType w:val="hybridMultilevel"/>
    <w:tmpl w:val="7B026D20"/>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21">
    <w:nsid w:val="5BB16958"/>
    <w:multiLevelType w:val="hybridMultilevel"/>
    <w:tmpl w:val="42066D80"/>
    <w:lvl w:ilvl="0" w:tplc="0C070001">
      <w:start w:val="1"/>
      <w:numFmt w:val="bullet"/>
      <w:lvlText w:val=""/>
      <w:lvlJc w:val="left"/>
      <w:pPr>
        <w:tabs>
          <w:tab w:val="num" w:pos="720"/>
        </w:tabs>
        <w:ind w:left="720" w:hanging="360"/>
      </w:pPr>
      <w:rPr>
        <w:rFonts w:ascii="Symbol" w:hAnsi="Symbol" w:hint="default"/>
      </w:rPr>
    </w:lvl>
    <w:lvl w:ilvl="1" w:tplc="0C070003" w:tentative="1">
      <w:start w:val="1"/>
      <w:numFmt w:val="bullet"/>
      <w:lvlText w:val="o"/>
      <w:lvlJc w:val="left"/>
      <w:pPr>
        <w:tabs>
          <w:tab w:val="num" w:pos="1440"/>
        </w:tabs>
        <w:ind w:left="1440" w:hanging="360"/>
      </w:pPr>
      <w:rPr>
        <w:rFonts w:ascii="Courier New" w:hAnsi="Courier New" w:cs="Courier New" w:hint="default"/>
      </w:rPr>
    </w:lvl>
    <w:lvl w:ilvl="2" w:tplc="0C070005" w:tentative="1">
      <w:start w:val="1"/>
      <w:numFmt w:val="bullet"/>
      <w:lvlText w:val=""/>
      <w:lvlJc w:val="left"/>
      <w:pPr>
        <w:tabs>
          <w:tab w:val="num" w:pos="2160"/>
        </w:tabs>
        <w:ind w:left="2160" w:hanging="360"/>
      </w:pPr>
      <w:rPr>
        <w:rFonts w:ascii="Wingdings" w:hAnsi="Wingdings" w:hint="default"/>
      </w:rPr>
    </w:lvl>
    <w:lvl w:ilvl="3" w:tplc="0C070001" w:tentative="1">
      <w:start w:val="1"/>
      <w:numFmt w:val="bullet"/>
      <w:lvlText w:val=""/>
      <w:lvlJc w:val="left"/>
      <w:pPr>
        <w:tabs>
          <w:tab w:val="num" w:pos="2880"/>
        </w:tabs>
        <w:ind w:left="2880" w:hanging="360"/>
      </w:pPr>
      <w:rPr>
        <w:rFonts w:ascii="Symbol" w:hAnsi="Symbol" w:hint="default"/>
      </w:rPr>
    </w:lvl>
    <w:lvl w:ilvl="4" w:tplc="0C070003" w:tentative="1">
      <w:start w:val="1"/>
      <w:numFmt w:val="bullet"/>
      <w:lvlText w:val="o"/>
      <w:lvlJc w:val="left"/>
      <w:pPr>
        <w:tabs>
          <w:tab w:val="num" w:pos="3600"/>
        </w:tabs>
        <w:ind w:left="3600" w:hanging="360"/>
      </w:pPr>
      <w:rPr>
        <w:rFonts w:ascii="Courier New" w:hAnsi="Courier New" w:cs="Courier New" w:hint="default"/>
      </w:rPr>
    </w:lvl>
    <w:lvl w:ilvl="5" w:tplc="0C070005" w:tentative="1">
      <w:start w:val="1"/>
      <w:numFmt w:val="bullet"/>
      <w:lvlText w:val=""/>
      <w:lvlJc w:val="left"/>
      <w:pPr>
        <w:tabs>
          <w:tab w:val="num" w:pos="4320"/>
        </w:tabs>
        <w:ind w:left="4320" w:hanging="360"/>
      </w:pPr>
      <w:rPr>
        <w:rFonts w:ascii="Wingdings" w:hAnsi="Wingdings" w:hint="default"/>
      </w:rPr>
    </w:lvl>
    <w:lvl w:ilvl="6" w:tplc="0C070001" w:tentative="1">
      <w:start w:val="1"/>
      <w:numFmt w:val="bullet"/>
      <w:lvlText w:val=""/>
      <w:lvlJc w:val="left"/>
      <w:pPr>
        <w:tabs>
          <w:tab w:val="num" w:pos="5040"/>
        </w:tabs>
        <w:ind w:left="5040" w:hanging="360"/>
      </w:pPr>
      <w:rPr>
        <w:rFonts w:ascii="Symbol" w:hAnsi="Symbol" w:hint="default"/>
      </w:rPr>
    </w:lvl>
    <w:lvl w:ilvl="7" w:tplc="0C070003" w:tentative="1">
      <w:start w:val="1"/>
      <w:numFmt w:val="bullet"/>
      <w:lvlText w:val="o"/>
      <w:lvlJc w:val="left"/>
      <w:pPr>
        <w:tabs>
          <w:tab w:val="num" w:pos="5760"/>
        </w:tabs>
        <w:ind w:left="5760" w:hanging="360"/>
      </w:pPr>
      <w:rPr>
        <w:rFonts w:ascii="Courier New" w:hAnsi="Courier New" w:cs="Courier New" w:hint="default"/>
      </w:rPr>
    </w:lvl>
    <w:lvl w:ilvl="8" w:tplc="0C070005" w:tentative="1">
      <w:start w:val="1"/>
      <w:numFmt w:val="bullet"/>
      <w:lvlText w:val=""/>
      <w:lvlJc w:val="left"/>
      <w:pPr>
        <w:tabs>
          <w:tab w:val="num" w:pos="6480"/>
        </w:tabs>
        <w:ind w:left="6480" w:hanging="360"/>
      </w:pPr>
      <w:rPr>
        <w:rFonts w:ascii="Wingdings" w:hAnsi="Wingdings" w:hint="default"/>
      </w:rPr>
    </w:lvl>
  </w:abstractNum>
  <w:abstractNum w:abstractNumId="22">
    <w:nsid w:val="60B84DE9"/>
    <w:multiLevelType w:val="hybridMultilevel"/>
    <w:tmpl w:val="3D2634D4"/>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23">
    <w:nsid w:val="62581FF6"/>
    <w:multiLevelType w:val="hybridMultilevel"/>
    <w:tmpl w:val="E98EA522"/>
    <w:lvl w:ilvl="0" w:tplc="0C070001">
      <w:start w:val="1"/>
      <w:numFmt w:val="bullet"/>
      <w:lvlText w:val=""/>
      <w:lvlJc w:val="left"/>
      <w:pPr>
        <w:tabs>
          <w:tab w:val="num" w:pos="720"/>
        </w:tabs>
        <w:ind w:left="720" w:hanging="360"/>
      </w:pPr>
      <w:rPr>
        <w:rFonts w:ascii="Symbol" w:hAnsi="Symbol" w:hint="default"/>
      </w:rPr>
    </w:lvl>
    <w:lvl w:ilvl="1" w:tplc="0C070003" w:tentative="1">
      <w:start w:val="1"/>
      <w:numFmt w:val="bullet"/>
      <w:lvlText w:val="o"/>
      <w:lvlJc w:val="left"/>
      <w:pPr>
        <w:tabs>
          <w:tab w:val="num" w:pos="1440"/>
        </w:tabs>
        <w:ind w:left="1440" w:hanging="360"/>
      </w:pPr>
      <w:rPr>
        <w:rFonts w:ascii="Courier New" w:hAnsi="Courier New" w:cs="Courier New" w:hint="default"/>
      </w:rPr>
    </w:lvl>
    <w:lvl w:ilvl="2" w:tplc="0C070005" w:tentative="1">
      <w:start w:val="1"/>
      <w:numFmt w:val="bullet"/>
      <w:lvlText w:val=""/>
      <w:lvlJc w:val="left"/>
      <w:pPr>
        <w:tabs>
          <w:tab w:val="num" w:pos="2160"/>
        </w:tabs>
        <w:ind w:left="2160" w:hanging="360"/>
      </w:pPr>
      <w:rPr>
        <w:rFonts w:ascii="Wingdings" w:hAnsi="Wingdings" w:hint="default"/>
      </w:rPr>
    </w:lvl>
    <w:lvl w:ilvl="3" w:tplc="0C070001" w:tentative="1">
      <w:start w:val="1"/>
      <w:numFmt w:val="bullet"/>
      <w:lvlText w:val=""/>
      <w:lvlJc w:val="left"/>
      <w:pPr>
        <w:tabs>
          <w:tab w:val="num" w:pos="2880"/>
        </w:tabs>
        <w:ind w:left="2880" w:hanging="360"/>
      </w:pPr>
      <w:rPr>
        <w:rFonts w:ascii="Symbol" w:hAnsi="Symbol" w:hint="default"/>
      </w:rPr>
    </w:lvl>
    <w:lvl w:ilvl="4" w:tplc="0C070003" w:tentative="1">
      <w:start w:val="1"/>
      <w:numFmt w:val="bullet"/>
      <w:lvlText w:val="o"/>
      <w:lvlJc w:val="left"/>
      <w:pPr>
        <w:tabs>
          <w:tab w:val="num" w:pos="3600"/>
        </w:tabs>
        <w:ind w:left="3600" w:hanging="360"/>
      </w:pPr>
      <w:rPr>
        <w:rFonts w:ascii="Courier New" w:hAnsi="Courier New" w:cs="Courier New" w:hint="default"/>
      </w:rPr>
    </w:lvl>
    <w:lvl w:ilvl="5" w:tplc="0C070005" w:tentative="1">
      <w:start w:val="1"/>
      <w:numFmt w:val="bullet"/>
      <w:lvlText w:val=""/>
      <w:lvlJc w:val="left"/>
      <w:pPr>
        <w:tabs>
          <w:tab w:val="num" w:pos="4320"/>
        </w:tabs>
        <w:ind w:left="4320" w:hanging="360"/>
      </w:pPr>
      <w:rPr>
        <w:rFonts w:ascii="Wingdings" w:hAnsi="Wingdings" w:hint="default"/>
      </w:rPr>
    </w:lvl>
    <w:lvl w:ilvl="6" w:tplc="0C070001" w:tentative="1">
      <w:start w:val="1"/>
      <w:numFmt w:val="bullet"/>
      <w:lvlText w:val=""/>
      <w:lvlJc w:val="left"/>
      <w:pPr>
        <w:tabs>
          <w:tab w:val="num" w:pos="5040"/>
        </w:tabs>
        <w:ind w:left="5040" w:hanging="360"/>
      </w:pPr>
      <w:rPr>
        <w:rFonts w:ascii="Symbol" w:hAnsi="Symbol" w:hint="default"/>
      </w:rPr>
    </w:lvl>
    <w:lvl w:ilvl="7" w:tplc="0C070003" w:tentative="1">
      <w:start w:val="1"/>
      <w:numFmt w:val="bullet"/>
      <w:lvlText w:val="o"/>
      <w:lvlJc w:val="left"/>
      <w:pPr>
        <w:tabs>
          <w:tab w:val="num" w:pos="5760"/>
        </w:tabs>
        <w:ind w:left="5760" w:hanging="360"/>
      </w:pPr>
      <w:rPr>
        <w:rFonts w:ascii="Courier New" w:hAnsi="Courier New" w:cs="Courier New" w:hint="default"/>
      </w:rPr>
    </w:lvl>
    <w:lvl w:ilvl="8" w:tplc="0C070005" w:tentative="1">
      <w:start w:val="1"/>
      <w:numFmt w:val="bullet"/>
      <w:lvlText w:val=""/>
      <w:lvlJc w:val="left"/>
      <w:pPr>
        <w:tabs>
          <w:tab w:val="num" w:pos="6480"/>
        </w:tabs>
        <w:ind w:left="6480" w:hanging="360"/>
      </w:pPr>
      <w:rPr>
        <w:rFonts w:ascii="Wingdings" w:hAnsi="Wingdings" w:hint="default"/>
      </w:rPr>
    </w:lvl>
  </w:abstractNum>
  <w:abstractNum w:abstractNumId="24">
    <w:nsid w:val="6B5C00FF"/>
    <w:multiLevelType w:val="hybridMultilevel"/>
    <w:tmpl w:val="7FC413F2"/>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25">
    <w:nsid w:val="6C09712B"/>
    <w:multiLevelType w:val="hybridMultilevel"/>
    <w:tmpl w:val="C11CFC36"/>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26">
    <w:nsid w:val="705D6C94"/>
    <w:multiLevelType w:val="hybridMultilevel"/>
    <w:tmpl w:val="5C162290"/>
    <w:lvl w:ilvl="0" w:tplc="08090001">
      <w:start w:val="1"/>
      <w:numFmt w:val="bullet"/>
      <w:lvlText w:val=""/>
      <w:lvlJc w:val="left"/>
      <w:pPr>
        <w:ind w:left="1004" w:hanging="360"/>
      </w:pPr>
      <w:rPr>
        <w:rFonts w:ascii="Symbol" w:hAnsi="Symbol" w:hint="default"/>
      </w:rPr>
    </w:lvl>
    <w:lvl w:ilvl="1" w:tplc="08090003">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27">
    <w:nsid w:val="70B6439C"/>
    <w:multiLevelType w:val="hybridMultilevel"/>
    <w:tmpl w:val="D2720E36"/>
    <w:lvl w:ilvl="0" w:tplc="08090001">
      <w:start w:val="1"/>
      <w:numFmt w:val="bullet"/>
      <w:lvlText w:val=""/>
      <w:lvlJc w:val="left"/>
      <w:pPr>
        <w:ind w:left="1004" w:hanging="360"/>
      </w:pPr>
      <w:rPr>
        <w:rFonts w:ascii="Symbol" w:hAnsi="Symbol" w:hint="default"/>
      </w:rPr>
    </w:lvl>
    <w:lvl w:ilvl="1" w:tplc="08090003">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28">
    <w:nsid w:val="710D46C2"/>
    <w:multiLevelType w:val="hybridMultilevel"/>
    <w:tmpl w:val="7A2A0F98"/>
    <w:lvl w:ilvl="0" w:tplc="08090001">
      <w:start w:val="1"/>
      <w:numFmt w:val="bullet"/>
      <w:lvlText w:val=""/>
      <w:lvlJc w:val="left"/>
      <w:pPr>
        <w:ind w:left="1004" w:hanging="360"/>
      </w:pPr>
      <w:rPr>
        <w:rFonts w:ascii="Symbol" w:hAnsi="Symbol" w:hint="default"/>
      </w:rPr>
    </w:lvl>
    <w:lvl w:ilvl="1" w:tplc="A49C9AC4">
      <w:numFmt w:val="bullet"/>
      <w:lvlText w:val=""/>
      <w:lvlJc w:val="left"/>
      <w:pPr>
        <w:ind w:left="1724" w:hanging="360"/>
      </w:pPr>
      <w:rPr>
        <w:rFonts w:ascii="Wingdings" w:eastAsia="Arial Unicode MS" w:hAnsi="Wingdings" w:cs="Times New Roman"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29">
    <w:nsid w:val="73E61F23"/>
    <w:multiLevelType w:val="hybridMultilevel"/>
    <w:tmpl w:val="7CD0D7C0"/>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30">
    <w:nsid w:val="76555BBB"/>
    <w:multiLevelType w:val="hybridMultilevel"/>
    <w:tmpl w:val="B03A0ED8"/>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31">
    <w:nsid w:val="78D12A40"/>
    <w:multiLevelType w:val="hybridMultilevel"/>
    <w:tmpl w:val="1DFA73A0"/>
    <w:lvl w:ilvl="0" w:tplc="08090001">
      <w:start w:val="1"/>
      <w:numFmt w:val="bullet"/>
      <w:lvlText w:val=""/>
      <w:lvlJc w:val="left"/>
      <w:pPr>
        <w:ind w:left="1004" w:hanging="360"/>
      </w:pPr>
      <w:rPr>
        <w:rFonts w:ascii="Symbol" w:hAnsi="Symbol" w:hint="default"/>
      </w:rPr>
    </w:lvl>
    <w:lvl w:ilvl="1" w:tplc="08090003">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32">
    <w:nsid w:val="7AC057AB"/>
    <w:multiLevelType w:val="hybridMultilevel"/>
    <w:tmpl w:val="0A5E1846"/>
    <w:lvl w:ilvl="0" w:tplc="0C07000F">
      <w:start w:val="1"/>
      <w:numFmt w:val="decimal"/>
      <w:lvlText w:val="%1."/>
      <w:lvlJc w:val="left"/>
      <w:pPr>
        <w:tabs>
          <w:tab w:val="num" w:pos="720"/>
        </w:tabs>
        <w:ind w:left="720" w:hanging="360"/>
      </w:pPr>
      <w:rPr>
        <w:rFonts w:hint="default"/>
      </w:rPr>
    </w:lvl>
    <w:lvl w:ilvl="1" w:tplc="0C070019" w:tentative="1">
      <w:start w:val="1"/>
      <w:numFmt w:val="lowerLetter"/>
      <w:lvlText w:val="%2."/>
      <w:lvlJc w:val="left"/>
      <w:pPr>
        <w:tabs>
          <w:tab w:val="num" w:pos="1440"/>
        </w:tabs>
        <w:ind w:left="1440" w:hanging="360"/>
      </w:pPr>
    </w:lvl>
    <w:lvl w:ilvl="2" w:tplc="0C07001B" w:tentative="1">
      <w:start w:val="1"/>
      <w:numFmt w:val="lowerRoman"/>
      <w:lvlText w:val="%3."/>
      <w:lvlJc w:val="right"/>
      <w:pPr>
        <w:tabs>
          <w:tab w:val="num" w:pos="2160"/>
        </w:tabs>
        <w:ind w:left="2160" w:hanging="180"/>
      </w:pPr>
    </w:lvl>
    <w:lvl w:ilvl="3" w:tplc="0C07000F" w:tentative="1">
      <w:start w:val="1"/>
      <w:numFmt w:val="decimal"/>
      <w:lvlText w:val="%4."/>
      <w:lvlJc w:val="left"/>
      <w:pPr>
        <w:tabs>
          <w:tab w:val="num" w:pos="2880"/>
        </w:tabs>
        <w:ind w:left="2880" w:hanging="360"/>
      </w:pPr>
    </w:lvl>
    <w:lvl w:ilvl="4" w:tplc="0C070019" w:tentative="1">
      <w:start w:val="1"/>
      <w:numFmt w:val="lowerLetter"/>
      <w:lvlText w:val="%5."/>
      <w:lvlJc w:val="left"/>
      <w:pPr>
        <w:tabs>
          <w:tab w:val="num" w:pos="3600"/>
        </w:tabs>
        <w:ind w:left="3600" w:hanging="360"/>
      </w:pPr>
    </w:lvl>
    <w:lvl w:ilvl="5" w:tplc="0C07001B" w:tentative="1">
      <w:start w:val="1"/>
      <w:numFmt w:val="lowerRoman"/>
      <w:lvlText w:val="%6."/>
      <w:lvlJc w:val="right"/>
      <w:pPr>
        <w:tabs>
          <w:tab w:val="num" w:pos="4320"/>
        </w:tabs>
        <w:ind w:left="4320" w:hanging="180"/>
      </w:pPr>
    </w:lvl>
    <w:lvl w:ilvl="6" w:tplc="0C07000F" w:tentative="1">
      <w:start w:val="1"/>
      <w:numFmt w:val="decimal"/>
      <w:lvlText w:val="%7."/>
      <w:lvlJc w:val="left"/>
      <w:pPr>
        <w:tabs>
          <w:tab w:val="num" w:pos="5040"/>
        </w:tabs>
        <w:ind w:left="5040" w:hanging="360"/>
      </w:pPr>
    </w:lvl>
    <w:lvl w:ilvl="7" w:tplc="0C070019" w:tentative="1">
      <w:start w:val="1"/>
      <w:numFmt w:val="lowerLetter"/>
      <w:lvlText w:val="%8."/>
      <w:lvlJc w:val="left"/>
      <w:pPr>
        <w:tabs>
          <w:tab w:val="num" w:pos="5760"/>
        </w:tabs>
        <w:ind w:left="5760" w:hanging="360"/>
      </w:pPr>
    </w:lvl>
    <w:lvl w:ilvl="8" w:tplc="0C07001B" w:tentative="1">
      <w:start w:val="1"/>
      <w:numFmt w:val="lowerRoman"/>
      <w:lvlText w:val="%9."/>
      <w:lvlJc w:val="right"/>
      <w:pPr>
        <w:tabs>
          <w:tab w:val="num" w:pos="6480"/>
        </w:tabs>
        <w:ind w:left="6480" w:hanging="180"/>
      </w:pPr>
    </w:lvl>
  </w:abstractNum>
  <w:num w:numId="1">
    <w:abstractNumId w:val="15"/>
  </w:num>
  <w:num w:numId="2">
    <w:abstractNumId w:val="8"/>
  </w:num>
  <w:num w:numId="3">
    <w:abstractNumId w:val="17"/>
  </w:num>
  <w:num w:numId="4">
    <w:abstractNumId w:val="19"/>
  </w:num>
  <w:num w:numId="5">
    <w:abstractNumId w:val="32"/>
  </w:num>
  <w:num w:numId="6">
    <w:abstractNumId w:val="23"/>
  </w:num>
  <w:num w:numId="7">
    <w:abstractNumId w:val="21"/>
  </w:num>
  <w:num w:numId="8">
    <w:abstractNumId w:val="30"/>
  </w:num>
  <w:num w:numId="9">
    <w:abstractNumId w:val="11"/>
  </w:num>
  <w:num w:numId="10">
    <w:abstractNumId w:val="25"/>
  </w:num>
  <w:num w:numId="11">
    <w:abstractNumId w:val="6"/>
  </w:num>
  <w:num w:numId="12">
    <w:abstractNumId w:val="14"/>
  </w:num>
  <w:num w:numId="13">
    <w:abstractNumId w:val="31"/>
  </w:num>
  <w:num w:numId="14">
    <w:abstractNumId w:val="26"/>
  </w:num>
  <w:num w:numId="15">
    <w:abstractNumId w:val="2"/>
  </w:num>
  <w:num w:numId="16">
    <w:abstractNumId w:val="22"/>
  </w:num>
  <w:num w:numId="17">
    <w:abstractNumId w:val="7"/>
  </w:num>
  <w:num w:numId="18">
    <w:abstractNumId w:val="13"/>
  </w:num>
  <w:num w:numId="19">
    <w:abstractNumId w:val="20"/>
  </w:num>
  <w:num w:numId="20">
    <w:abstractNumId w:val="28"/>
  </w:num>
  <w:num w:numId="21">
    <w:abstractNumId w:val="0"/>
  </w:num>
  <w:num w:numId="22">
    <w:abstractNumId w:val="1"/>
  </w:num>
  <w:num w:numId="23">
    <w:abstractNumId w:val="27"/>
  </w:num>
  <w:num w:numId="24">
    <w:abstractNumId w:val="9"/>
  </w:num>
  <w:num w:numId="25">
    <w:abstractNumId w:val="16"/>
  </w:num>
  <w:num w:numId="26">
    <w:abstractNumId w:val="24"/>
  </w:num>
  <w:num w:numId="27">
    <w:abstractNumId w:val="4"/>
  </w:num>
  <w:num w:numId="28">
    <w:abstractNumId w:val="10"/>
  </w:num>
  <w:num w:numId="29">
    <w:abstractNumId w:val="18"/>
  </w:num>
  <w:num w:numId="30">
    <w:abstractNumId w:val="29"/>
  </w:num>
  <w:num w:numId="31">
    <w:abstractNumId w:val="12"/>
  </w:num>
  <w:num w:numId="32">
    <w:abstractNumId w:val="5"/>
  </w:num>
  <w:num w:numId="33">
    <w:abstractNumId w:val="3"/>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activeWritingStyle w:appName="MSWord" w:lang="de-DE" w:vendorID="64" w:dllVersion="131078" w:nlCheck="1" w:checkStyle="1"/>
  <w:activeWritingStyle w:appName="MSWord" w:lang="en-GB" w:vendorID="64" w:dllVersion="131078" w:nlCheck="1" w:checkStyle="1"/>
  <w:activeWritingStyle w:appName="MSWord" w:lang="de-AT" w:vendorID="64" w:dllVersion="131078" w:nlCheck="1" w:checkStyle="1"/>
  <w:activeWritingStyle w:appName="MSWord" w:lang="en-US" w:vendorID="64" w:dllVersion="131078" w:nlCheck="1" w:checkStyle="1"/>
  <w:proofState w:spelling="clean" w:grammar="clean"/>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trackRevisions/>
  <w:defaultTabStop w:val="709"/>
  <w:autoHyphenation/>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94E8B"/>
    <w:rsid w:val="000016D1"/>
    <w:rsid w:val="000068F7"/>
    <w:rsid w:val="00006D9D"/>
    <w:rsid w:val="000077B1"/>
    <w:rsid w:val="00007AAD"/>
    <w:rsid w:val="0001028D"/>
    <w:rsid w:val="000129AA"/>
    <w:rsid w:val="000135B2"/>
    <w:rsid w:val="00014EEA"/>
    <w:rsid w:val="00016D82"/>
    <w:rsid w:val="00023408"/>
    <w:rsid w:val="00025C8F"/>
    <w:rsid w:val="00027F50"/>
    <w:rsid w:val="00031AA1"/>
    <w:rsid w:val="00033E88"/>
    <w:rsid w:val="00034156"/>
    <w:rsid w:val="00034BA4"/>
    <w:rsid w:val="00035B94"/>
    <w:rsid w:val="00036BB4"/>
    <w:rsid w:val="000404E2"/>
    <w:rsid w:val="000417F4"/>
    <w:rsid w:val="00042121"/>
    <w:rsid w:val="00043377"/>
    <w:rsid w:val="00043671"/>
    <w:rsid w:val="00044635"/>
    <w:rsid w:val="0004497C"/>
    <w:rsid w:val="00051F36"/>
    <w:rsid w:val="00052516"/>
    <w:rsid w:val="000626AE"/>
    <w:rsid w:val="000626F1"/>
    <w:rsid w:val="000636AD"/>
    <w:rsid w:val="00063838"/>
    <w:rsid w:val="0006483D"/>
    <w:rsid w:val="00066A0F"/>
    <w:rsid w:val="000670D7"/>
    <w:rsid w:val="00067FF7"/>
    <w:rsid w:val="000704AF"/>
    <w:rsid w:val="0008422B"/>
    <w:rsid w:val="000851A9"/>
    <w:rsid w:val="00085671"/>
    <w:rsid w:val="000935E0"/>
    <w:rsid w:val="00093D03"/>
    <w:rsid w:val="000976A0"/>
    <w:rsid w:val="00097D7E"/>
    <w:rsid w:val="000A25A3"/>
    <w:rsid w:val="000A26F9"/>
    <w:rsid w:val="000B1B64"/>
    <w:rsid w:val="000B210E"/>
    <w:rsid w:val="000B2A78"/>
    <w:rsid w:val="000B4DB9"/>
    <w:rsid w:val="000B60CC"/>
    <w:rsid w:val="000B6113"/>
    <w:rsid w:val="000B6755"/>
    <w:rsid w:val="000C0291"/>
    <w:rsid w:val="000C0E8A"/>
    <w:rsid w:val="000C2805"/>
    <w:rsid w:val="000C4ED1"/>
    <w:rsid w:val="000C5BF3"/>
    <w:rsid w:val="000C7F39"/>
    <w:rsid w:val="000D0A91"/>
    <w:rsid w:val="000D102C"/>
    <w:rsid w:val="000D3881"/>
    <w:rsid w:val="000D63B9"/>
    <w:rsid w:val="000D75CC"/>
    <w:rsid w:val="000E13F5"/>
    <w:rsid w:val="000E3757"/>
    <w:rsid w:val="000E4D16"/>
    <w:rsid w:val="000E4E01"/>
    <w:rsid w:val="000F3804"/>
    <w:rsid w:val="000F7330"/>
    <w:rsid w:val="001020C1"/>
    <w:rsid w:val="001034B7"/>
    <w:rsid w:val="00103F41"/>
    <w:rsid w:val="0010419B"/>
    <w:rsid w:val="0011097F"/>
    <w:rsid w:val="00110ACC"/>
    <w:rsid w:val="0011292C"/>
    <w:rsid w:val="00114AFA"/>
    <w:rsid w:val="0011713E"/>
    <w:rsid w:val="00117717"/>
    <w:rsid w:val="00117BB2"/>
    <w:rsid w:val="00120436"/>
    <w:rsid w:val="00121314"/>
    <w:rsid w:val="001245C5"/>
    <w:rsid w:val="00124B38"/>
    <w:rsid w:val="00125610"/>
    <w:rsid w:val="00125C60"/>
    <w:rsid w:val="00125E48"/>
    <w:rsid w:val="00132072"/>
    <w:rsid w:val="001329A4"/>
    <w:rsid w:val="00132B23"/>
    <w:rsid w:val="00133835"/>
    <w:rsid w:val="00133912"/>
    <w:rsid w:val="001339FA"/>
    <w:rsid w:val="00133E0B"/>
    <w:rsid w:val="00135984"/>
    <w:rsid w:val="00135AD7"/>
    <w:rsid w:val="00135F49"/>
    <w:rsid w:val="00136A4B"/>
    <w:rsid w:val="001374AE"/>
    <w:rsid w:val="001403FF"/>
    <w:rsid w:val="001419F1"/>
    <w:rsid w:val="00142128"/>
    <w:rsid w:val="00144C5F"/>
    <w:rsid w:val="00146243"/>
    <w:rsid w:val="00146F89"/>
    <w:rsid w:val="00147512"/>
    <w:rsid w:val="0015198D"/>
    <w:rsid w:val="00152104"/>
    <w:rsid w:val="001524A6"/>
    <w:rsid w:val="00153F1E"/>
    <w:rsid w:val="00154F66"/>
    <w:rsid w:val="00155BAD"/>
    <w:rsid w:val="00155DA4"/>
    <w:rsid w:val="00156A18"/>
    <w:rsid w:val="001577A1"/>
    <w:rsid w:val="00163F0C"/>
    <w:rsid w:val="001644E8"/>
    <w:rsid w:val="00165AB9"/>
    <w:rsid w:val="0017204A"/>
    <w:rsid w:val="001751DA"/>
    <w:rsid w:val="00176589"/>
    <w:rsid w:val="00176FD9"/>
    <w:rsid w:val="00180CA0"/>
    <w:rsid w:val="00184352"/>
    <w:rsid w:val="0018621B"/>
    <w:rsid w:val="001864D0"/>
    <w:rsid w:val="00187CBC"/>
    <w:rsid w:val="00191429"/>
    <w:rsid w:val="00193317"/>
    <w:rsid w:val="00193A43"/>
    <w:rsid w:val="001974FE"/>
    <w:rsid w:val="001A17D4"/>
    <w:rsid w:val="001A5291"/>
    <w:rsid w:val="001A58DE"/>
    <w:rsid w:val="001A63F2"/>
    <w:rsid w:val="001B001D"/>
    <w:rsid w:val="001B0D38"/>
    <w:rsid w:val="001B1244"/>
    <w:rsid w:val="001B1475"/>
    <w:rsid w:val="001B48A2"/>
    <w:rsid w:val="001B7602"/>
    <w:rsid w:val="001B768A"/>
    <w:rsid w:val="001C0209"/>
    <w:rsid w:val="001C064E"/>
    <w:rsid w:val="001C13F3"/>
    <w:rsid w:val="001C6461"/>
    <w:rsid w:val="001C6BE8"/>
    <w:rsid w:val="001D2736"/>
    <w:rsid w:val="001D2920"/>
    <w:rsid w:val="001D2A95"/>
    <w:rsid w:val="001D3520"/>
    <w:rsid w:val="001D3DA3"/>
    <w:rsid w:val="001D4A10"/>
    <w:rsid w:val="001D5752"/>
    <w:rsid w:val="001D725F"/>
    <w:rsid w:val="001D72EE"/>
    <w:rsid w:val="001E17ED"/>
    <w:rsid w:val="001E283F"/>
    <w:rsid w:val="001E2A82"/>
    <w:rsid w:val="001E590A"/>
    <w:rsid w:val="001F0392"/>
    <w:rsid w:val="001F224D"/>
    <w:rsid w:val="001F58E0"/>
    <w:rsid w:val="001F5E95"/>
    <w:rsid w:val="002009AD"/>
    <w:rsid w:val="002045D5"/>
    <w:rsid w:val="00204B5A"/>
    <w:rsid w:val="002065A1"/>
    <w:rsid w:val="00207E2C"/>
    <w:rsid w:val="00210F92"/>
    <w:rsid w:val="0021129C"/>
    <w:rsid w:val="002116BF"/>
    <w:rsid w:val="00215610"/>
    <w:rsid w:val="00215F35"/>
    <w:rsid w:val="002168AE"/>
    <w:rsid w:val="00216DA8"/>
    <w:rsid w:val="00222C01"/>
    <w:rsid w:val="00222F60"/>
    <w:rsid w:val="00227111"/>
    <w:rsid w:val="0023011D"/>
    <w:rsid w:val="00231B30"/>
    <w:rsid w:val="00231E94"/>
    <w:rsid w:val="00231FF6"/>
    <w:rsid w:val="00232977"/>
    <w:rsid w:val="0023443A"/>
    <w:rsid w:val="00235E85"/>
    <w:rsid w:val="002378C7"/>
    <w:rsid w:val="00237F13"/>
    <w:rsid w:val="00240F13"/>
    <w:rsid w:val="00241F98"/>
    <w:rsid w:val="0024232D"/>
    <w:rsid w:val="002439DB"/>
    <w:rsid w:val="002543C2"/>
    <w:rsid w:val="002557C5"/>
    <w:rsid w:val="00262A11"/>
    <w:rsid w:val="00263AC0"/>
    <w:rsid w:val="00266023"/>
    <w:rsid w:val="0026689C"/>
    <w:rsid w:val="00267300"/>
    <w:rsid w:val="0027137A"/>
    <w:rsid w:val="00271743"/>
    <w:rsid w:val="00276202"/>
    <w:rsid w:val="002774FD"/>
    <w:rsid w:val="00277CB1"/>
    <w:rsid w:val="00283EAE"/>
    <w:rsid w:val="0028430A"/>
    <w:rsid w:val="00285DE4"/>
    <w:rsid w:val="00290723"/>
    <w:rsid w:val="00292050"/>
    <w:rsid w:val="00292203"/>
    <w:rsid w:val="00293B71"/>
    <w:rsid w:val="0029438F"/>
    <w:rsid w:val="002A1518"/>
    <w:rsid w:val="002A36B5"/>
    <w:rsid w:val="002A4A25"/>
    <w:rsid w:val="002A55F9"/>
    <w:rsid w:val="002B393E"/>
    <w:rsid w:val="002B66DE"/>
    <w:rsid w:val="002B7842"/>
    <w:rsid w:val="002B7A84"/>
    <w:rsid w:val="002C19C0"/>
    <w:rsid w:val="002C20FB"/>
    <w:rsid w:val="002C41FF"/>
    <w:rsid w:val="002C4B8D"/>
    <w:rsid w:val="002C72B7"/>
    <w:rsid w:val="002C7E13"/>
    <w:rsid w:val="002D02B8"/>
    <w:rsid w:val="002D1669"/>
    <w:rsid w:val="002D2150"/>
    <w:rsid w:val="002D74A2"/>
    <w:rsid w:val="002E014F"/>
    <w:rsid w:val="002E2F61"/>
    <w:rsid w:val="002E2FA2"/>
    <w:rsid w:val="002E49EA"/>
    <w:rsid w:val="002E790E"/>
    <w:rsid w:val="002F005D"/>
    <w:rsid w:val="002F0313"/>
    <w:rsid w:val="002F0BF6"/>
    <w:rsid w:val="002F1F89"/>
    <w:rsid w:val="002F40D1"/>
    <w:rsid w:val="002F53DC"/>
    <w:rsid w:val="002F5F16"/>
    <w:rsid w:val="002F6160"/>
    <w:rsid w:val="002F6771"/>
    <w:rsid w:val="002F6A38"/>
    <w:rsid w:val="003013E3"/>
    <w:rsid w:val="00301893"/>
    <w:rsid w:val="00301E7C"/>
    <w:rsid w:val="0030301B"/>
    <w:rsid w:val="00306508"/>
    <w:rsid w:val="00306D78"/>
    <w:rsid w:val="00307FD6"/>
    <w:rsid w:val="00310C2A"/>
    <w:rsid w:val="003120B4"/>
    <w:rsid w:val="003135BD"/>
    <w:rsid w:val="003145D4"/>
    <w:rsid w:val="00315A8E"/>
    <w:rsid w:val="003202B1"/>
    <w:rsid w:val="003209F7"/>
    <w:rsid w:val="00321C5C"/>
    <w:rsid w:val="00321FDB"/>
    <w:rsid w:val="00322E86"/>
    <w:rsid w:val="00322F31"/>
    <w:rsid w:val="00323345"/>
    <w:rsid w:val="00325234"/>
    <w:rsid w:val="00325927"/>
    <w:rsid w:val="00325C3B"/>
    <w:rsid w:val="003272EE"/>
    <w:rsid w:val="00331360"/>
    <w:rsid w:val="00333F20"/>
    <w:rsid w:val="003344FE"/>
    <w:rsid w:val="003345C0"/>
    <w:rsid w:val="00334F7C"/>
    <w:rsid w:val="00336487"/>
    <w:rsid w:val="00336F57"/>
    <w:rsid w:val="00341A21"/>
    <w:rsid w:val="00342378"/>
    <w:rsid w:val="00344A60"/>
    <w:rsid w:val="003460A1"/>
    <w:rsid w:val="0034698E"/>
    <w:rsid w:val="00347E00"/>
    <w:rsid w:val="003530CE"/>
    <w:rsid w:val="00354F97"/>
    <w:rsid w:val="00356FBC"/>
    <w:rsid w:val="00362B2B"/>
    <w:rsid w:val="0036313A"/>
    <w:rsid w:val="00364FDC"/>
    <w:rsid w:val="00367C88"/>
    <w:rsid w:val="00367EB1"/>
    <w:rsid w:val="00370044"/>
    <w:rsid w:val="00371D6A"/>
    <w:rsid w:val="00374B7A"/>
    <w:rsid w:val="003756EF"/>
    <w:rsid w:val="00375C90"/>
    <w:rsid w:val="00376290"/>
    <w:rsid w:val="00380649"/>
    <w:rsid w:val="00380A44"/>
    <w:rsid w:val="00380C95"/>
    <w:rsid w:val="0038146B"/>
    <w:rsid w:val="003830D8"/>
    <w:rsid w:val="003847C8"/>
    <w:rsid w:val="0038480B"/>
    <w:rsid w:val="00384AAF"/>
    <w:rsid w:val="0039028A"/>
    <w:rsid w:val="00390F55"/>
    <w:rsid w:val="0039179E"/>
    <w:rsid w:val="00393DDF"/>
    <w:rsid w:val="003954B4"/>
    <w:rsid w:val="0039557D"/>
    <w:rsid w:val="00397696"/>
    <w:rsid w:val="003A1C87"/>
    <w:rsid w:val="003A375C"/>
    <w:rsid w:val="003A4325"/>
    <w:rsid w:val="003A4976"/>
    <w:rsid w:val="003A55DC"/>
    <w:rsid w:val="003A5920"/>
    <w:rsid w:val="003A769B"/>
    <w:rsid w:val="003B0856"/>
    <w:rsid w:val="003B0FA3"/>
    <w:rsid w:val="003B1501"/>
    <w:rsid w:val="003B3FDD"/>
    <w:rsid w:val="003B4E5A"/>
    <w:rsid w:val="003B5A9A"/>
    <w:rsid w:val="003C3C3B"/>
    <w:rsid w:val="003C4635"/>
    <w:rsid w:val="003C4E07"/>
    <w:rsid w:val="003C58CC"/>
    <w:rsid w:val="003C5DE7"/>
    <w:rsid w:val="003C6739"/>
    <w:rsid w:val="003D088C"/>
    <w:rsid w:val="003D0ADE"/>
    <w:rsid w:val="003D21FA"/>
    <w:rsid w:val="003D2327"/>
    <w:rsid w:val="003D3711"/>
    <w:rsid w:val="003D4196"/>
    <w:rsid w:val="003D4E4C"/>
    <w:rsid w:val="003D545E"/>
    <w:rsid w:val="003D7B00"/>
    <w:rsid w:val="003E211D"/>
    <w:rsid w:val="003E2A10"/>
    <w:rsid w:val="003E2AA3"/>
    <w:rsid w:val="003E2B0C"/>
    <w:rsid w:val="003E334E"/>
    <w:rsid w:val="003E7D50"/>
    <w:rsid w:val="003F172D"/>
    <w:rsid w:val="003F1D80"/>
    <w:rsid w:val="003F6464"/>
    <w:rsid w:val="003F7C56"/>
    <w:rsid w:val="00401633"/>
    <w:rsid w:val="00402E65"/>
    <w:rsid w:val="00403CB8"/>
    <w:rsid w:val="00406BBF"/>
    <w:rsid w:val="0040793A"/>
    <w:rsid w:val="00407F57"/>
    <w:rsid w:val="004121D7"/>
    <w:rsid w:val="00412818"/>
    <w:rsid w:val="00412C88"/>
    <w:rsid w:val="0041590A"/>
    <w:rsid w:val="00420EA7"/>
    <w:rsid w:val="0042198A"/>
    <w:rsid w:val="00422302"/>
    <w:rsid w:val="00422610"/>
    <w:rsid w:val="0042354E"/>
    <w:rsid w:val="004249C1"/>
    <w:rsid w:val="00424A1B"/>
    <w:rsid w:val="00424AD4"/>
    <w:rsid w:val="00425E74"/>
    <w:rsid w:val="00426527"/>
    <w:rsid w:val="004305F9"/>
    <w:rsid w:val="00433285"/>
    <w:rsid w:val="00433E5C"/>
    <w:rsid w:val="00434192"/>
    <w:rsid w:val="004362FD"/>
    <w:rsid w:val="0043660C"/>
    <w:rsid w:val="00437B2E"/>
    <w:rsid w:val="0044527E"/>
    <w:rsid w:val="00445DD4"/>
    <w:rsid w:val="004466D9"/>
    <w:rsid w:val="00452D5E"/>
    <w:rsid w:val="00452DE2"/>
    <w:rsid w:val="00453583"/>
    <w:rsid w:val="00454CC0"/>
    <w:rsid w:val="00455AC3"/>
    <w:rsid w:val="00457471"/>
    <w:rsid w:val="00460101"/>
    <w:rsid w:val="004602BB"/>
    <w:rsid w:val="00460E01"/>
    <w:rsid w:val="00460E82"/>
    <w:rsid w:val="004632E4"/>
    <w:rsid w:val="004636EB"/>
    <w:rsid w:val="004638EE"/>
    <w:rsid w:val="00463927"/>
    <w:rsid w:val="00466064"/>
    <w:rsid w:val="00470731"/>
    <w:rsid w:val="00470A34"/>
    <w:rsid w:val="0047330C"/>
    <w:rsid w:val="004754BA"/>
    <w:rsid w:val="004825C7"/>
    <w:rsid w:val="004828B8"/>
    <w:rsid w:val="00485DA8"/>
    <w:rsid w:val="0048623B"/>
    <w:rsid w:val="0048690E"/>
    <w:rsid w:val="00490BC9"/>
    <w:rsid w:val="00491779"/>
    <w:rsid w:val="00491DAD"/>
    <w:rsid w:val="00493BB0"/>
    <w:rsid w:val="004948C6"/>
    <w:rsid w:val="00494EFD"/>
    <w:rsid w:val="004A0908"/>
    <w:rsid w:val="004A1634"/>
    <w:rsid w:val="004A183D"/>
    <w:rsid w:val="004A2C80"/>
    <w:rsid w:val="004A30E6"/>
    <w:rsid w:val="004A421D"/>
    <w:rsid w:val="004A4BA2"/>
    <w:rsid w:val="004A7638"/>
    <w:rsid w:val="004B0842"/>
    <w:rsid w:val="004B0DA4"/>
    <w:rsid w:val="004B140E"/>
    <w:rsid w:val="004B25CA"/>
    <w:rsid w:val="004B30A2"/>
    <w:rsid w:val="004B4E92"/>
    <w:rsid w:val="004B5144"/>
    <w:rsid w:val="004B6FFA"/>
    <w:rsid w:val="004C0CC3"/>
    <w:rsid w:val="004C0E11"/>
    <w:rsid w:val="004C3079"/>
    <w:rsid w:val="004C753E"/>
    <w:rsid w:val="004C7F4C"/>
    <w:rsid w:val="004D4070"/>
    <w:rsid w:val="004D4ED2"/>
    <w:rsid w:val="004D52DF"/>
    <w:rsid w:val="004D5C03"/>
    <w:rsid w:val="004D6883"/>
    <w:rsid w:val="004D762A"/>
    <w:rsid w:val="004E0AA2"/>
    <w:rsid w:val="004E136F"/>
    <w:rsid w:val="004E3218"/>
    <w:rsid w:val="004E5169"/>
    <w:rsid w:val="004E5789"/>
    <w:rsid w:val="004E6045"/>
    <w:rsid w:val="004F1001"/>
    <w:rsid w:val="004F56FA"/>
    <w:rsid w:val="004F5FD7"/>
    <w:rsid w:val="004F6638"/>
    <w:rsid w:val="004F6ACA"/>
    <w:rsid w:val="0050062A"/>
    <w:rsid w:val="00501E51"/>
    <w:rsid w:val="00502898"/>
    <w:rsid w:val="00502AFC"/>
    <w:rsid w:val="00505E6E"/>
    <w:rsid w:val="00512180"/>
    <w:rsid w:val="00512C8F"/>
    <w:rsid w:val="00512FD4"/>
    <w:rsid w:val="0051373C"/>
    <w:rsid w:val="0051473A"/>
    <w:rsid w:val="00517D2E"/>
    <w:rsid w:val="005200B3"/>
    <w:rsid w:val="00520453"/>
    <w:rsid w:val="00523476"/>
    <w:rsid w:val="005235FB"/>
    <w:rsid w:val="005251BC"/>
    <w:rsid w:val="00525B89"/>
    <w:rsid w:val="00526D66"/>
    <w:rsid w:val="0052777F"/>
    <w:rsid w:val="00533CAC"/>
    <w:rsid w:val="00534F85"/>
    <w:rsid w:val="00535587"/>
    <w:rsid w:val="0053709A"/>
    <w:rsid w:val="0054139D"/>
    <w:rsid w:val="00545C3E"/>
    <w:rsid w:val="00554306"/>
    <w:rsid w:val="00555569"/>
    <w:rsid w:val="00555F25"/>
    <w:rsid w:val="00556668"/>
    <w:rsid w:val="00556C23"/>
    <w:rsid w:val="00561857"/>
    <w:rsid w:val="005623E6"/>
    <w:rsid w:val="00563D83"/>
    <w:rsid w:val="00563E17"/>
    <w:rsid w:val="005665AA"/>
    <w:rsid w:val="00566B10"/>
    <w:rsid w:val="005708F8"/>
    <w:rsid w:val="00571D3D"/>
    <w:rsid w:val="0058239D"/>
    <w:rsid w:val="00582410"/>
    <w:rsid w:val="00583BDD"/>
    <w:rsid w:val="00584140"/>
    <w:rsid w:val="00584319"/>
    <w:rsid w:val="0058522E"/>
    <w:rsid w:val="0058526F"/>
    <w:rsid w:val="005857A7"/>
    <w:rsid w:val="00585ADC"/>
    <w:rsid w:val="0058649D"/>
    <w:rsid w:val="00587098"/>
    <w:rsid w:val="0058722F"/>
    <w:rsid w:val="00587C9A"/>
    <w:rsid w:val="005909A8"/>
    <w:rsid w:val="0059115F"/>
    <w:rsid w:val="005918CC"/>
    <w:rsid w:val="00591D3C"/>
    <w:rsid w:val="0059687E"/>
    <w:rsid w:val="00597CC3"/>
    <w:rsid w:val="005A005E"/>
    <w:rsid w:val="005A0D04"/>
    <w:rsid w:val="005A1903"/>
    <w:rsid w:val="005B222F"/>
    <w:rsid w:val="005B4595"/>
    <w:rsid w:val="005B58BB"/>
    <w:rsid w:val="005B72C2"/>
    <w:rsid w:val="005C03EC"/>
    <w:rsid w:val="005C0BBB"/>
    <w:rsid w:val="005C44A9"/>
    <w:rsid w:val="005C48C9"/>
    <w:rsid w:val="005C4B0D"/>
    <w:rsid w:val="005C5896"/>
    <w:rsid w:val="005C5CE1"/>
    <w:rsid w:val="005C6295"/>
    <w:rsid w:val="005D0C94"/>
    <w:rsid w:val="005D132C"/>
    <w:rsid w:val="005D1B36"/>
    <w:rsid w:val="005D2174"/>
    <w:rsid w:val="005D413F"/>
    <w:rsid w:val="005D4F88"/>
    <w:rsid w:val="005D5A87"/>
    <w:rsid w:val="005D6D01"/>
    <w:rsid w:val="005D7215"/>
    <w:rsid w:val="005E303D"/>
    <w:rsid w:val="005E49FE"/>
    <w:rsid w:val="005E4CD3"/>
    <w:rsid w:val="005E7267"/>
    <w:rsid w:val="005F0A6C"/>
    <w:rsid w:val="005F1ADB"/>
    <w:rsid w:val="005F3898"/>
    <w:rsid w:val="005F3D0B"/>
    <w:rsid w:val="005F4C6A"/>
    <w:rsid w:val="0060023A"/>
    <w:rsid w:val="006015FF"/>
    <w:rsid w:val="0060535B"/>
    <w:rsid w:val="0060548B"/>
    <w:rsid w:val="00607F45"/>
    <w:rsid w:val="00610173"/>
    <w:rsid w:val="006101D0"/>
    <w:rsid w:val="0061062B"/>
    <w:rsid w:val="00610718"/>
    <w:rsid w:val="00612B25"/>
    <w:rsid w:val="00614112"/>
    <w:rsid w:val="00614279"/>
    <w:rsid w:val="00614547"/>
    <w:rsid w:val="006145FE"/>
    <w:rsid w:val="00615926"/>
    <w:rsid w:val="00615952"/>
    <w:rsid w:val="00616377"/>
    <w:rsid w:val="00617C12"/>
    <w:rsid w:val="00617D9B"/>
    <w:rsid w:val="0062134B"/>
    <w:rsid w:val="006213E8"/>
    <w:rsid w:val="006222D3"/>
    <w:rsid w:val="00622AA7"/>
    <w:rsid w:val="006253A2"/>
    <w:rsid w:val="006258DA"/>
    <w:rsid w:val="006262EE"/>
    <w:rsid w:val="00626D3C"/>
    <w:rsid w:val="00627285"/>
    <w:rsid w:val="0062740B"/>
    <w:rsid w:val="006278B4"/>
    <w:rsid w:val="0063138D"/>
    <w:rsid w:val="0063310E"/>
    <w:rsid w:val="00634319"/>
    <w:rsid w:val="0063516D"/>
    <w:rsid w:val="00635FE8"/>
    <w:rsid w:val="00636307"/>
    <w:rsid w:val="006365CF"/>
    <w:rsid w:val="00636CBF"/>
    <w:rsid w:val="00641DA2"/>
    <w:rsid w:val="006517C4"/>
    <w:rsid w:val="00651A90"/>
    <w:rsid w:val="00652C8B"/>
    <w:rsid w:val="006531AF"/>
    <w:rsid w:val="006544F9"/>
    <w:rsid w:val="006549B5"/>
    <w:rsid w:val="00654E6C"/>
    <w:rsid w:val="00655A39"/>
    <w:rsid w:val="006577CB"/>
    <w:rsid w:val="00662945"/>
    <w:rsid w:val="006636C2"/>
    <w:rsid w:val="00663B32"/>
    <w:rsid w:val="006645AB"/>
    <w:rsid w:val="0066757F"/>
    <w:rsid w:val="00672CFD"/>
    <w:rsid w:val="00674291"/>
    <w:rsid w:val="00676ADF"/>
    <w:rsid w:val="006772E7"/>
    <w:rsid w:val="00682B60"/>
    <w:rsid w:val="0068572F"/>
    <w:rsid w:val="006866A3"/>
    <w:rsid w:val="006900AC"/>
    <w:rsid w:val="00691C29"/>
    <w:rsid w:val="00693330"/>
    <w:rsid w:val="00694279"/>
    <w:rsid w:val="006959FE"/>
    <w:rsid w:val="0069633A"/>
    <w:rsid w:val="006A1409"/>
    <w:rsid w:val="006A519F"/>
    <w:rsid w:val="006A6B79"/>
    <w:rsid w:val="006A7B8C"/>
    <w:rsid w:val="006B04AE"/>
    <w:rsid w:val="006B27F1"/>
    <w:rsid w:val="006B2B49"/>
    <w:rsid w:val="006B7A94"/>
    <w:rsid w:val="006B7E1C"/>
    <w:rsid w:val="006C02BE"/>
    <w:rsid w:val="006C1762"/>
    <w:rsid w:val="006C20BA"/>
    <w:rsid w:val="006C26F9"/>
    <w:rsid w:val="006C4AA7"/>
    <w:rsid w:val="006C5533"/>
    <w:rsid w:val="006D0169"/>
    <w:rsid w:val="006D5881"/>
    <w:rsid w:val="006D5EBE"/>
    <w:rsid w:val="006D6FEF"/>
    <w:rsid w:val="006D7122"/>
    <w:rsid w:val="006D7BCC"/>
    <w:rsid w:val="006E1F10"/>
    <w:rsid w:val="006E2547"/>
    <w:rsid w:val="006E3070"/>
    <w:rsid w:val="006E3527"/>
    <w:rsid w:val="006E5D8B"/>
    <w:rsid w:val="006E6694"/>
    <w:rsid w:val="006F05A9"/>
    <w:rsid w:val="006F09F1"/>
    <w:rsid w:val="006F34A8"/>
    <w:rsid w:val="006F3A88"/>
    <w:rsid w:val="006F3C53"/>
    <w:rsid w:val="006F422C"/>
    <w:rsid w:val="006F4B89"/>
    <w:rsid w:val="00700021"/>
    <w:rsid w:val="007004B4"/>
    <w:rsid w:val="00700905"/>
    <w:rsid w:val="007058B8"/>
    <w:rsid w:val="007058DF"/>
    <w:rsid w:val="00707B66"/>
    <w:rsid w:val="00710073"/>
    <w:rsid w:val="00710141"/>
    <w:rsid w:val="007114A8"/>
    <w:rsid w:val="0071251F"/>
    <w:rsid w:val="007125F4"/>
    <w:rsid w:val="00713DC8"/>
    <w:rsid w:val="00714A60"/>
    <w:rsid w:val="00715A06"/>
    <w:rsid w:val="00720E6C"/>
    <w:rsid w:val="007227ED"/>
    <w:rsid w:val="0072350E"/>
    <w:rsid w:val="00724C87"/>
    <w:rsid w:val="00725832"/>
    <w:rsid w:val="007262C8"/>
    <w:rsid w:val="00730B31"/>
    <w:rsid w:val="00731076"/>
    <w:rsid w:val="00731C5E"/>
    <w:rsid w:val="00732772"/>
    <w:rsid w:val="00732826"/>
    <w:rsid w:val="007336BC"/>
    <w:rsid w:val="007343CC"/>
    <w:rsid w:val="00735BE0"/>
    <w:rsid w:val="00741E50"/>
    <w:rsid w:val="00742402"/>
    <w:rsid w:val="00742492"/>
    <w:rsid w:val="00744446"/>
    <w:rsid w:val="00745B7D"/>
    <w:rsid w:val="00746352"/>
    <w:rsid w:val="007538A7"/>
    <w:rsid w:val="00754299"/>
    <w:rsid w:val="00757A03"/>
    <w:rsid w:val="00760855"/>
    <w:rsid w:val="00760D92"/>
    <w:rsid w:val="00762771"/>
    <w:rsid w:val="00762E86"/>
    <w:rsid w:val="00763AEC"/>
    <w:rsid w:val="00764207"/>
    <w:rsid w:val="0076603F"/>
    <w:rsid w:val="007663D4"/>
    <w:rsid w:val="00767915"/>
    <w:rsid w:val="007700BD"/>
    <w:rsid w:val="00770A30"/>
    <w:rsid w:val="00774356"/>
    <w:rsid w:val="0077511C"/>
    <w:rsid w:val="00775482"/>
    <w:rsid w:val="0078019A"/>
    <w:rsid w:val="00781CF7"/>
    <w:rsid w:val="007839EF"/>
    <w:rsid w:val="007859DA"/>
    <w:rsid w:val="00786713"/>
    <w:rsid w:val="00791274"/>
    <w:rsid w:val="00792EAC"/>
    <w:rsid w:val="00794902"/>
    <w:rsid w:val="00795307"/>
    <w:rsid w:val="007968C0"/>
    <w:rsid w:val="007A1282"/>
    <w:rsid w:val="007A153D"/>
    <w:rsid w:val="007A1BBB"/>
    <w:rsid w:val="007A31D4"/>
    <w:rsid w:val="007A492D"/>
    <w:rsid w:val="007A4A48"/>
    <w:rsid w:val="007A6932"/>
    <w:rsid w:val="007A6C04"/>
    <w:rsid w:val="007B3032"/>
    <w:rsid w:val="007B4A7F"/>
    <w:rsid w:val="007B56B9"/>
    <w:rsid w:val="007B5729"/>
    <w:rsid w:val="007B7A0B"/>
    <w:rsid w:val="007C0C9A"/>
    <w:rsid w:val="007C1A37"/>
    <w:rsid w:val="007C2CFE"/>
    <w:rsid w:val="007C4ED9"/>
    <w:rsid w:val="007C6118"/>
    <w:rsid w:val="007C6A53"/>
    <w:rsid w:val="007D14A0"/>
    <w:rsid w:val="007D229A"/>
    <w:rsid w:val="007D28D8"/>
    <w:rsid w:val="007D5318"/>
    <w:rsid w:val="007E028B"/>
    <w:rsid w:val="007E33D8"/>
    <w:rsid w:val="007E4D17"/>
    <w:rsid w:val="007E7B22"/>
    <w:rsid w:val="007F1730"/>
    <w:rsid w:val="007F5565"/>
    <w:rsid w:val="00800027"/>
    <w:rsid w:val="008013F8"/>
    <w:rsid w:val="00801ACD"/>
    <w:rsid w:val="00801ED2"/>
    <w:rsid w:val="0080311E"/>
    <w:rsid w:val="00803647"/>
    <w:rsid w:val="008044A9"/>
    <w:rsid w:val="00804A98"/>
    <w:rsid w:val="00805379"/>
    <w:rsid w:val="00805D47"/>
    <w:rsid w:val="008065F3"/>
    <w:rsid w:val="008075D1"/>
    <w:rsid w:val="00807776"/>
    <w:rsid w:val="0081179B"/>
    <w:rsid w:val="008120ED"/>
    <w:rsid w:val="0081275A"/>
    <w:rsid w:val="008139B5"/>
    <w:rsid w:val="00814065"/>
    <w:rsid w:val="00814340"/>
    <w:rsid w:val="00817897"/>
    <w:rsid w:val="00817D59"/>
    <w:rsid w:val="008218F8"/>
    <w:rsid w:val="00822DE3"/>
    <w:rsid w:val="00823470"/>
    <w:rsid w:val="00825477"/>
    <w:rsid w:val="00825D02"/>
    <w:rsid w:val="008279D3"/>
    <w:rsid w:val="0083295F"/>
    <w:rsid w:val="00836D32"/>
    <w:rsid w:val="00842922"/>
    <w:rsid w:val="00842928"/>
    <w:rsid w:val="0084479C"/>
    <w:rsid w:val="008448DF"/>
    <w:rsid w:val="00844C5C"/>
    <w:rsid w:val="00851B0C"/>
    <w:rsid w:val="008529E6"/>
    <w:rsid w:val="00856A40"/>
    <w:rsid w:val="00857B8C"/>
    <w:rsid w:val="00860D60"/>
    <w:rsid w:val="00864116"/>
    <w:rsid w:val="00864497"/>
    <w:rsid w:val="00865A23"/>
    <w:rsid w:val="00865A57"/>
    <w:rsid w:val="00866C12"/>
    <w:rsid w:val="00870C5E"/>
    <w:rsid w:val="008717CA"/>
    <w:rsid w:val="008718B9"/>
    <w:rsid w:val="00872156"/>
    <w:rsid w:val="00872FB8"/>
    <w:rsid w:val="00873477"/>
    <w:rsid w:val="0087465C"/>
    <w:rsid w:val="00874FC2"/>
    <w:rsid w:val="00875D3D"/>
    <w:rsid w:val="00877107"/>
    <w:rsid w:val="00880EEE"/>
    <w:rsid w:val="008834BC"/>
    <w:rsid w:val="00885097"/>
    <w:rsid w:val="00887D23"/>
    <w:rsid w:val="00890752"/>
    <w:rsid w:val="00891A8C"/>
    <w:rsid w:val="00893820"/>
    <w:rsid w:val="00893A46"/>
    <w:rsid w:val="00893D19"/>
    <w:rsid w:val="00894E8B"/>
    <w:rsid w:val="008A10E8"/>
    <w:rsid w:val="008A19C4"/>
    <w:rsid w:val="008A1CBE"/>
    <w:rsid w:val="008A321A"/>
    <w:rsid w:val="008A32AF"/>
    <w:rsid w:val="008B1763"/>
    <w:rsid w:val="008B17D4"/>
    <w:rsid w:val="008B18B7"/>
    <w:rsid w:val="008B390B"/>
    <w:rsid w:val="008B479F"/>
    <w:rsid w:val="008B6983"/>
    <w:rsid w:val="008B6FB4"/>
    <w:rsid w:val="008B7FB6"/>
    <w:rsid w:val="008C1F09"/>
    <w:rsid w:val="008C3C69"/>
    <w:rsid w:val="008C6C63"/>
    <w:rsid w:val="008C729D"/>
    <w:rsid w:val="008D57B8"/>
    <w:rsid w:val="008E613C"/>
    <w:rsid w:val="008E778F"/>
    <w:rsid w:val="008E7791"/>
    <w:rsid w:val="008F0275"/>
    <w:rsid w:val="008F1CF3"/>
    <w:rsid w:val="008F2276"/>
    <w:rsid w:val="008F2CA4"/>
    <w:rsid w:val="008F3654"/>
    <w:rsid w:val="008F69B1"/>
    <w:rsid w:val="008F7067"/>
    <w:rsid w:val="008F7593"/>
    <w:rsid w:val="00901C3E"/>
    <w:rsid w:val="00903697"/>
    <w:rsid w:val="00904E8D"/>
    <w:rsid w:val="00907C2C"/>
    <w:rsid w:val="009102CF"/>
    <w:rsid w:val="0091044D"/>
    <w:rsid w:val="00910766"/>
    <w:rsid w:val="0091633A"/>
    <w:rsid w:val="00920E73"/>
    <w:rsid w:val="00920FD2"/>
    <w:rsid w:val="00921F85"/>
    <w:rsid w:val="00922DF0"/>
    <w:rsid w:val="0092495C"/>
    <w:rsid w:val="0093124A"/>
    <w:rsid w:val="0093512B"/>
    <w:rsid w:val="00937C41"/>
    <w:rsid w:val="0094092C"/>
    <w:rsid w:val="00946183"/>
    <w:rsid w:val="00947669"/>
    <w:rsid w:val="00955798"/>
    <w:rsid w:val="009557D8"/>
    <w:rsid w:val="00955E14"/>
    <w:rsid w:val="00960C50"/>
    <w:rsid w:val="00961C5F"/>
    <w:rsid w:val="0096392B"/>
    <w:rsid w:val="00963975"/>
    <w:rsid w:val="009643B6"/>
    <w:rsid w:val="00964D57"/>
    <w:rsid w:val="00967246"/>
    <w:rsid w:val="009726DB"/>
    <w:rsid w:val="009751AB"/>
    <w:rsid w:val="00976C2D"/>
    <w:rsid w:val="00977759"/>
    <w:rsid w:val="009777CA"/>
    <w:rsid w:val="00980C4A"/>
    <w:rsid w:val="00980C7F"/>
    <w:rsid w:val="00981C6A"/>
    <w:rsid w:val="00983317"/>
    <w:rsid w:val="00984323"/>
    <w:rsid w:val="009844A2"/>
    <w:rsid w:val="00985F68"/>
    <w:rsid w:val="00986A55"/>
    <w:rsid w:val="00990244"/>
    <w:rsid w:val="009906C0"/>
    <w:rsid w:val="00991BA4"/>
    <w:rsid w:val="00991F95"/>
    <w:rsid w:val="00992F1D"/>
    <w:rsid w:val="00993ACB"/>
    <w:rsid w:val="009941DE"/>
    <w:rsid w:val="00994B7F"/>
    <w:rsid w:val="009A30E9"/>
    <w:rsid w:val="009A32BC"/>
    <w:rsid w:val="009A4B2A"/>
    <w:rsid w:val="009A62D1"/>
    <w:rsid w:val="009A6406"/>
    <w:rsid w:val="009A777A"/>
    <w:rsid w:val="009B0E23"/>
    <w:rsid w:val="009B18A3"/>
    <w:rsid w:val="009B1DA4"/>
    <w:rsid w:val="009B31C4"/>
    <w:rsid w:val="009B4BAD"/>
    <w:rsid w:val="009C4553"/>
    <w:rsid w:val="009C53FB"/>
    <w:rsid w:val="009C55FF"/>
    <w:rsid w:val="009C5BA9"/>
    <w:rsid w:val="009C7C8A"/>
    <w:rsid w:val="009D2DD0"/>
    <w:rsid w:val="009D53F7"/>
    <w:rsid w:val="009D5946"/>
    <w:rsid w:val="009E0349"/>
    <w:rsid w:val="009E14F5"/>
    <w:rsid w:val="009E1999"/>
    <w:rsid w:val="009E19CB"/>
    <w:rsid w:val="009E2199"/>
    <w:rsid w:val="009E2596"/>
    <w:rsid w:val="009E25A6"/>
    <w:rsid w:val="009E310B"/>
    <w:rsid w:val="009E50A1"/>
    <w:rsid w:val="009E67F7"/>
    <w:rsid w:val="009F3B0E"/>
    <w:rsid w:val="009F40F2"/>
    <w:rsid w:val="009F437C"/>
    <w:rsid w:val="009F4FA1"/>
    <w:rsid w:val="009F5DFF"/>
    <w:rsid w:val="009F707B"/>
    <w:rsid w:val="00A018F7"/>
    <w:rsid w:val="00A04188"/>
    <w:rsid w:val="00A042FC"/>
    <w:rsid w:val="00A0549F"/>
    <w:rsid w:val="00A1141F"/>
    <w:rsid w:val="00A12563"/>
    <w:rsid w:val="00A13509"/>
    <w:rsid w:val="00A1587A"/>
    <w:rsid w:val="00A2105F"/>
    <w:rsid w:val="00A21312"/>
    <w:rsid w:val="00A23544"/>
    <w:rsid w:val="00A2434F"/>
    <w:rsid w:val="00A24BC3"/>
    <w:rsid w:val="00A25102"/>
    <w:rsid w:val="00A3588F"/>
    <w:rsid w:val="00A41F13"/>
    <w:rsid w:val="00A42374"/>
    <w:rsid w:val="00A44C57"/>
    <w:rsid w:val="00A44DC7"/>
    <w:rsid w:val="00A45AFC"/>
    <w:rsid w:val="00A4789C"/>
    <w:rsid w:val="00A47D0E"/>
    <w:rsid w:val="00A500DB"/>
    <w:rsid w:val="00A57E43"/>
    <w:rsid w:val="00A61EAE"/>
    <w:rsid w:val="00A63B92"/>
    <w:rsid w:val="00A64F8B"/>
    <w:rsid w:val="00A653BE"/>
    <w:rsid w:val="00A66F01"/>
    <w:rsid w:val="00A6725D"/>
    <w:rsid w:val="00A67B84"/>
    <w:rsid w:val="00A70C5A"/>
    <w:rsid w:val="00A70DCE"/>
    <w:rsid w:val="00A72AD6"/>
    <w:rsid w:val="00A7488A"/>
    <w:rsid w:val="00A756DB"/>
    <w:rsid w:val="00A7737D"/>
    <w:rsid w:val="00A80F4A"/>
    <w:rsid w:val="00A82876"/>
    <w:rsid w:val="00A82F47"/>
    <w:rsid w:val="00A83030"/>
    <w:rsid w:val="00A85290"/>
    <w:rsid w:val="00A859BE"/>
    <w:rsid w:val="00A8628D"/>
    <w:rsid w:val="00A9094C"/>
    <w:rsid w:val="00A947F0"/>
    <w:rsid w:val="00A948C3"/>
    <w:rsid w:val="00AA1485"/>
    <w:rsid w:val="00AA3112"/>
    <w:rsid w:val="00AA3275"/>
    <w:rsid w:val="00AB05FF"/>
    <w:rsid w:val="00AB1037"/>
    <w:rsid w:val="00AB33A0"/>
    <w:rsid w:val="00AB4ED0"/>
    <w:rsid w:val="00AB50AF"/>
    <w:rsid w:val="00AB68F7"/>
    <w:rsid w:val="00AD07F0"/>
    <w:rsid w:val="00AD1054"/>
    <w:rsid w:val="00AD3996"/>
    <w:rsid w:val="00AD5976"/>
    <w:rsid w:val="00AD6725"/>
    <w:rsid w:val="00AD6D69"/>
    <w:rsid w:val="00AE0066"/>
    <w:rsid w:val="00AE0200"/>
    <w:rsid w:val="00AE0775"/>
    <w:rsid w:val="00AE1C31"/>
    <w:rsid w:val="00AE30BB"/>
    <w:rsid w:val="00AE3A39"/>
    <w:rsid w:val="00AE3F5A"/>
    <w:rsid w:val="00AE5C82"/>
    <w:rsid w:val="00AE5F00"/>
    <w:rsid w:val="00AE7281"/>
    <w:rsid w:val="00AF097B"/>
    <w:rsid w:val="00AF162B"/>
    <w:rsid w:val="00AF2F0B"/>
    <w:rsid w:val="00AF3A12"/>
    <w:rsid w:val="00AF53CB"/>
    <w:rsid w:val="00AF584B"/>
    <w:rsid w:val="00AF5B0E"/>
    <w:rsid w:val="00AF7C71"/>
    <w:rsid w:val="00B010A0"/>
    <w:rsid w:val="00B05AA4"/>
    <w:rsid w:val="00B07BC6"/>
    <w:rsid w:val="00B113DA"/>
    <w:rsid w:val="00B12734"/>
    <w:rsid w:val="00B12863"/>
    <w:rsid w:val="00B16319"/>
    <w:rsid w:val="00B16976"/>
    <w:rsid w:val="00B1782E"/>
    <w:rsid w:val="00B2068D"/>
    <w:rsid w:val="00B21DE0"/>
    <w:rsid w:val="00B22601"/>
    <w:rsid w:val="00B22C11"/>
    <w:rsid w:val="00B231A4"/>
    <w:rsid w:val="00B23DC5"/>
    <w:rsid w:val="00B23FE5"/>
    <w:rsid w:val="00B2563A"/>
    <w:rsid w:val="00B2627A"/>
    <w:rsid w:val="00B27D73"/>
    <w:rsid w:val="00B31944"/>
    <w:rsid w:val="00B33A2B"/>
    <w:rsid w:val="00B347AB"/>
    <w:rsid w:val="00B34832"/>
    <w:rsid w:val="00B34F92"/>
    <w:rsid w:val="00B35FCF"/>
    <w:rsid w:val="00B37B8A"/>
    <w:rsid w:val="00B41A1B"/>
    <w:rsid w:val="00B4231A"/>
    <w:rsid w:val="00B43F46"/>
    <w:rsid w:val="00B461E4"/>
    <w:rsid w:val="00B478DC"/>
    <w:rsid w:val="00B47D82"/>
    <w:rsid w:val="00B511C7"/>
    <w:rsid w:val="00B51B7E"/>
    <w:rsid w:val="00B52DFE"/>
    <w:rsid w:val="00B55FCC"/>
    <w:rsid w:val="00B5678B"/>
    <w:rsid w:val="00B6090B"/>
    <w:rsid w:val="00B60ED2"/>
    <w:rsid w:val="00B61F0D"/>
    <w:rsid w:val="00B6253D"/>
    <w:rsid w:val="00B62A77"/>
    <w:rsid w:val="00B64B83"/>
    <w:rsid w:val="00B67CE7"/>
    <w:rsid w:val="00B70BF5"/>
    <w:rsid w:val="00B75AD5"/>
    <w:rsid w:val="00B76407"/>
    <w:rsid w:val="00B83694"/>
    <w:rsid w:val="00B85D7E"/>
    <w:rsid w:val="00B87178"/>
    <w:rsid w:val="00B90106"/>
    <w:rsid w:val="00B90683"/>
    <w:rsid w:val="00B919C7"/>
    <w:rsid w:val="00B9281D"/>
    <w:rsid w:val="00B92E25"/>
    <w:rsid w:val="00B97CF9"/>
    <w:rsid w:val="00BA1DB0"/>
    <w:rsid w:val="00BA1E0D"/>
    <w:rsid w:val="00BA2DA6"/>
    <w:rsid w:val="00BA4C24"/>
    <w:rsid w:val="00BA5A34"/>
    <w:rsid w:val="00BA5F5E"/>
    <w:rsid w:val="00BB136B"/>
    <w:rsid w:val="00BB4999"/>
    <w:rsid w:val="00BB4EA3"/>
    <w:rsid w:val="00BB5D84"/>
    <w:rsid w:val="00BB62D3"/>
    <w:rsid w:val="00BB7D24"/>
    <w:rsid w:val="00BC273B"/>
    <w:rsid w:val="00BD1ACE"/>
    <w:rsid w:val="00BD2AC4"/>
    <w:rsid w:val="00BD3324"/>
    <w:rsid w:val="00BD4968"/>
    <w:rsid w:val="00BD5BE9"/>
    <w:rsid w:val="00BD727B"/>
    <w:rsid w:val="00BE0F11"/>
    <w:rsid w:val="00BE1B73"/>
    <w:rsid w:val="00BE3599"/>
    <w:rsid w:val="00BE6C56"/>
    <w:rsid w:val="00BF0506"/>
    <w:rsid w:val="00BF2D73"/>
    <w:rsid w:val="00BF529F"/>
    <w:rsid w:val="00BF7D29"/>
    <w:rsid w:val="00C01C4C"/>
    <w:rsid w:val="00C01F6C"/>
    <w:rsid w:val="00C07F63"/>
    <w:rsid w:val="00C10CEF"/>
    <w:rsid w:val="00C12E9F"/>
    <w:rsid w:val="00C14C13"/>
    <w:rsid w:val="00C2242A"/>
    <w:rsid w:val="00C227B5"/>
    <w:rsid w:val="00C22E9E"/>
    <w:rsid w:val="00C22EF6"/>
    <w:rsid w:val="00C27F57"/>
    <w:rsid w:val="00C305FB"/>
    <w:rsid w:val="00C30BCA"/>
    <w:rsid w:val="00C32557"/>
    <w:rsid w:val="00C32857"/>
    <w:rsid w:val="00C34226"/>
    <w:rsid w:val="00C34D6A"/>
    <w:rsid w:val="00C34ED2"/>
    <w:rsid w:val="00C369CE"/>
    <w:rsid w:val="00C403EA"/>
    <w:rsid w:val="00C41485"/>
    <w:rsid w:val="00C41590"/>
    <w:rsid w:val="00C457E1"/>
    <w:rsid w:val="00C50790"/>
    <w:rsid w:val="00C52249"/>
    <w:rsid w:val="00C525CA"/>
    <w:rsid w:val="00C530DC"/>
    <w:rsid w:val="00C558F7"/>
    <w:rsid w:val="00C57DB1"/>
    <w:rsid w:val="00C62459"/>
    <w:rsid w:val="00C62748"/>
    <w:rsid w:val="00C62B32"/>
    <w:rsid w:val="00C62BC5"/>
    <w:rsid w:val="00C62DAB"/>
    <w:rsid w:val="00C66E90"/>
    <w:rsid w:val="00C70580"/>
    <w:rsid w:val="00C71DCC"/>
    <w:rsid w:val="00C72E68"/>
    <w:rsid w:val="00C73158"/>
    <w:rsid w:val="00C74281"/>
    <w:rsid w:val="00C760F4"/>
    <w:rsid w:val="00C80090"/>
    <w:rsid w:val="00C834FF"/>
    <w:rsid w:val="00C8358B"/>
    <w:rsid w:val="00C8740A"/>
    <w:rsid w:val="00C90B5B"/>
    <w:rsid w:val="00C917CE"/>
    <w:rsid w:val="00C93555"/>
    <w:rsid w:val="00C93B6F"/>
    <w:rsid w:val="00C95925"/>
    <w:rsid w:val="00C96D27"/>
    <w:rsid w:val="00C970A1"/>
    <w:rsid w:val="00C9777D"/>
    <w:rsid w:val="00CA03A7"/>
    <w:rsid w:val="00CA1A75"/>
    <w:rsid w:val="00CA483D"/>
    <w:rsid w:val="00CA5627"/>
    <w:rsid w:val="00CB149B"/>
    <w:rsid w:val="00CB151B"/>
    <w:rsid w:val="00CB4DAF"/>
    <w:rsid w:val="00CB6092"/>
    <w:rsid w:val="00CB65D6"/>
    <w:rsid w:val="00CB7314"/>
    <w:rsid w:val="00CB7824"/>
    <w:rsid w:val="00CC0302"/>
    <w:rsid w:val="00CC361D"/>
    <w:rsid w:val="00CC45F9"/>
    <w:rsid w:val="00CC5714"/>
    <w:rsid w:val="00CC74A1"/>
    <w:rsid w:val="00CC7F97"/>
    <w:rsid w:val="00CD044B"/>
    <w:rsid w:val="00CD2588"/>
    <w:rsid w:val="00CD2D7C"/>
    <w:rsid w:val="00CD2E81"/>
    <w:rsid w:val="00CD319A"/>
    <w:rsid w:val="00CD4055"/>
    <w:rsid w:val="00CD4E51"/>
    <w:rsid w:val="00CD53E1"/>
    <w:rsid w:val="00CD68E2"/>
    <w:rsid w:val="00CD7325"/>
    <w:rsid w:val="00CF0386"/>
    <w:rsid w:val="00CF28AC"/>
    <w:rsid w:val="00CF553B"/>
    <w:rsid w:val="00CF6A68"/>
    <w:rsid w:val="00CF6D69"/>
    <w:rsid w:val="00CF749D"/>
    <w:rsid w:val="00D07DBB"/>
    <w:rsid w:val="00D13294"/>
    <w:rsid w:val="00D14D97"/>
    <w:rsid w:val="00D16500"/>
    <w:rsid w:val="00D170BF"/>
    <w:rsid w:val="00D17304"/>
    <w:rsid w:val="00D17F36"/>
    <w:rsid w:val="00D20C62"/>
    <w:rsid w:val="00D22BDC"/>
    <w:rsid w:val="00D22D9F"/>
    <w:rsid w:val="00D2511C"/>
    <w:rsid w:val="00D25D9E"/>
    <w:rsid w:val="00D26E61"/>
    <w:rsid w:val="00D300B0"/>
    <w:rsid w:val="00D3012E"/>
    <w:rsid w:val="00D32DBB"/>
    <w:rsid w:val="00D33EE0"/>
    <w:rsid w:val="00D4078C"/>
    <w:rsid w:val="00D4168B"/>
    <w:rsid w:val="00D42CC9"/>
    <w:rsid w:val="00D43207"/>
    <w:rsid w:val="00D44847"/>
    <w:rsid w:val="00D4499B"/>
    <w:rsid w:val="00D478AB"/>
    <w:rsid w:val="00D50876"/>
    <w:rsid w:val="00D51635"/>
    <w:rsid w:val="00D5506F"/>
    <w:rsid w:val="00D564F4"/>
    <w:rsid w:val="00D56EE8"/>
    <w:rsid w:val="00D5703E"/>
    <w:rsid w:val="00D5764B"/>
    <w:rsid w:val="00D627A5"/>
    <w:rsid w:val="00D6356F"/>
    <w:rsid w:val="00D6518A"/>
    <w:rsid w:val="00D66701"/>
    <w:rsid w:val="00D6673F"/>
    <w:rsid w:val="00D66B37"/>
    <w:rsid w:val="00D67238"/>
    <w:rsid w:val="00D708D3"/>
    <w:rsid w:val="00D72BFD"/>
    <w:rsid w:val="00D734FB"/>
    <w:rsid w:val="00D73938"/>
    <w:rsid w:val="00D74916"/>
    <w:rsid w:val="00D74A37"/>
    <w:rsid w:val="00D755A2"/>
    <w:rsid w:val="00D756F3"/>
    <w:rsid w:val="00D77A1E"/>
    <w:rsid w:val="00D81EA3"/>
    <w:rsid w:val="00D866B7"/>
    <w:rsid w:val="00D868C1"/>
    <w:rsid w:val="00D86BC7"/>
    <w:rsid w:val="00D909FC"/>
    <w:rsid w:val="00D919EB"/>
    <w:rsid w:val="00D91AF2"/>
    <w:rsid w:val="00DA0CF2"/>
    <w:rsid w:val="00DA1732"/>
    <w:rsid w:val="00DA1901"/>
    <w:rsid w:val="00DA3349"/>
    <w:rsid w:val="00DA355A"/>
    <w:rsid w:val="00DA4207"/>
    <w:rsid w:val="00DA72BE"/>
    <w:rsid w:val="00DB027D"/>
    <w:rsid w:val="00DB27CC"/>
    <w:rsid w:val="00DB4A0D"/>
    <w:rsid w:val="00DB55FC"/>
    <w:rsid w:val="00DB747E"/>
    <w:rsid w:val="00DC098A"/>
    <w:rsid w:val="00DC12E1"/>
    <w:rsid w:val="00DC30A7"/>
    <w:rsid w:val="00DC3B51"/>
    <w:rsid w:val="00DC44B0"/>
    <w:rsid w:val="00DC4F9A"/>
    <w:rsid w:val="00DC7495"/>
    <w:rsid w:val="00DD43B7"/>
    <w:rsid w:val="00DD4CD8"/>
    <w:rsid w:val="00DD7877"/>
    <w:rsid w:val="00DE0342"/>
    <w:rsid w:val="00DE49CC"/>
    <w:rsid w:val="00DE4B3A"/>
    <w:rsid w:val="00DE4E0F"/>
    <w:rsid w:val="00DE4E59"/>
    <w:rsid w:val="00DE667D"/>
    <w:rsid w:val="00DF070A"/>
    <w:rsid w:val="00DF1B6B"/>
    <w:rsid w:val="00DF4A36"/>
    <w:rsid w:val="00DF5B15"/>
    <w:rsid w:val="00DF7E1D"/>
    <w:rsid w:val="00E00B47"/>
    <w:rsid w:val="00E0401D"/>
    <w:rsid w:val="00E14ACE"/>
    <w:rsid w:val="00E175C8"/>
    <w:rsid w:val="00E17797"/>
    <w:rsid w:val="00E17A50"/>
    <w:rsid w:val="00E204C0"/>
    <w:rsid w:val="00E2062E"/>
    <w:rsid w:val="00E2076D"/>
    <w:rsid w:val="00E241E5"/>
    <w:rsid w:val="00E260D4"/>
    <w:rsid w:val="00E32139"/>
    <w:rsid w:val="00E3220A"/>
    <w:rsid w:val="00E333D5"/>
    <w:rsid w:val="00E34C56"/>
    <w:rsid w:val="00E35215"/>
    <w:rsid w:val="00E37041"/>
    <w:rsid w:val="00E37832"/>
    <w:rsid w:val="00E40EEF"/>
    <w:rsid w:val="00E41561"/>
    <w:rsid w:val="00E4226E"/>
    <w:rsid w:val="00E42D5A"/>
    <w:rsid w:val="00E4757D"/>
    <w:rsid w:val="00E51F71"/>
    <w:rsid w:val="00E53B4F"/>
    <w:rsid w:val="00E53E99"/>
    <w:rsid w:val="00E57829"/>
    <w:rsid w:val="00E57CF9"/>
    <w:rsid w:val="00E62F5F"/>
    <w:rsid w:val="00E63528"/>
    <w:rsid w:val="00E63F0F"/>
    <w:rsid w:val="00E646A0"/>
    <w:rsid w:val="00E6516B"/>
    <w:rsid w:val="00E66AA1"/>
    <w:rsid w:val="00E72D3F"/>
    <w:rsid w:val="00E72ED8"/>
    <w:rsid w:val="00E74075"/>
    <w:rsid w:val="00E7436D"/>
    <w:rsid w:val="00E74A4D"/>
    <w:rsid w:val="00E7505D"/>
    <w:rsid w:val="00E76196"/>
    <w:rsid w:val="00E771EB"/>
    <w:rsid w:val="00E77B41"/>
    <w:rsid w:val="00E8224A"/>
    <w:rsid w:val="00E82652"/>
    <w:rsid w:val="00E82B47"/>
    <w:rsid w:val="00E83A6E"/>
    <w:rsid w:val="00E9059A"/>
    <w:rsid w:val="00E9062F"/>
    <w:rsid w:val="00E90FD2"/>
    <w:rsid w:val="00E912AE"/>
    <w:rsid w:val="00E965C9"/>
    <w:rsid w:val="00EA09E5"/>
    <w:rsid w:val="00EA0BBA"/>
    <w:rsid w:val="00EA395F"/>
    <w:rsid w:val="00EA5F57"/>
    <w:rsid w:val="00EB1DE3"/>
    <w:rsid w:val="00EB358D"/>
    <w:rsid w:val="00EB382C"/>
    <w:rsid w:val="00EB45C4"/>
    <w:rsid w:val="00EB61ED"/>
    <w:rsid w:val="00EC0CE2"/>
    <w:rsid w:val="00EC1518"/>
    <w:rsid w:val="00EC25F5"/>
    <w:rsid w:val="00EC5074"/>
    <w:rsid w:val="00EC779A"/>
    <w:rsid w:val="00EC7B40"/>
    <w:rsid w:val="00ED013D"/>
    <w:rsid w:val="00ED048C"/>
    <w:rsid w:val="00ED0667"/>
    <w:rsid w:val="00ED6551"/>
    <w:rsid w:val="00ED7F28"/>
    <w:rsid w:val="00EE02D8"/>
    <w:rsid w:val="00EE0889"/>
    <w:rsid w:val="00EE1D33"/>
    <w:rsid w:val="00EE2143"/>
    <w:rsid w:val="00EE2C96"/>
    <w:rsid w:val="00EE38DF"/>
    <w:rsid w:val="00EE6261"/>
    <w:rsid w:val="00EE6D78"/>
    <w:rsid w:val="00EF1D63"/>
    <w:rsid w:val="00EF3695"/>
    <w:rsid w:val="00EF66E2"/>
    <w:rsid w:val="00EF6A51"/>
    <w:rsid w:val="00EF7551"/>
    <w:rsid w:val="00F01446"/>
    <w:rsid w:val="00F024BB"/>
    <w:rsid w:val="00F03A6C"/>
    <w:rsid w:val="00F05196"/>
    <w:rsid w:val="00F05212"/>
    <w:rsid w:val="00F05828"/>
    <w:rsid w:val="00F060E6"/>
    <w:rsid w:val="00F06314"/>
    <w:rsid w:val="00F06649"/>
    <w:rsid w:val="00F068A0"/>
    <w:rsid w:val="00F11E74"/>
    <w:rsid w:val="00F12351"/>
    <w:rsid w:val="00F12863"/>
    <w:rsid w:val="00F12C2E"/>
    <w:rsid w:val="00F1675D"/>
    <w:rsid w:val="00F21AA2"/>
    <w:rsid w:val="00F21E20"/>
    <w:rsid w:val="00F23A51"/>
    <w:rsid w:val="00F240F5"/>
    <w:rsid w:val="00F24B16"/>
    <w:rsid w:val="00F27F71"/>
    <w:rsid w:val="00F31110"/>
    <w:rsid w:val="00F31C56"/>
    <w:rsid w:val="00F329A2"/>
    <w:rsid w:val="00F33810"/>
    <w:rsid w:val="00F35102"/>
    <w:rsid w:val="00F3549F"/>
    <w:rsid w:val="00F35D88"/>
    <w:rsid w:val="00F36410"/>
    <w:rsid w:val="00F36B4B"/>
    <w:rsid w:val="00F37638"/>
    <w:rsid w:val="00F4146E"/>
    <w:rsid w:val="00F419E6"/>
    <w:rsid w:val="00F41CEC"/>
    <w:rsid w:val="00F45847"/>
    <w:rsid w:val="00F45908"/>
    <w:rsid w:val="00F47C1E"/>
    <w:rsid w:val="00F47DDA"/>
    <w:rsid w:val="00F47DDB"/>
    <w:rsid w:val="00F50C84"/>
    <w:rsid w:val="00F542CB"/>
    <w:rsid w:val="00F57D00"/>
    <w:rsid w:val="00F6143F"/>
    <w:rsid w:val="00F628D3"/>
    <w:rsid w:val="00F63097"/>
    <w:rsid w:val="00F6326D"/>
    <w:rsid w:val="00F65C73"/>
    <w:rsid w:val="00F668CE"/>
    <w:rsid w:val="00F67CD6"/>
    <w:rsid w:val="00F7205E"/>
    <w:rsid w:val="00F74C1A"/>
    <w:rsid w:val="00F80D16"/>
    <w:rsid w:val="00F8105A"/>
    <w:rsid w:val="00F8143B"/>
    <w:rsid w:val="00F834AF"/>
    <w:rsid w:val="00F83E07"/>
    <w:rsid w:val="00F85731"/>
    <w:rsid w:val="00F874CE"/>
    <w:rsid w:val="00F90106"/>
    <w:rsid w:val="00F9075E"/>
    <w:rsid w:val="00F927AE"/>
    <w:rsid w:val="00F92AA7"/>
    <w:rsid w:val="00F9435F"/>
    <w:rsid w:val="00F95C3C"/>
    <w:rsid w:val="00F97545"/>
    <w:rsid w:val="00FA09F9"/>
    <w:rsid w:val="00FA2D1F"/>
    <w:rsid w:val="00FA4E1D"/>
    <w:rsid w:val="00FA5731"/>
    <w:rsid w:val="00FA6F82"/>
    <w:rsid w:val="00FB0DF7"/>
    <w:rsid w:val="00FB363B"/>
    <w:rsid w:val="00FB409F"/>
    <w:rsid w:val="00FB4646"/>
    <w:rsid w:val="00FB4D37"/>
    <w:rsid w:val="00FB58E7"/>
    <w:rsid w:val="00FC43D9"/>
    <w:rsid w:val="00FC54E3"/>
    <w:rsid w:val="00FC6144"/>
    <w:rsid w:val="00FC6622"/>
    <w:rsid w:val="00FC75DE"/>
    <w:rsid w:val="00FD0711"/>
    <w:rsid w:val="00FD1803"/>
    <w:rsid w:val="00FD1C42"/>
    <w:rsid w:val="00FD2126"/>
    <w:rsid w:val="00FD343D"/>
    <w:rsid w:val="00FD4098"/>
    <w:rsid w:val="00FD4ADC"/>
    <w:rsid w:val="00FD4E31"/>
    <w:rsid w:val="00FD61BF"/>
    <w:rsid w:val="00FD6902"/>
    <w:rsid w:val="00FE20E9"/>
    <w:rsid w:val="00FE2B7F"/>
    <w:rsid w:val="00FE74CE"/>
    <w:rsid w:val="00FE76E7"/>
    <w:rsid w:val="00FF0231"/>
    <w:rsid w:val="00FF10C7"/>
    <w:rsid w:val="00FF173B"/>
    <w:rsid w:val="00FF1E13"/>
    <w:rsid w:val="00FF5B9A"/>
    <w:rsid w:val="00FF5C55"/>
    <w:rsid w:val="00FF73A5"/>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0"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Pr>
      <w:rFonts w:ascii="Arial" w:eastAsia="Arial Unicode MS" w:hAnsi="Arial"/>
      <w:lang w:val="en-GB" w:eastAsia="ja-JP"/>
    </w:rPr>
  </w:style>
  <w:style w:type="paragraph" w:styleId="berschrift1">
    <w:name w:val="heading 1"/>
    <w:basedOn w:val="berschrift0"/>
    <w:next w:val="FlietextEinzug"/>
    <w:qFormat/>
    <w:rsid w:val="00323345"/>
    <w:pPr>
      <w:numPr>
        <w:numId w:val="2"/>
      </w:numPr>
      <w:outlineLvl w:val="0"/>
    </w:pPr>
    <w:rPr>
      <w:b/>
      <w:sz w:val="28"/>
    </w:rPr>
  </w:style>
  <w:style w:type="paragraph" w:styleId="berschrift2">
    <w:name w:val="heading 2"/>
    <w:basedOn w:val="berschrift0"/>
    <w:next w:val="FlietextEinzug"/>
    <w:qFormat/>
    <w:rsid w:val="00323345"/>
    <w:pPr>
      <w:numPr>
        <w:ilvl w:val="1"/>
        <w:numId w:val="2"/>
      </w:numPr>
      <w:outlineLvl w:val="1"/>
    </w:pPr>
    <w:rPr>
      <w:b/>
      <w:sz w:val="24"/>
    </w:rPr>
  </w:style>
  <w:style w:type="paragraph" w:styleId="berschrift3">
    <w:name w:val="heading 3"/>
    <w:basedOn w:val="berschrift0"/>
    <w:next w:val="FlietextEinzug"/>
    <w:qFormat/>
    <w:rsid w:val="00323345"/>
    <w:pPr>
      <w:numPr>
        <w:ilvl w:val="2"/>
        <w:numId w:val="2"/>
      </w:numPr>
      <w:outlineLvl w:val="2"/>
    </w:pPr>
    <w:rPr>
      <w:b/>
      <w:sz w:val="22"/>
    </w:rPr>
  </w:style>
  <w:style w:type="paragraph" w:styleId="berschrift4">
    <w:name w:val="heading 4"/>
    <w:basedOn w:val="berschrift0"/>
    <w:next w:val="FlietextEinzug"/>
    <w:qFormat/>
    <w:rsid w:val="00323345"/>
    <w:pPr>
      <w:numPr>
        <w:ilvl w:val="3"/>
        <w:numId w:val="2"/>
      </w:numPr>
      <w:outlineLvl w:val="3"/>
    </w:pPr>
    <w:rPr>
      <w:b/>
      <w:sz w:val="22"/>
    </w:rPr>
  </w:style>
  <w:style w:type="paragraph" w:styleId="berschrift5">
    <w:name w:val="heading 5"/>
    <w:basedOn w:val="berschrift0"/>
    <w:next w:val="FlietextEinzug"/>
    <w:qFormat/>
    <w:rsid w:val="00323345"/>
    <w:pPr>
      <w:numPr>
        <w:ilvl w:val="4"/>
        <w:numId w:val="2"/>
      </w:numPr>
      <w:outlineLvl w:val="4"/>
    </w:pPr>
    <w:rPr>
      <w:b/>
      <w:sz w:val="22"/>
    </w:rPr>
  </w:style>
  <w:style w:type="paragraph" w:styleId="berschrift6">
    <w:name w:val="heading 6"/>
    <w:basedOn w:val="berschrift0"/>
    <w:next w:val="FlietextEinzug"/>
    <w:qFormat/>
    <w:rsid w:val="00323345"/>
    <w:pPr>
      <w:numPr>
        <w:ilvl w:val="5"/>
        <w:numId w:val="2"/>
      </w:numPr>
      <w:outlineLvl w:val="5"/>
    </w:pPr>
    <w:rPr>
      <w:b/>
      <w:sz w:val="22"/>
    </w:rPr>
  </w:style>
  <w:style w:type="paragraph" w:styleId="berschrift7">
    <w:name w:val="heading 7"/>
    <w:basedOn w:val="berschrift0"/>
    <w:next w:val="FlietextEinzug"/>
    <w:qFormat/>
    <w:rsid w:val="00323345"/>
    <w:pPr>
      <w:numPr>
        <w:ilvl w:val="6"/>
        <w:numId w:val="2"/>
      </w:numPr>
      <w:outlineLvl w:val="6"/>
    </w:pPr>
    <w:rPr>
      <w:b/>
      <w:sz w:val="22"/>
    </w:rPr>
  </w:style>
  <w:style w:type="paragraph" w:styleId="berschrift8">
    <w:name w:val="heading 8"/>
    <w:basedOn w:val="berschrift0"/>
    <w:next w:val="FlietextEinzug"/>
    <w:qFormat/>
    <w:rsid w:val="00323345"/>
    <w:pPr>
      <w:numPr>
        <w:ilvl w:val="7"/>
        <w:numId w:val="2"/>
      </w:numPr>
      <w:outlineLvl w:val="7"/>
    </w:pPr>
    <w:rPr>
      <w:b/>
      <w:sz w:val="22"/>
    </w:rPr>
  </w:style>
  <w:style w:type="paragraph" w:styleId="berschrift9">
    <w:name w:val="heading 9"/>
    <w:basedOn w:val="berschrift0"/>
    <w:next w:val="FlietextEinzug"/>
    <w:qFormat/>
    <w:rsid w:val="00323345"/>
    <w:pPr>
      <w:numPr>
        <w:ilvl w:val="8"/>
        <w:numId w:val="2"/>
      </w:numPr>
      <w:outlineLvl w:val="8"/>
    </w:pPr>
    <w:rPr>
      <w:b/>
      <w:sz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rsid w:val="009751AB"/>
    <w:pPr>
      <w:spacing w:before="20" w:after="20"/>
    </w:pPr>
  </w:style>
  <w:style w:type="paragraph" w:styleId="Fuzeile">
    <w:name w:val="footer"/>
    <w:basedOn w:val="Standard"/>
    <w:rsid w:val="00E37832"/>
    <w:pPr>
      <w:spacing w:before="60" w:after="60"/>
    </w:pPr>
    <w:rPr>
      <w:sz w:val="14"/>
      <w:szCs w:val="14"/>
    </w:rPr>
  </w:style>
  <w:style w:type="paragraph" w:customStyle="1" w:styleId="berschriftNum1">
    <w:name w:val="ÜberschriftNum 1"/>
    <w:basedOn w:val="berschrift0"/>
    <w:next w:val="FlietextEinzug"/>
    <w:rsid w:val="00C8740A"/>
    <w:pPr>
      <w:numPr>
        <w:numId w:val="3"/>
      </w:numPr>
    </w:pPr>
    <w:rPr>
      <w:b/>
      <w:sz w:val="28"/>
    </w:rPr>
  </w:style>
  <w:style w:type="paragraph" w:customStyle="1" w:styleId="Tabelle">
    <w:name w:val="Tabelle"/>
    <w:basedOn w:val="Standard"/>
    <w:pPr>
      <w:spacing w:before="40" w:after="40"/>
    </w:pPr>
    <w:rPr>
      <w:sz w:val="16"/>
    </w:rPr>
  </w:style>
  <w:style w:type="paragraph" w:customStyle="1" w:styleId="Verzeichnis0">
    <w:name w:val="Verzeichnis 0"/>
    <w:basedOn w:val="Standard"/>
    <w:pPr>
      <w:tabs>
        <w:tab w:val="right" w:leader="dot" w:pos="9639"/>
      </w:tabs>
    </w:pPr>
    <w:rPr>
      <w:sz w:val="24"/>
      <w:szCs w:val="24"/>
    </w:rPr>
  </w:style>
  <w:style w:type="paragraph" w:customStyle="1" w:styleId="Flietext">
    <w:name w:val="Fließtext"/>
    <w:basedOn w:val="Standard"/>
  </w:style>
  <w:style w:type="paragraph" w:customStyle="1" w:styleId="FlietextEinzug">
    <w:name w:val="Fließtext Einzug"/>
    <w:basedOn w:val="Flietext"/>
    <w:pPr>
      <w:ind w:left="284"/>
    </w:pPr>
  </w:style>
  <w:style w:type="paragraph" w:customStyle="1" w:styleId="berschrift0">
    <w:name w:val="Überschrift 0"/>
    <w:basedOn w:val="Standard"/>
    <w:next w:val="FlietextEinzug"/>
    <w:rsid w:val="006F3C53"/>
    <w:pPr>
      <w:keepNext/>
      <w:spacing w:before="240" w:after="120"/>
    </w:pPr>
    <w:rPr>
      <w:color w:val="FF8800"/>
    </w:rPr>
  </w:style>
  <w:style w:type="paragraph" w:styleId="Verzeichnis1">
    <w:name w:val="toc 1"/>
    <w:basedOn w:val="Verzeichnis0"/>
    <w:uiPriority w:val="39"/>
    <w:pPr>
      <w:spacing w:before="240"/>
      <w:ind w:left="284"/>
    </w:pPr>
    <w:rPr>
      <w:b/>
    </w:rPr>
  </w:style>
  <w:style w:type="paragraph" w:styleId="Verzeichnis2">
    <w:name w:val="toc 2"/>
    <w:basedOn w:val="Verzeichnis0"/>
    <w:uiPriority w:val="39"/>
    <w:pPr>
      <w:ind w:left="425"/>
    </w:pPr>
    <w:rPr>
      <w:sz w:val="20"/>
    </w:rPr>
  </w:style>
  <w:style w:type="paragraph" w:styleId="Verzeichnis3">
    <w:name w:val="toc 3"/>
    <w:basedOn w:val="Verzeichnis0"/>
    <w:uiPriority w:val="39"/>
    <w:pPr>
      <w:ind w:left="567"/>
    </w:pPr>
    <w:rPr>
      <w:sz w:val="18"/>
    </w:rPr>
  </w:style>
  <w:style w:type="paragraph" w:styleId="Verzeichnis4">
    <w:name w:val="toc 4"/>
    <w:basedOn w:val="Verzeichnis0"/>
    <w:uiPriority w:val="39"/>
    <w:pPr>
      <w:ind w:left="709"/>
    </w:pPr>
    <w:rPr>
      <w:sz w:val="18"/>
    </w:rPr>
  </w:style>
  <w:style w:type="paragraph" w:styleId="Verzeichnis5">
    <w:name w:val="toc 5"/>
    <w:basedOn w:val="Verzeichnis0"/>
    <w:semiHidden/>
    <w:pPr>
      <w:ind w:left="709"/>
    </w:pPr>
    <w:rPr>
      <w:sz w:val="18"/>
    </w:rPr>
  </w:style>
  <w:style w:type="paragraph" w:styleId="Verzeichnis6">
    <w:name w:val="toc 6"/>
    <w:basedOn w:val="Verzeichnis0"/>
    <w:semiHidden/>
    <w:pPr>
      <w:ind w:left="709"/>
    </w:pPr>
    <w:rPr>
      <w:sz w:val="18"/>
    </w:rPr>
  </w:style>
  <w:style w:type="paragraph" w:styleId="Verzeichnis7">
    <w:name w:val="toc 7"/>
    <w:basedOn w:val="Verzeichnis0"/>
    <w:semiHidden/>
    <w:pPr>
      <w:ind w:left="709"/>
    </w:pPr>
    <w:rPr>
      <w:sz w:val="18"/>
    </w:rPr>
  </w:style>
  <w:style w:type="paragraph" w:styleId="Verzeichnis8">
    <w:name w:val="toc 8"/>
    <w:basedOn w:val="Verzeichnis0"/>
    <w:semiHidden/>
    <w:pPr>
      <w:ind w:left="709"/>
    </w:pPr>
    <w:rPr>
      <w:sz w:val="18"/>
    </w:rPr>
  </w:style>
  <w:style w:type="paragraph" w:styleId="Verzeichnis9">
    <w:name w:val="toc 9"/>
    <w:basedOn w:val="Verzeichnis0"/>
    <w:semiHidden/>
    <w:pPr>
      <w:ind w:left="709"/>
    </w:pPr>
    <w:rPr>
      <w:sz w:val="18"/>
    </w:rPr>
  </w:style>
  <w:style w:type="paragraph" w:customStyle="1" w:styleId="TabelleKopf">
    <w:name w:val="Tabelle Kopf"/>
    <w:basedOn w:val="Tabelle"/>
    <w:rPr>
      <w:b/>
      <w:bCs/>
    </w:rPr>
  </w:style>
  <w:style w:type="paragraph" w:customStyle="1" w:styleId="Aufzhlung">
    <w:name w:val="Aufzählung"/>
    <w:basedOn w:val="FlietextEinzug"/>
    <w:pPr>
      <w:numPr>
        <w:numId w:val="1"/>
      </w:numPr>
      <w:tabs>
        <w:tab w:val="clear" w:pos="644"/>
        <w:tab w:val="left" w:pos="567"/>
        <w:tab w:val="left" w:pos="851"/>
      </w:tabs>
      <w:ind w:left="568" w:hanging="284"/>
    </w:pPr>
  </w:style>
  <w:style w:type="paragraph" w:customStyle="1" w:styleId="Gefahr">
    <w:name w:val="Gefahr"/>
    <w:basedOn w:val="FlietextEinzug"/>
    <w:pPr>
      <w:pBdr>
        <w:left w:val="single" w:sz="24" w:space="4" w:color="auto"/>
      </w:pBdr>
    </w:pPr>
    <w:rPr>
      <w:b/>
    </w:rPr>
  </w:style>
  <w:style w:type="paragraph" w:styleId="Beschriftung">
    <w:name w:val="caption"/>
    <w:basedOn w:val="FlietextEinzug"/>
    <w:next w:val="FlietextEinzug"/>
    <w:qFormat/>
    <w:pPr>
      <w:spacing w:before="60"/>
    </w:pPr>
    <w:rPr>
      <w:b/>
      <w:sz w:val="16"/>
    </w:rPr>
  </w:style>
  <w:style w:type="paragraph" w:styleId="Abbildungsverzeichnis">
    <w:name w:val="table of figures"/>
    <w:basedOn w:val="Standard"/>
    <w:next w:val="FlietextEinzug"/>
    <w:uiPriority w:val="99"/>
    <w:pPr>
      <w:tabs>
        <w:tab w:val="right" w:leader="dot" w:pos="9639"/>
      </w:tabs>
      <w:ind w:left="284"/>
    </w:pPr>
  </w:style>
  <w:style w:type="paragraph" w:customStyle="1" w:styleId="Listing">
    <w:name w:val="Listing"/>
    <w:basedOn w:val="FlietextEinzug"/>
    <w:rPr>
      <w:rFonts w:ascii="Courier New" w:hAnsi="Courier New"/>
      <w:sz w:val="16"/>
      <w:szCs w:val="16"/>
    </w:rPr>
  </w:style>
  <w:style w:type="paragraph" w:styleId="Index2">
    <w:name w:val="index 2"/>
    <w:basedOn w:val="Standard"/>
    <w:semiHidden/>
    <w:pPr>
      <w:ind w:left="400" w:hanging="200"/>
    </w:pPr>
  </w:style>
  <w:style w:type="paragraph" w:styleId="Index1">
    <w:name w:val="index 1"/>
    <w:basedOn w:val="Standard"/>
    <w:uiPriority w:val="99"/>
    <w:semiHidden/>
    <w:pPr>
      <w:ind w:left="200" w:hanging="200"/>
    </w:pPr>
  </w:style>
  <w:style w:type="paragraph" w:styleId="Indexberschrift">
    <w:name w:val="index heading"/>
    <w:basedOn w:val="Standard"/>
    <w:next w:val="Index1"/>
    <w:uiPriority w:val="99"/>
    <w:semiHidden/>
    <w:pPr>
      <w:spacing w:before="240" w:after="120"/>
      <w:jc w:val="center"/>
    </w:pPr>
    <w:rPr>
      <w:rFonts w:cs="Arial"/>
      <w:b/>
      <w:bCs/>
      <w:sz w:val="28"/>
      <w:szCs w:val="28"/>
    </w:rPr>
  </w:style>
  <w:style w:type="paragraph" w:customStyle="1" w:styleId="GefahrAufzhlung">
    <w:name w:val="Gefahr Aufzählung"/>
    <w:basedOn w:val="Aufzhlung"/>
    <w:pPr>
      <w:pBdr>
        <w:left w:val="single" w:sz="24" w:space="4" w:color="auto"/>
      </w:pBdr>
    </w:pPr>
    <w:rPr>
      <w:b/>
    </w:rPr>
  </w:style>
  <w:style w:type="paragraph" w:customStyle="1" w:styleId="GefahrKopf">
    <w:name w:val="Gefahr Kopf"/>
    <w:basedOn w:val="Gefahr"/>
    <w:next w:val="Gefahr"/>
    <w:rsid w:val="0078019A"/>
    <w:pPr>
      <w:keepNext/>
      <w:spacing w:line="360" w:lineRule="auto"/>
    </w:pPr>
    <w:rPr>
      <w:sz w:val="28"/>
    </w:rPr>
  </w:style>
  <w:style w:type="paragraph" w:styleId="Sprechblasentext">
    <w:name w:val="Balloon Text"/>
    <w:basedOn w:val="Standard"/>
    <w:link w:val="SprechblasentextZchn"/>
    <w:uiPriority w:val="99"/>
    <w:semiHidden/>
    <w:unhideWhenUsed/>
    <w:rsid w:val="00823470"/>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823470"/>
    <w:rPr>
      <w:rFonts w:ascii="Tahoma" w:eastAsia="Arial Unicode MS" w:hAnsi="Tahoma" w:cs="Tahoma"/>
      <w:sz w:val="16"/>
      <w:szCs w:val="16"/>
      <w:lang w:eastAsia="ja-JP"/>
    </w:rPr>
  </w:style>
  <w:style w:type="paragraph" w:customStyle="1" w:styleId="Text">
    <w:name w:val="Text"/>
    <w:basedOn w:val="Standard"/>
    <w:rsid w:val="0076603F"/>
    <w:pPr>
      <w:jc w:val="both"/>
    </w:pPr>
    <w:rPr>
      <w:rFonts w:eastAsia="Times New Roman"/>
      <w:szCs w:val="24"/>
      <w:lang w:eastAsia="de-DE"/>
    </w:rPr>
  </w:style>
  <w:style w:type="character" w:customStyle="1" w:styleId="hps">
    <w:name w:val="hps"/>
    <w:basedOn w:val="Absatz-Standardschriftart"/>
    <w:rsid w:val="0026689C"/>
  </w:style>
  <w:style w:type="character" w:customStyle="1" w:styleId="shorttext">
    <w:name w:val="short_text"/>
    <w:basedOn w:val="Absatz-Standardschriftart"/>
    <w:rsid w:val="0026689C"/>
  </w:style>
  <w:style w:type="character" w:customStyle="1" w:styleId="longtext">
    <w:name w:val="long_text"/>
    <w:basedOn w:val="Absatz-Standardschriftart"/>
    <w:rsid w:val="00BA1E0D"/>
  </w:style>
  <w:style w:type="character" w:styleId="Platzhaltertext">
    <w:name w:val="Placeholder Text"/>
    <w:basedOn w:val="Absatz-Standardschriftart"/>
    <w:uiPriority w:val="99"/>
    <w:semiHidden/>
    <w:rsid w:val="00584140"/>
    <w:rPr>
      <w:color w:val="808080"/>
    </w:rPr>
  </w:style>
  <w:style w:type="character" w:customStyle="1" w:styleId="atn">
    <w:name w:val="atn"/>
    <w:basedOn w:val="Absatz-Standardschriftart"/>
    <w:rsid w:val="008075D1"/>
  </w:style>
  <w:style w:type="character" w:styleId="Hyperlink">
    <w:name w:val="Hyperlink"/>
    <w:basedOn w:val="Absatz-Standardschriftart"/>
    <w:uiPriority w:val="99"/>
    <w:unhideWhenUsed/>
    <w:rsid w:val="00132072"/>
    <w:rPr>
      <w:color w:val="0000FF"/>
      <w:u w:val="single"/>
    </w:rPr>
  </w:style>
  <w:style w:type="table" w:styleId="Tabellenraster">
    <w:name w:val="Table Grid"/>
    <w:basedOn w:val="NormaleTabelle"/>
    <w:uiPriority w:val="59"/>
    <w:rsid w:val="004C0CC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Schattierung-Akzent3">
    <w:name w:val="Light Shading Accent 3"/>
    <w:basedOn w:val="NormaleTabelle"/>
    <w:uiPriority w:val="60"/>
    <w:rsid w:val="004C0CC3"/>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paragraph" w:styleId="Listenabsatz">
    <w:name w:val="List Paragraph"/>
    <w:basedOn w:val="Standard"/>
    <w:uiPriority w:val="34"/>
    <w:qFormat/>
    <w:rsid w:val="00B2563A"/>
    <w:pPr>
      <w:ind w:left="720"/>
      <w:contextualSpacing/>
    </w:pPr>
  </w:style>
  <w:style w:type="table" w:styleId="HelleSchattierung">
    <w:name w:val="Light Shading"/>
    <w:basedOn w:val="NormaleTabelle"/>
    <w:uiPriority w:val="60"/>
    <w:rsid w:val="00DA355A"/>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berarbeitung">
    <w:name w:val="Revision"/>
    <w:hidden/>
    <w:uiPriority w:val="99"/>
    <w:semiHidden/>
    <w:rsid w:val="000417F4"/>
    <w:rPr>
      <w:rFonts w:ascii="Arial" w:eastAsia="Arial Unicode MS" w:hAnsi="Arial"/>
      <w:lang w:val="en-GB"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0"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Pr>
      <w:rFonts w:ascii="Arial" w:eastAsia="Arial Unicode MS" w:hAnsi="Arial"/>
      <w:lang w:val="en-GB" w:eastAsia="ja-JP"/>
    </w:rPr>
  </w:style>
  <w:style w:type="paragraph" w:styleId="berschrift1">
    <w:name w:val="heading 1"/>
    <w:basedOn w:val="berschrift0"/>
    <w:next w:val="FlietextEinzug"/>
    <w:qFormat/>
    <w:rsid w:val="00323345"/>
    <w:pPr>
      <w:numPr>
        <w:numId w:val="2"/>
      </w:numPr>
      <w:outlineLvl w:val="0"/>
    </w:pPr>
    <w:rPr>
      <w:b/>
      <w:sz w:val="28"/>
    </w:rPr>
  </w:style>
  <w:style w:type="paragraph" w:styleId="berschrift2">
    <w:name w:val="heading 2"/>
    <w:basedOn w:val="berschrift0"/>
    <w:next w:val="FlietextEinzug"/>
    <w:qFormat/>
    <w:rsid w:val="00323345"/>
    <w:pPr>
      <w:numPr>
        <w:ilvl w:val="1"/>
        <w:numId w:val="2"/>
      </w:numPr>
      <w:outlineLvl w:val="1"/>
    </w:pPr>
    <w:rPr>
      <w:b/>
      <w:sz w:val="24"/>
    </w:rPr>
  </w:style>
  <w:style w:type="paragraph" w:styleId="berschrift3">
    <w:name w:val="heading 3"/>
    <w:basedOn w:val="berschrift0"/>
    <w:next w:val="FlietextEinzug"/>
    <w:qFormat/>
    <w:rsid w:val="00323345"/>
    <w:pPr>
      <w:numPr>
        <w:ilvl w:val="2"/>
        <w:numId w:val="2"/>
      </w:numPr>
      <w:outlineLvl w:val="2"/>
    </w:pPr>
    <w:rPr>
      <w:b/>
      <w:sz w:val="22"/>
    </w:rPr>
  </w:style>
  <w:style w:type="paragraph" w:styleId="berschrift4">
    <w:name w:val="heading 4"/>
    <w:basedOn w:val="berschrift0"/>
    <w:next w:val="FlietextEinzug"/>
    <w:qFormat/>
    <w:rsid w:val="00323345"/>
    <w:pPr>
      <w:numPr>
        <w:ilvl w:val="3"/>
        <w:numId w:val="2"/>
      </w:numPr>
      <w:outlineLvl w:val="3"/>
    </w:pPr>
    <w:rPr>
      <w:b/>
      <w:sz w:val="22"/>
    </w:rPr>
  </w:style>
  <w:style w:type="paragraph" w:styleId="berschrift5">
    <w:name w:val="heading 5"/>
    <w:basedOn w:val="berschrift0"/>
    <w:next w:val="FlietextEinzug"/>
    <w:qFormat/>
    <w:rsid w:val="00323345"/>
    <w:pPr>
      <w:numPr>
        <w:ilvl w:val="4"/>
        <w:numId w:val="2"/>
      </w:numPr>
      <w:outlineLvl w:val="4"/>
    </w:pPr>
    <w:rPr>
      <w:b/>
      <w:sz w:val="22"/>
    </w:rPr>
  </w:style>
  <w:style w:type="paragraph" w:styleId="berschrift6">
    <w:name w:val="heading 6"/>
    <w:basedOn w:val="berschrift0"/>
    <w:next w:val="FlietextEinzug"/>
    <w:qFormat/>
    <w:rsid w:val="00323345"/>
    <w:pPr>
      <w:numPr>
        <w:ilvl w:val="5"/>
        <w:numId w:val="2"/>
      </w:numPr>
      <w:outlineLvl w:val="5"/>
    </w:pPr>
    <w:rPr>
      <w:b/>
      <w:sz w:val="22"/>
    </w:rPr>
  </w:style>
  <w:style w:type="paragraph" w:styleId="berschrift7">
    <w:name w:val="heading 7"/>
    <w:basedOn w:val="berschrift0"/>
    <w:next w:val="FlietextEinzug"/>
    <w:qFormat/>
    <w:rsid w:val="00323345"/>
    <w:pPr>
      <w:numPr>
        <w:ilvl w:val="6"/>
        <w:numId w:val="2"/>
      </w:numPr>
      <w:outlineLvl w:val="6"/>
    </w:pPr>
    <w:rPr>
      <w:b/>
      <w:sz w:val="22"/>
    </w:rPr>
  </w:style>
  <w:style w:type="paragraph" w:styleId="berschrift8">
    <w:name w:val="heading 8"/>
    <w:basedOn w:val="berschrift0"/>
    <w:next w:val="FlietextEinzug"/>
    <w:qFormat/>
    <w:rsid w:val="00323345"/>
    <w:pPr>
      <w:numPr>
        <w:ilvl w:val="7"/>
        <w:numId w:val="2"/>
      </w:numPr>
      <w:outlineLvl w:val="7"/>
    </w:pPr>
    <w:rPr>
      <w:b/>
      <w:sz w:val="22"/>
    </w:rPr>
  </w:style>
  <w:style w:type="paragraph" w:styleId="berschrift9">
    <w:name w:val="heading 9"/>
    <w:basedOn w:val="berschrift0"/>
    <w:next w:val="FlietextEinzug"/>
    <w:qFormat/>
    <w:rsid w:val="00323345"/>
    <w:pPr>
      <w:numPr>
        <w:ilvl w:val="8"/>
        <w:numId w:val="2"/>
      </w:numPr>
      <w:outlineLvl w:val="8"/>
    </w:pPr>
    <w:rPr>
      <w:b/>
      <w:sz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rsid w:val="009751AB"/>
    <w:pPr>
      <w:spacing w:before="20" w:after="20"/>
    </w:pPr>
  </w:style>
  <w:style w:type="paragraph" w:styleId="Fuzeile">
    <w:name w:val="footer"/>
    <w:basedOn w:val="Standard"/>
    <w:rsid w:val="00E37832"/>
    <w:pPr>
      <w:spacing w:before="60" w:after="60"/>
    </w:pPr>
    <w:rPr>
      <w:sz w:val="14"/>
      <w:szCs w:val="14"/>
    </w:rPr>
  </w:style>
  <w:style w:type="paragraph" w:customStyle="1" w:styleId="berschriftNum1">
    <w:name w:val="ÜberschriftNum 1"/>
    <w:basedOn w:val="berschrift0"/>
    <w:next w:val="FlietextEinzug"/>
    <w:rsid w:val="00C8740A"/>
    <w:pPr>
      <w:numPr>
        <w:numId w:val="3"/>
      </w:numPr>
    </w:pPr>
    <w:rPr>
      <w:b/>
      <w:sz w:val="28"/>
    </w:rPr>
  </w:style>
  <w:style w:type="paragraph" w:customStyle="1" w:styleId="Tabelle">
    <w:name w:val="Tabelle"/>
    <w:basedOn w:val="Standard"/>
    <w:pPr>
      <w:spacing w:before="40" w:after="40"/>
    </w:pPr>
    <w:rPr>
      <w:sz w:val="16"/>
    </w:rPr>
  </w:style>
  <w:style w:type="paragraph" w:customStyle="1" w:styleId="Verzeichnis0">
    <w:name w:val="Verzeichnis 0"/>
    <w:basedOn w:val="Standard"/>
    <w:pPr>
      <w:tabs>
        <w:tab w:val="right" w:leader="dot" w:pos="9639"/>
      </w:tabs>
    </w:pPr>
    <w:rPr>
      <w:sz w:val="24"/>
      <w:szCs w:val="24"/>
    </w:rPr>
  </w:style>
  <w:style w:type="paragraph" w:customStyle="1" w:styleId="Flietext">
    <w:name w:val="Fließtext"/>
    <w:basedOn w:val="Standard"/>
  </w:style>
  <w:style w:type="paragraph" w:customStyle="1" w:styleId="FlietextEinzug">
    <w:name w:val="Fließtext Einzug"/>
    <w:basedOn w:val="Flietext"/>
    <w:pPr>
      <w:ind w:left="284"/>
    </w:pPr>
  </w:style>
  <w:style w:type="paragraph" w:customStyle="1" w:styleId="berschrift0">
    <w:name w:val="Überschrift 0"/>
    <w:basedOn w:val="Standard"/>
    <w:next w:val="FlietextEinzug"/>
    <w:rsid w:val="006F3C53"/>
    <w:pPr>
      <w:keepNext/>
      <w:spacing w:before="240" w:after="120"/>
    </w:pPr>
    <w:rPr>
      <w:color w:val="FF8800"/>
    </w:rPr>
  </w:style>
  <w:style w:type="paragraph" w:styleId="Verzeichnis1">
    <w:name w:val="toc 1"/>
    <w:basedOn w:val="Verzeichnis0"/>
    <w:uiPriority w:val="39"/>
    <w:pPr>
      <w:spacing w:before="240"/>
      <w:ind w:left="284"/>
    </w:pPr>
    <w:rPr>
      <w:b/>
    </w:rPr>
  </w:style>
  <w:style w:type="paragraph" w:styleId="Verzeichnis2">
    <w:name w:val="toc 2"/>
    <w:basedOn w:val="Verzeichnis0"/>
    <w:uiPriority w:val="39"/>
    <w:pPr>
      <w:ind w:left="425"/>
    </w:pPr>
    <w:rPr>
      <w:sz w:val="20"/>
    </w:rPr>
  </w:style>
  <w:style w:type="paragraph" w:styleId="Verzeichnis3">
    <w:name w:val="toc 3"/>
    <w:basedOn w:val="Verzeichnis0"/>
    <w:uiPriority w:val="39"/>
    <w:pPr>
      <w:ind w:left="567"/>
    </w:pPr>
    <w:rPr>
      <w:sz w:val="18"/>
    </w:rPr>
  </w:style>
  <w:style w:type="paragraph" w:styleId="Verzeichnis4">
    <w:name w:val="toc 4"/>
    <w:basedOn w:val="Verzeichnis0"/>
    <w:uiPriority w:val="39"/>
    <w:pPr>
      <w:ind w:left="709"/>
    </w:pPr>
    <w:rPr>
      <w:sz w:val="18"/>
    </w:rPr>
  </w:style>
  <w:style w:type="paragraph" w:styleId="Verzeichnis5">
    <w:name w:val="toc 5"/>
    <w:basedOn w:val="Verzeichnis0"/>
    <w:semiHidden/>
    <w:pPr>
      <w:ind w:left="709"/>
    </w:pPr>
    <w:rPr>
      <w:sz w:val="18"/>
    </w:rPr>
  </w:style>
  <w:style w:type="paragraph" w:styleId="Verzeichnis6">
    <w:name w:val="toc 6"/>
    <w:basedOn w:val="Verzeichnis0"/>
    <w:semiHidden/>
    <w:pPr>
      <w:ind w:left="709"/>
    </w:pPr>
    <w:rPr>
      <w:sz w:val="18"/>
    </w:rPr>
  </w:style>
  <w:style w:type="paragraph" w:styleId="Verzeichnis7">
    <w:name w:val="toc 7"/>
    <w:basedOn w:val="Verzeichnis0"/>
    <w:semiHidden/>
    <w:pPr>
      <w:ind w:left="709"/>
    </w:pPr>
    <w:rPr>
      <w:sz w:val="18"/>
    </w:rPr>
  </w:style>
  <w:style w:type="paragraph" w:styleId="Verzeichnis8">
    <w:name w:val="toc 8"/>
    <w:basedOn w:val="Verzeichnis0"/>
    <w:semiHidden/>
    <w:pPr>
      <w:ind w:left="709"/>
    </w:pPr>
    <w:rPr>
      <w:sz w:val="18"/>
    </w:rPr>
  </w:style>
  <w:style w:type="paragraph" w:styleId="Verzeichnis9">
    <w:name w:val="toc 9"/>
    <w:basedOn w:val="Verzeichnis0"/>
    <w:semiHidden/>
    <w:pPr>
      <w:ind w:left="709"/>
    </w:pPr>
    <w:rPr>
      <w:sz w:val="18"/>
    </w:rPr>
  </w:style>
  <w:style w:type="paragraph" w:customStyle="1" w:styleId="TabelleKopf">
    <w:name w:val="Tabelle Kopf"/>
    <w:basedOn w:val="Tabelle"/>
    <w:rPr>
      <w:b/>
      <w:bCs/>
    </w:rPr>
  </w:style>
  <w:style w:type="paragraph" w:customStyle="1" w:styleId="Aufzhlung">
    <w:name w:val="Aufzählung"/>
    <w:basedOn w:val="FlietextEinzug"/>
    <w:pPr>
      <w:numPr>
        <w:numId w:val="1"/>
      </w:numPr>
      <w:tabs>
        <w:tab w:val="clear" w:pos="644"/>
        <w:tab w:val="left" w:pos="567"/>
        <w:tab w:val="left" w:pos="851"/>
      </w:tabs>
      <w:ind w:left="568" w:hanging="284"/>
    </w:pPr>
  </w:style>
  <w:style w:type="paragraph" w:customStyle="1" w:styleId="Gefahr">
    <w:name w:val="Gefahr"/>
    <w:basedOn w:val="FlietextEinzug"/>
    <w:pPr>
      <w:pBdr>
        <w:left w:val="single" w:sz="24" w:space="4" w:color="auto"/>
      </w:pBdr>
    </w:pPr>
    <w:rPr>
      <w:b/>
    </w:rPr>
  </w:style>
  <w:style w:type="paragraph" w:styleId="Beschriftung">
    <w:name w:val="caption"/>
    <w:basedOn w:val="FlietextEinzug"/>
    <w:next w:val="FlietextEinzug"/>
    <w:qFormat/>
    <w:pPr>
      <w:spacing w:before="60"/>
    </w:pPr>
    <w:rPr>
      <w:b/>
      <w:sz w:val="16"/>
    </w:rPr>
  </w:style>
  <w:style w:type="paragraph" w:styleId="Abbildungsverzeichnis">
    <w:name w:val="table of figures"/>
    <w:basedOn w:val="Standard"/>
    <w:next w:val="FlietextEinzug"/>
    <w:uiPriority w:val="99"/>
    <w:pPr>
      <w:tabs>
        <w:tab w:val="right" w:leader="dot" w:pos="9639"/>
      </w:tabs>
      <w:ind w:left="284"/>
    </w:pPr>
  </w:style>
  <w:style w:type="paragraph" w:customStyle="1" w:styleId="Listing">
    <w:name w:val="Listing"/>
    <w:basedOn w:val="FlietextEinzug"/>
    <w:rPr>
      <w:rFonts w:ascii="Courier New" w:hAnsi="Courier New"/>
      <w:sz w:val="16"/>
      <w:szCs w:val="16"/>
    </w:rPr>
  </w:style>
  <w:style w:type="paragraph" w:styleId="Index2">
    <w:name w:val="index 2"/>
    <w:basedOn w:val="Standard"/>
    <w:semiHidden/>
    <w:pPr>
      <w:ind w:left="400" w:hanging="200"/>
    </w:pPr>
  </w:style>
  <w:style w:type="paragraph" w:styleId="Index1">
    <w:name w:val="index 1"/>
    <w:basedOn w:val="Standard"/>
    <w:uiPriority w:val="99"/>
    <w:semiHidden/>
    <w:pPr>
      <w:ind w:left="200" w:hanging="200"/>
    </w:pPr>
  </w:style>
  <w:style w:type="paragraph" w:styleId="Indexberschrift">
    <w:name w:val="index heading"/>
    <w:basedOn w:val="Standard"/>
    <w:next w:val="Index1"/>
    <w:uiPriority w:val="99"/>
    <w:semiHidden/>
    <w:pPr>
      <w:spacing w:before="240" w:after="120"/>
      <w:jc w:val="center"/>
    </w:pPr>
    <w:rPr>
      <w:rFonts w:cs="Arial"/>
      <w:b/>
      <w:bCs/>
      <w:sz w:val="28"/>
      <w:szCs w:val="28"/>
    </w:rPr>
  </w:style>
  <w:style w:type="paragraph" w:customStyle="1" w:styleId="GefahrAufzhlung">
    <w:name w:val="Gefahr Aufzählung"/>
    <w:basedOn w:val="Aufzhlung"/>
    <w:pPr>
      <w:pBdr>
        <w:left w:val="single" w:sz="24" w:space="4" w:color="auto"/>
      </w:pBdr>
    </w:pPr>
    <w:rPr>
      <w:b/>
    </w:rPr>
  </w:style>
  <w:style w:type="paragraph" w:customStyle="1" w:styleId="GefahrKopf">
    <w:name w:val="Gefahr Kopf"/>
    <w:basedOn w:val="Gefahr"/>
    <w:next w:val="Gefahr"/>
    <w:rsid w:val="0078019A"/>
    <w:pPr>
      <w:keepNext/>
      <w:spacing w:line="360" w:lineRule="auto"/>
    </w:pPr>
    <w:rPr>
      <w:sz w:val="28"/>
    </w:rPr>
  </w:style>
  <w:style w:type="paragraph" w:styleId="Sprechblasentext">
    <w:name w:val="Balloon Text"/>
    <w:basedOn w:val="Standard"/>
    <w:link w:val="SprechblasentextZchn"/>
    <w:uiPriority w:val="99"/>
    <w:semiHidden/>
    <w:unhideWhenUsed/>
    <w:rsid w:val="00823470"/>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823470"/>
    <w:rPr>
      <w:rFonts w:ascii="Tahoma" w:eastAsia="Arial Unicode MS" w:hAnsi="Tahoma" w:cs="Tahoma"/>
      <w:sz w:val="16"/>
      <w:szCs w:val="16"/>
      <w:lang w:eastAsia="ja-JP"/>
    </w:rPr>
  </w:style>
  <w:style w:type="paragraph" w:customStyle="1" w:styleId="Text">
    <w:name w:val="Text"/>
    <w:basedOn w:val="Standard"/>
    <w:rsid w:val="0076603F"/>
    <w:pPr>
      <w:jc w:val="both"/>
    </w:pPr>
    <w:rPr>
      <w:rFonts w:eastAsia="Times New Roman"/>
      <w:szCs w:val="24"/>
      <w:lang w:eastAsia="de-DE"/>
    </w:rPr>
  </w:style>
  <w:style w:type="character" w:customStyle="1" w:styleId="hps">
    <w:name w:val="hps"/>
    <w:basedOn w:val="Absatz-Standardschriftart"/>
    <w:rsid w:val="0026689C"/>
  </w:style>
  <w:style w:type="character" w:customStyle="1" w:styleId="shorttext">
    <w:name w:val="short_text"/>
    <w:basedOn w:val="Absatz-Standardschriftart"/>
    <w:rsid w:val="0026689C"/>
  </w:style>
  <w:style w:type="character" w:customStyle="1" w:styleId="longtext">
    <w:name w:val="long_text"/>
    <w:basedOn w:val="Absatz-Standardschriftart"/>
    <w:rsid w:val="00BA1E0D"/>
  </w:style>
  <w:style w:type="character" w:styleId="Platzhaltertext">
    <w:name w:val="Placeholder Text"/>
    <w:basedOn w:val="Absatz-Standardschriftart"/>
    <w:uiPriority w:val="99"/>
    <w:semiHidden/>
    <w:rsid w:val="00584140"/>
    <w:rPr>
      <w:color w:val="808080"/>
    </w:rPr>
  </w:style>
  <w:style w:type="character" w:customStyle="1" w:styleId="atn">
    <w:name w:val="atn"/>
    <w:basedOn w:val="Absatz-Standardschriftart"/>
    <w:rsid w:val="008075D1"/>
  </w:style>
  <w:style w:type="character" w:styleId="Hyperlink">
    <w:name w:val="Hyperlink"/>
    <w:basedOn w:val="Absatz-Standardschriftart"/>
    <w:uiPriority w:val="99"/>
    <w:unhideWhenUsed/>
    <w:rsid w:val="00132072"/>
    <w:rPr>
      <w:color w:val="0000FF"/>
      <w:u w:val="single"/>
    </w:rPr>
  </w:style>
  <w:style w:type="table" w:styleId="Tabellenraster">
    <w:name w:val="Table Grid"/>
    <w:basedOn w:val="NormaleTabelle"/>
    <w:uiPriority w:val="59"/>
    <w:rsid w:val="004C0CC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Schattierung-Akzent3">
    <w:name w:val="Light Shading Accent 3"/>
    <w:basedOn w:val="NormaleTabelle"/>
    <w:uiPriority w:val="60"/>
    <w:rsid w:val="004C0CC3"/>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paragraph" w:styleId="Listenabsatz">
    <w:name w:val="List Paragraph"/>
    <w:basedOn w:val="Standard"/>
    <w:uiPriority w:val="34"/>
    <w:qFormat/>
    <w:rsid w:val="00B2563A"/>
    <w:pPr>
      <w:ind w:left="720"/>
      <w:contextualSpacing/>
    </w:pPr>
  </w:style>
  <w:style w:type="table" w:styleId="HelleSchattierung">
    <w:name w:val="Light Shading"/>
    <w:basedOn w:val="NormaleTabelle"/>
    <w:uiPriority w:val="60"/>
    <w:rsid w:val="00DA355A"/>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berarbeitung">
    <w:name w:val="Revision"/>
    <w:hidden/>
    <w:uiPriority w:val="99"/>
    <w:semiHidden/>
    <w:rsid w:val="000417F4"/>
    <w:rPr>
      <w:rFonts w:ascii="Arial" w:eastAsia="Arial Unicode MS" w:hAnsi="Arial"/>
      <w:lang w:val="en-GB"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hyperlink" Target="http://www.altera.com" TargetMode="External"/><Relationship Id="rId68" Type="http://schemas.openxmlformats.org/officeDocument/2006/relationships/footer" Target="footer2.xml"/><Relationship Id="rId7" Type="http://schemas.openxmlformats.org/officeDocument/2006/relationships/footnotes" Target="foot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hyperlink" Target="http://www.ethernet-powerlink.org"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hyperlink" Target="http://www.arroweurope.com" TargetMode="External"/><Relationship Id="rId69" Type="http://schemas.openxmlformats.org/officeDocument/2006/relationships/header" Target="header2.xml"/><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footer" Target="footer1.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footer" Target="footer3.xml"/></Relationships>
</file>

<file path=word/_rels/header2.xml.rels><?xml version="1.0" encoding="UTF-8" standalone="yes"?>
<Relationships xmlns="http://schemas.openxmlformats.org/package/2006/relationships"><Relationship Id="rId1" Type="http://schemas.openxmlformats.org/officeDocument/2006/relationships/image" Target="media/image55.jpeg"/></Relationships>
</file>

<file path=word/_rels/settings.xml.rels><?xml version="1.0" encoding="UTF-8" standalone="yes"?>
<Relationships xmlns="http://schemas.openxmlformats.org/package/2006/relationships"><Relationship Id="rId1" Type="http://schemas.openxmlformats.org/officeDocument/2006/relationships/attachedTemplate" Target="file:///Y:\_public%20files\templates\B&amp;R%20common\ManualTech%20E%20v2_6.dotm"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AE53875-5503-4051-BEDF-9BFD08B047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ManualTech E v2_6</Template>
  <TotalTime>0</TotalTime>
  <Pages>1</Pages>
  <Words>8677</Words>
  <Characters>49460</Characters>
  <Application>Microsoft Office Word</Application>
  <DocSecurity>0</DocSecurity>
  <Lines>412</Lines>
  <Paragraphs>116</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User Documentation: The Framemanipulator</vt:lpstr>
      <vt:lpstr>SRS_Framemanipulator</vt:lpstr>
    </vt:vector>
  </TitlesOfParts>
  <Company>Bernecker + Rainer</Company>
  <LinksUpToDate>false</LinksUpToDate>
  <CharactersWithSpaces>58021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User Documentation: The Framemanipulator</dc:title>
  <dc:subject>SRS_Framemanipulator</dc:subject>
  <dc:creator>Sebastian Muelhausen</dc:creator>
  <cp:lastModifiedBy>Sebastian Muelhausen</cp:lastModifiedBy>
  <cp:revision>231</cp:revision>
  <cp:lastPrinted>2012-08-31T13:31:00Z</cp:lastPrinted>
  <dcterms:created xsi:type="dcterms:W3CDTF">2012-08-20T14:15:00Z</dcterms:created>
  <dcterms:modified xsi:type="dcterms:W3CDTF">2012-08-31T13:46:00Z</dcterms:modified>
</cp:coreProperties>
</file>